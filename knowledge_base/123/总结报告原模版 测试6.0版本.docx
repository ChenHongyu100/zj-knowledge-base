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4ED9D">
      <w:pPr>
        <w:ind w:left="480" w:leftChars="200"/>
        <w:jc w:val="center"/>
        <w:rPr>
          <w:rFonts w:eastAsiaTheme="minorEastAsia"/>
          <w:b/>
          <w:i w:val="0"/>
          <w:iCs w:val="0"/>
          <w:sz w:val="44"/>
          <w:szCs w:val="44"/>
        </w:rPr>
      </w:pPr>
    </w:p>
    <w:p w14:paraId="194C7EAC">
      <w:pPr>
        <w:jc w:val="center"/>
        <w:rPr>
          <w:rFonts w:eastAsiaTheme="minorEastAsia"/>
          <w:b/>
          <w:i w:val="0"/>
          <w:iCs w:val="0"/>
          <w:sz w:val="32"/>
          <w:szCs w:val="32"/>
        </w:rPr>
      </w:pPr>
      <w:r>
        <w:rPr>
          <w:rFonts w:hint="eastAsia" w:eastAsiaTheme="minorEastAsia"/>
          <w:b/>
          <w:i w:val="0"/>
          <w:iCs w:val="0"/>
          <w:sz w:val="44"/>
          <w:szCs w:val="44"/>
        </w:rPr>
        <w:t>总</w:t>
      </w:r>
      <w:r>
        <w:rPr>
          <w:rFonts w:eastAsiaTheme="minorEastAsia"/>
          <w:b/>
          <w:i w:val="0"/>
          <w:iCs w:val="0"/>
          <w:sz w:val="44"/>
          <w:szCs w:val="44"/>
        </w:rPr>
        <w:t xml:space="preserve"> </w:t>
      </w:r>
      <w:r>
        <w:rPr>
          <w:rFonts w:hint="eastAsia" w:eastAsiaTheme="minorEastAsia"/>
          <w:b/>
          <w:i w:val="0"/>
          <w:iCs w:val="0"/>
          <w:sz w:val="44"/>
          <w:szCs w:val="44"/>
        </w:rPr>
        <w:t>结</w:t>
      </w:r>
      <w:r>
        <w:rPr>
          <w:rFonts w:eastAsiaTheme="minorEastAsia"/>
          <w:b/>
          <w:i w:val="0"/>
          <w:iCs w:val="0"/>
          <w:sz w:val="44"/>
          <w:szCs w:val="44"/>
        </w:rPr>
        <w:t xml:space="preserve"> </w:t>
      </w:r>
      <w:r>
        <w:rPr>
          <w:rFonts w:hint="eastAsia" w:eastAsiaTheme="minorEastAsia"/>
          <w:b/>
          <w:i w:val="0"/>
          <w:iCs w:val="0"/>
          <w:sz w:val="44"/>
          <w:szCs w:val="44"/>
        </w:rPr>
        <w:t>报</w:t>
      </w:r>
      <w:r>
        <w:rPr>
          <w:rFonts w:eastAsiaTheme="minorEastAsia"/>
          <w:b/>
          <w:i w:val="0"/>
          <w:iCs w:val="0"/>
          <w:sz w:val="44"/>
          <w:szCs w:val="44"/>
        </w:rPr>
        <w:t xml:space="preserve"> </w:t>
      </w:r>
      <w:r>
        <w:rPr>
          <w:rFonts w:hint="eastAsia" w:eastAsiaTheme="minorEastAsia"/>
          <w:b/>
          <w:i w:val="0"/>
          <w:iCs w:val="0"/>
          <w:sz w:val="44"/>
          <w:szCs w:val="44"/>
        </w:rPr>
        <w:t>告</w:t>
      </w:r>
    </w:p>
    <w:p w14:paraId="26A44FC6">
      <w:pPr>
        <w:jc w:val="center"/>
        <w:rPr>
          <w:rFonts w:eastAsiaTheme="minorEastAsia"/>
          <w:b/>
          <w:i w:val="0"/>
          <w:iCs w:val="0"/>
          <w:sz w:val="36"/>
        </w:rPr>
      </w:pPr>
    </w:p>
    <w:tbl>
      <w:tblPr>
        <w:tblStyle w:val="88"/>
        <w:tblW w:w="0" w:type="auto"/>
        <w:jc w:val="center"/>
        <w:tblLayout w:type="autofit"/>
        <w:tblCellMar>
          <w:top w:w="0" w:type="dxa"/>
          <w:left w:w="108" w:type="dxa"/>
          <w:bottom w:w="0" w:type="dxa"/>
          <w:right w:w="108" w:type="dxa"/>
        </w:tblCellMar>
      </w:tblPr>
      <w:tblGrid>
        <w:gridCol w:w="8575"/>
      </w:tblGrid>
      <w:tr w14:paraId="50C9E19A">
        <w:tblPrEx>
          <w:tblCellMar>
            <w:top w:w="0" w:type="dxa"/>
            <w:left w:w="108" w:type="dxa"/>
            <w:bottom w:w="0" w:type="dxa"/>
            <w:right w:w="108" w:type="dxa"/>
          </w:tblCellMar>
        </w:tblPrEx>
        <w:trPr>
          <w:jc w:val="center"/>
        </w:trPr>
        <w:tc>
          <w:tcPr>
            <w:tcW w:w="8575" w:type="dxa"/>
          </w:tcPr>
          <w:p w14:paraId="0B37BF86">
            <w:pPr>
              <w:spacing w:line="360" w:lineRule="auto"/>
              <w:jc w:val="center"/>
              <w:rPr>
                <w:rFonts w:hint="default" w:ascii="Times New Roman" w:hAnsi="Times New Roman" w:eastAsia="宋体" w:cs="Times New Roman"/>
                <w:b/>
                <w:bCs/>
                <w:i w:val="0"/>
                <w:iCs w:val="0"/>
                <w:sz w:val="28"/>
                <w:szCs w:val="28"/>
                <w:highlight w:val="none"/>
                <w:u w:val="none"/>
                <w:lang w:val="en-US" w:eastAsia="zh-CN"/>
              </w:rPr>
            </w:pPr>
            <w:bookmarkStart w:id="0" w:name="_Hlk53731613"/>
            <w:r>
              <w:rPr>
                <w:rFonts w:hint="eastAsia" w:ascii="Times New Roman" w:hAnsi="Times New Roman" w:eastAsia="宋体" w:cs="Times New Roman"/>
                <w:b/>
                <w:bCs/>
                <w:i w:val="0"/>
                <w:iCs w:val="0"/>
                <w:sz w:val="28"/>
                <w:szCs w:val="28"/>
                <w:highlight w:val="none"/>
                <w:u w:val="none"/>
                <w:lang w:val="en-US" w:eastAsia="zh-CN"/>
              </w:rPr>
              <w:t>XXX(专题名称)</w:t>
            </w:r>
          </w:p>
          <w:p w14:paraId="469A0DEE">
            <w:pPr>
              <w:spacing w:line="360" w:lineRule="auto"/>
              <w:jc w:val="center"/>
              <w:rPr>
                <w:rFonts w:ascii="Times New Roman" w:hAnsi="Times New Roman" w:eastAsia="宋体" w:cs="Times New Roman"/>
                <w:b/>
                <w:bCs/>
                <w:i w:val="0"/>
                <w:iCs w:val="0"/>
                <w:sz w:val="28"/>
                <w:szCs w:val="28"/>
                <w:highlight w:val="none"/>
              </w:rPr>
            </w:pPr>
            <w:r>
              <w:rPr>
                <w:rFonts w:hint="eastAsia" w:ascii="Times New Roman" w:hAnsi="Times New Roman" w:eastAsia="宋体" w:cs="Times New Roman"/>
                <w:b/>
                <w:bCs/>
                <w:i w:val="0"/>
                <w:iCs w:val="0"/>
                <w:sz w:val="28"/>
                <w:szCs w:val="28"/>
                <w:highlight w:val="none"/>
              </w:rPr>
              <w:t>受试物</w:t>
            </w:r>
            <w:r>
              <w:rPr>
                <w:rFonts w:hint="eastAsia" w:cs="Times New Roman"/>
                <w:b/>
                <w:bCs/>
                <w:i w:val="0"/>
                <w:iCs w:val="0"/>
                <w:sz w:val="28"/>
                <w:szCs w:val="28"/>
                <w:highlight w:val="none"/>
                <w:lang w:val="en-US" w:eastAsia="zh-CN"/>
              </w:rPr>
              <w:t>名称</w:t>
            </w:r>
            <w:r>
              <w:rPr>
                <w:rFonts w:hint="eastAsia" w:ascii="Times New Roman" w:hAnsi="Times New Roman" w:eastAsia="宋体" w:cs="Times New Roman"/>
                <w:b/>
                <w:bCs/>
                <w:i w:val="0"/>
                <w:iCs w:val="0"/>
                <w:sz w:val="28"/>
                <w:szCs w:val="28"/>
                <w:highlight w:val="none"/>
              </w:rPr>
              <w:t>：</w:t>
            </w:r>
            <w:r>
              <w:rPr>
                <w:rFonts w:ascii="Times New Roman" w:hAnsi="Times New Roman" w:eastAsia="宋体" w:cs="Times New Roman"/>
                <w:b/>
                <w:i w:val="0"/>
                <w:iCs w:val="0"/>
                <w:kern w:val="0"/>
                <w:sz w:val="28"/>
                <w:szCs w:val="28"/>
                <w:highlight w:val="none"/>
              </w:rPr>
              <w:t>XXXXX</w:t>
            </w:r>
          </w:p>
          <w:p w14:paraId="71CFAA9F">
            <w:pPr>
              <w:spacing w:line="360" w:lineRule="auto"/>
              <w:jc w:val="center"/>
              <w:rPr>
                <w:rFonts w:hint="eastAsia" w:ascii="Times New Roman" w:hAnsi="Times New Roman" w:eastAsia="宋体" w:cs="Times New Roman"/>
                <w:b/>
                <w:bCs/>
                <w:i w:val="0"/>
                <w:iCs w:val="0"/>
                <w:sz w:val="28"/>
                <w:szCs w:val="28"/>
                <w:highlight w:val="none"/>
              </w:rPr>
            </w:pPr>
            <w:r>
              <w:rPr>
                <w:rFonts w:hint="eastAsia" w:ascii="Times New Roman" w:hAnsi="Times New Roman" w:eastAsia="宋体" w:cs="Times New Roman"/>
                <w:b/>
                <w:bCs/>
                <w:i w:val="0"/>
                <w:iCs w:val="0"/>
                <w:sz w:val="28"/>
                <w:szCs w:val="28"/>
                <w:highlight w:val="none"/>
              </w:rPr>
              <w:t>专题编号：XXXXX</w:t>
            </w:r>
          </w:p>
          <w:p w14:paraId="3743FA55">
            <w:pPr>
              <w:ind w:left="981" w:hanging="561"/>
              <w:jc w:val="center"/>
              <w:rPr>
                <w:rFonts w:eastAsiaTheme="minorEastAsia"/>
                <w:b/>
                <w:i w:val="0"/>
                <w:iCs w:val="0"/>
                <w:sz w:val="28"/>
                <w:szCs w:val="28"/>
              </w:rPr>
            </w:pPr>
          </w:p>
          <w:p w14:paraId="5DE0F901">
            <w:pPr>
              <w:jc w:val="center"/>
              <w:rPr>
                <w:rFonts w:eastAsiaTheme="minorEastAsia"/>
                <w:b/>
                <w:bCs/>
                <w:i w:val="0"/>
                <w:iCs w:val="0"/>
                <w:sz w:val="28"/>
                <w:szCs w:val="28"/>
              </w:rPr>
            </w:pPr>
            <w:r>
              <w:rPr>
                <w:rFonts w:hint="eastAsia" w:eastAsiaTheme="minorEastAsia"/>
                <w:b/>
                <w:bCs/>
                <w:i w:val="0"/>
                <w:iCs w:val="0"/>
                <w:sz w:val="28"/>
                <w:szCs w:val="28"/>
              </w:rPr>
              <w:t>委托方</w:t>
            </w:r>
          </w:p>
          <w:p w14:paraId="315AA43D">
            <w:pPr>
              <w:spacing w:line="360" w:lineRule="auto"/>
              <w:jc w:val="center"/>
              <w:rPr>
                <w:rFonts w:hint="eastAsia" w:ascii="Times New Roman" w:hAnsi="Times New Roman" w:eastAsia="宋体" w:cs="Times New Roman"/>
                <w:b/>
                <w:bCs/>
                <w:i w:val="0"/>
                <w:iCs w:val="0"/>
                <w:sz w:val="28"/>
                <w:szCs w:val="28"/>
                <w:highlight w:val="none"/>
                <w:u w:val="none"/>
                <w:lang w:val="en-US" w:eastAsia="zh-CN"/>
              </w:rPr>
            </w:pPr>
            <w:r>
              <w:rPr>
                <w:rFonts w:hint="eastAsia" w:ascii="Times New Roman" w:hAnsi="Times New Roman" w:eastAsia="宋体" w:cs="Times New Roman"/>
                <w:b/>
                <w:bCs/>
                <w:i w:val="0"/>
                <w:iCs w:val="0"/>
                <w:sz w:val="28"/>
                <w:szCs w:val="28"/>
                <w:highlight w:val="none"/>
                <w:u w:val="none"/>
                <w:lang w:val="en-US" w:eastAsia="zh-CN"/>
              </w:rPr>
              <w:t xml:space="preserve">XXX(委托方名称) </w:t>
            </w:r>
          </w:p>
          <w:p w14:paraId="0A4A4DF2">
            <w:pPr>
              <w:jc w:val="center"/>
              <w:rPr>
                <w:rFonts w:eastAsiaTheme="minorEastAsia"/>
                <w:b/>
                <w:bCs/>
                <w:i w:val="0"/>
                <w:iCs w:val="0"/>
                <w:sz w:val="28"/>
                <w:szCs w:val="28"/>
              </w:rPr>
            </w:pPr>
            <w:r>
              <w:rPr>
                <w:rFonts w:hint="eastAsia" w:ascii="Times New Roman" w:hAnsi="Times New Roman" w:eastAsia="宋体" w:cs="Times New Roman"/>
                <w:b/>
                <w:bCs/>
                <w:i w:val="0"/>
                <w:iCs w:val="0"/>
                <w:sz w:val="28"/>
                <w:szCs w:val="28"/>
                <w:highlight w:val="none"/>
                <w:u w:val="none"/>
                <w:lang w:val="en-US" w:eastAsia="zh-CN"/>
              </w:rPr>
              <w:t xml:space="preserve">XXX(委托方地址)  </w:t>
            </w:r>
          </w:p>
          <w:p w14:paraId="1E872842">
            <w:pPr>
              <w:jc w:val="center"/>
              <w:rPr>
                <w:rFonts w:eastAsiaTheme="minorEastAsia"/>
                <w:b/>
                <w:bCs/>
                <w:i w:val="0"/>
                <w:iCs w:val="0"/>
                <w:sz w:val="28"/>
                <w:szCs w:val="28"/>
              </w:rPr>
            </w:pPr>
          </w:p>
          <w:p w14:paraId="422024D9">
            <w:pPr>
              <w:jc w:val="center"/>
              <w:rPr>
                <w:rFonts w:eastAsiaTheme="minorEastAsia"/>
                <w:b/>
                <w:bCs/>
                <w:i w:val="0"/>
                <w:iCs w:val="0"/>
                <w:sz w:val="28"/>
                <w:szCs w:val="28"/>
              </w:rPr>
            </w:pPr>
            <w:r>
              <w:rPr>
                <w:rFonts w:hint="eastAsia" w:eastAsiaTheme="minorEastAsia"/>
                <w:b/>
                <w:bCs/>
                <w:i w:val="0"/>
                <w:iCs w:val="0"/>
                <w:sz w:val="28"/>
                <w:szCs w:val="28"/>
              </w:rPr>
              <w:t>研究机构</w:t>
            </w:r>
          </w:p>
          <w:p w14:paraId="66326D80">
            <w:pPr>
              <w:jc w:val="center"/>
              <w:rPr>
                <w:rFonts w:eastAsiaTheme="minorEastAsia"/>
                <w:b/>
                <w:bCs/>
                <w:i w:val="0"/>
                <w:iCs w:val="0"/>
                <w:sz w:val="28"/>
                <w:szCs w:val="28"/>
              </w:rPr>
            </w:pPr>
            <w:r>
              <w:rPr>
                <w:rFonts w:hint="eastAsia" w:eastAsiaTheme="minorEastAsia"/>
                <w:b/>
                <w:bCs/>
                <w:i w:val="0"/>
                <w:iCs w:val="0"/>
                <w:sz w:val="28"/>
                <w:szCs w:val="28"/>
              </w:rPr>
              <w:t>国科赛赋河北医药技术有限公司</w:t>
            </w:r>
          </w:p>
          <w:p w14:paraId="379FAB15">
            <w:pPr>
              <w:jc w:val="center"/>
              <w:rPr>
                <w:rFonts w:eastAsiaTheme="minorEastAsia"/>
                <w:b/>
                <w:bCs/>
                <w:i w:val="0"/>
                <w:iCs w:val="0"/>
                <w:sz w:val="28"/>
                <w:szCs w:val="28"/>
              </w:rPr>
            </w:pPr>
            <w:r>
              <w:rPr>
                <w:rFonts w:hint="eastAsia" w:eastAsiaTheme="minorEastAsia"/>
                <w:b/>
                <w:bCs/>
                <w:i w:val="0"/>
                <w:iCs w:val="0"/>
                <w:sz w:val="28"/>
                <w:szCs w:val="28"/>
              </w:rPr>
              <w:t>河北省廊坊市固安县环保产业园，</w:t>
            </w:r>
            <w:r>
              <w:rPr>
                <w:rFonts w:eastAsiaTheme="minorEastAsia"/>
                <w:b/>
                <w:bCs/>
                <w:i w:val="0"/>
                <w:iCs w:val="0"/>
                <w:sz w:val="28"/>
                <w:szCs w:val="28"/>
              </w:rPr>
              <w:t>065500</w:t>
            </w:r>
          </w:p>
          <w:p w14:paraId="03730778">
            <w:pPr>
              <w:jc w:val="center"/>
              <w:rPr>
                <w:rFonts w:eastAsiaTheme="minorEastAsia"/>
                <w:b/>
                <w:bCs/>
                <w:i w:val="0"/>
                <w:iCs w:val="0"/>
                <w:sz w:val="28"/>
                <w:szCs w:val="28"/>
              </w:rPr>
            </w:pPr>
            <w:r>
              <w:rPr>
                <w:rFonts w:hint="eastAsia" w:eastAsiaTheme="minorEastAsia"/>
                <w:b/>
                <w:bCs/>
                <w:i w:val="0"/>
                <w:iCs w:val="0"/>
                <w:sz w:val="28"/>
                <w:szCs w:val="28"/>
              </w:rPr>
              <w:t>电话：</w:t>
            </w:r>
            <w:r>
              <w:rPr>
                <w:rFonts w:eastAsiaTheme="minorEastAsia"/>
                <w:b/>
                <w:bCs/>
                <w:i w:val="0"/>
                <w:iCs w:val="0"/>
                <w:sz w:val="28"/>
                <w:szCs w:val="28"/>
              </w:rPr>
              <w:t>0316-6163366</w:t>
            </w:r>
          </w:p>
          <w:p w14:paraId="6EF23AF7">
            <w:pPr>
              <w:jc w:val="center"/>
              <w:rPr>
                <w:rFonts w:eastAsiaTheme="minorEastAsia"/>
                <w:b/>
                <w:bCs/>
                <w:i w:val="0"/>
                <w:iCs w:val="0"/>
                <w:sz w:val="28"/>
                <w:szCs w:val="28"/>
              </w:rPr>
            </w:pPr>
            <w:r>
              <w:rPr>
                <w:rFonts w:eastAsiaTheme="minorEastAsia"/>
                <w:b/>
                <w:bCs/>
                <w:i w:val="0"/>
                <w:iCs w:val="0"/>
                <w:sz w:val="28"/>
                <w:szCs w:val="28"/>
              </w:rPr>
              <w:t>www.safeglp.com</w:t>
            </w:r>
          </w:p>
          <w:p w14:paraId="5DCD14A8">
            <w:pPr>
              <w:jc w:val="center"/>
              <w:rPr>
                <w:rFonts w:eastAsiaTheme="minorEastAsia"/>
                <w:b/>
                <w:i w:val="0"/>
                <w:iCs w:val="0"/>
                <w:sz w:val="36"/>
              </w:rPr>
            </w:pPr>
          </w:p>
          <w:p w14:paraId="72BA5DA6">
            <w:pPr>
              <w:spacing w:line="360" w:lineRule="auto"/>
              <w:jc w:val="center"/>
              <w:rPr>
                <w:rFonts w:ascii="Times New Roman" w:hAnsi="Times New Roman" w:eastAsia="宋体" w:cs="Times New Roman"/>
                <w:b/>
                <w:bCs/>
                <w:i w:val="0"/>
                <w:iCs w:val="0"/>
                <w:sz w:val="28"/>
                <w:szCs w:val="28"/>
                <w:highlight w:val="none"/>
              </w:rPr>
            </w:pPr>
            <w:r>
              <w:rPr>
                <w:rFonts w:hint="eastAsia" w:ascii="Times New Roman" w:hAnsi="Times New Roman" w:eastAsia="宋体" w:cs="Times New Roman"/>
                <w:b/>
                <w:bCs/>
                <w:i w:val="0"/>
                <w:iCs w:val="0"/>
                <w:sz w:val="28"/>
                <w:szCs w:val="28"/>
                <w:highlight w:val="none"/>
              </w:rPr>
              <w:t>专题负责人：</w:t>
            </w:r>
            <w:r>
              <w:rPr>
                <w:rFonts w:ascii="Times New Roman" w:hAnsi="Times New Roman" w:eastAsia="宋体" w:cs="Times New Roman"/>
                <w:b/>
                <w:bCs/>
                <w:i w:val="0"/>
                <w:iCs w:val="0"/>
                <w:sz w:val="28"/>
                <w:szCs w:val="28"/>
                <w:highlight w:val="none"/>
              </w:rPr>
              <w:t>XXX</w:t>
            </w:r>
          </w:p>
          <w:p w14:paraId="78FFBBBA">
            <w:pPr>
              <w:jc w:val="center"/>
              <w:rPr>
                <w:rFonts w:eastAsiaTheme="minorEastAsia"/>
                <w:b/>
                <w:i w:val="0"/>
                <w:iCs w:val="0"/>
                <w:sz w:val="36"/>
              </w:rPr>
            </w:pPr>
            <w:r>
              <w:rPr>
                <w:rFonts w:hint="eastAsia" w:ascii="Times New Roman" w:hAnsi="Times New Roman" w:eastAsia="宋体" w:cs="Times New Roman"/>
                <w:b/>
                <w:bCs/>
                <w:i w:val="0"/>
                <w:iCs w:val="0"/>
                <w:sz w:val="28"/>
                <w:szCs w:val="28"/>
                <w:highlight w:val="none"/>
              </w:rPr>
              <w:t>总结报告签署日期：</w:t>
            </w:r>
          </w:p>
        </w:tc>
      </w:tr>
      <w:bookmarkEnd w:id="0"/>
    </w:tbl>
    <w:p w14:paraId="6BE0B2F3">
      <w:pPr>
        <w:rPr>
          <w:rFonts w:eastAsiaTheme="minorEastAsia"/>
          <w:b/>
          <w:i w:val="0"/>
          <w:iCs w:val="0"/>
          <w:sz w:val="36"/>
        </w:rPr>
      </w:pPr>
      <w:bookmarkStart w:id="1" w:name="_Hlk53731629"/>
    </w:p>
    <w:p w14:paraId="34431FD9">
      <w:pPr>
        <w:rPr>
          <w:rFonts w:eastAsiaTheme="minorEastAsia"/>
          <w:b/>
          <w:i w:val="0"/>
          <w:iCs w:val="0"/>
          <w:sz w:val="36"/>
        </w:rPr>
      </w:pPr>
    </w:p>
    <w:bookmarkEnd w:id="1"/>
    <w:p w14:paraId="0E299F80">
      <w:pPr>
        <w:pBdr>
          <w:top w:val="single" w:color="auto" w:sz="4" w:space="1"/>
          <w:left w:val="single" w:color="auto" w:sz="4" w:space="4"/>
          <w:bottom w:val="single" w:color="auto" w:sz="4" w:space="1"/>
          <w:right w:val="single" w:color="auto" w:sz="4" w:space="4"/>
        </w:pBdr>
        <w:rPr>
          <w:rFonts w:eastAsiaTheme="minorEastAsia"/>
          <w:b/>
          <w:i w:val="0"/>
          <w:iCs w:val="0"/>
          <w:szCs w:val="24"/>
        </w:rPr>
      </w:pPr>
      <w:r>
        <w:rPr>
          <w:rFonts w:hint="eastAsia" w:eastAsiaTheme="minorEastAsia"/>
          <w:b/>
          <w:i w:val="0"/>
          <w:iCs w:val="0"/>
          <w:kern w:val="0"/>
          <w:sz w:val="15"/>
          <w:szCs w:val="15"/>
          <w:lang w:val="zh-CN"/>
        </w:rPr>
        <w:t>本文件中包含机密性信息。任何形式的应用或转载</w:t>
      </w:r>
      <w:r>
        <w:rPr>
          <w:rFonts w:hint="eastAsia" w:eastAsiaTheme="minorEastAsia"/>
          <w:b/>
          <w:i w:val="0"/>
          <w:iCs w:val="0"/>
          <w:kern w:val="0"/>
          <w:sz w:val="15"/>
          <w:szCs w:val="15"/>
          <w:highlight w:val="none"/>
          <w:lang w:val="zh-CN"/>
        </w:rPr>
        <w:t>均需经过</w:t>
      </w:r>
      <w:r>
        <w:rPr>
          <w:rFonts w:eastAsiaTheme="minorEastAsia"/>
          <w:b/>
          <w:bCs/>
          <w:i w:val="0"/>
          <w:iCs w:val="0"/>
          <w:kern w:val="0"/>
          <w:sz w:val="15"/>
          <w:szCs w:val="15"/>
          <w:highlight w:val="none"/>
          <w:lang w:val="zh-CN"/>
        </w:rPr>
        <w:t>XXX(</w:t>
      </w:r>
      <w:r>
        <w:rPr>
          <w:rFonts w:hint="eastAsia" w:eastAsiaTheme="minorEastAsia"/>
          <w:b/>
          <w:bCs/>
          <w:i w:val="0"/>
          <w:iCs w:val="0"/>
          <w:kern w:val="0"/>
          <w:sz w:val="15"/>
          <w:szCs w:val="15"/>
          <w:highlight w:val="none"/>
          <w:lang w:val="zh-CN"/>
        </w:rPr>
        <w:t>委托方名称</w:t>
      </w:r>
      <w:r>
        <w:rPr>
          <w:rFonts w:eastAsiaTheme="minorEastAsia"/>
          <w:b/>
          <w:bCs/>
          <w:i w:val="0"/>
          <w:iCs w:val="0"/>
          <w:kern w:val="0"/>
          <w:sz w:val="15"/>
          <w:szCs w:val="15"/>
          <w:highlight w:val="none"/>
          <w:lang w:val="zh-CN"/>
        </w:rPr>
        <w:t>)</w:t>
      </w:r>
      <w:r>
        <w:rPr>
          <w:rFonts w:hint="eastAsia" w:eastAsiaTheme="minorEastAsia"/>
          <w:b/>
          <w:i w:val="0"/>
          <w:iCs w:val="0"/>
          <w:kern w:val="0"/>
          <w:sz w:val="15"/>
          <w:szCs w:val="15"/>
          <w:lang w:val="zh-CN"/>
        </w:rPr>
        <w:t>的书面同意，法律或条例另有规定的情况除外。对无意泄漏信息者，应告知该文件是机密文件，不应继续泄漏。</w:t>
      </w:r>
    </w:p>
    <w:p w14:paraId="6DD8B8E7">
      <w:pPr>
        <w:pStyle w:val="3"/>
        <w:rPr>
          <w:rStyle w:val="180"/>
          <w:rFonts w:eastAsiaTheme="minorEastAsia"/>
          <w:b w:val="0"/>
          <w:i w:val="0"/>
          <w:iCs w:val="0"/>
          <w:kern w:val="0"/>
          <w:szCs w:val="24"/>
        </w:rPr>
      </w:pPr>
      <w:r>
        <w:rPr>
          <w:rFonts w:eastAsiaTheme="minorEastAsia"/>
          <w:b w:val="0"/>
          <w:i w:val="0"/>
          <w:iCs w:val="0"/>
          <w:szCs w:val="24"/>
        </w:rPr>
        <w:br w:type="page"/>
      </w:r>
      <w:bookmarkStart w:id="2" w:name="_Toc109559415"/>
      <w:bookmarkStart w:id="3" w:name="_Toc112852008"/>
      <w:bookmarkStart w:id="4" w:name="_Toc126237197"/>
      <w:r>
        <w:rPr>
          <w:rStyle w:val="180"/>
          <w:rFonts w:hint="eastAsia" w:eastAsiaTheme="minorEastAsia"/>
          <w:i w:val="0"/>
          <w:iCs w:val="0"/>
        </w:rPr>
        <w:t>目录</w:t>
      </w:r>
      <w:bookmarkEnd w:id="2"/>
      <w:bookmarkEnd w:id="3"/>
      <w:bookmarkEnd w:id="4"/>
    </w:p>
    <w:p w14:paraId="2E3A7A18">
      <w:pPr>
        <w:pStyle w:val="59"/>
        <w:rPr>
          <w:rFonts w:eastAsiaTheme="minorEastAsia"/>
          <w:b w:val="0"/>
          <w:bCs w:val="0"/>
          <w:i w:val="0"/>
          <w:iCs w:val="0"/>
          <w:color w:val="auto"/>
          <w:sz w:val="21"/>
          <w:szCs w:val="22"/>
        </w:rPr>
      </w:pPr>
      <w:bookmarkStart w:id="5" w:name="_Toc273174927"/>
      <w:r>
        <w:rPr>
          <w:rFonts w:eastAsiaTheme="minorEastAsia"/>
          <w:bCs w:val="0"/>
          <w:i w:val="0"/>
          <w:iCs w:val="0"/>
        </w:rPr>
        <w:fldChar w:fldCharType="begin"/>
      </w:r>
      <w:r>
        <w:rPr>
          <w:rFonts w:eastAsiaTheme="minorEastAsia"/>
          <w:bCs w:val="0"/>
          <w:i w:val="0"/>
          <w:iCs w:val="0"/>
        </w:rPr>
        <w:instrText xml:space="preserve"> TOC \o "1-2" \h \z \u </w:instrText>
      </w:r>
      <w:r>
        <w:rPr>
          <w:rFonts w:eastAsiaTheme="minorEastAsia"/>
          <w:bCs w:val="0"/>
          <w:i w:val="0"/>
          <w:iCs w:val="0"/>
        </w:rPr>
        <w:fldChar w:fldCharType="separate"/>
      </w:r>
      <w:r>
        <w:rPr>
          <w:i w:val="0"/>
          <w:iCs w:val="0"/>
        </w:rPr>
        <w:fldChar w:fldCharType="begin"/>
      </w:r>
      <w:r>
        <w:rPr>
          <w:i w:val="0"/>
          <w:iCs w:val="0"/>
        </w:rPr>
        <w:instrText xml:space="preserve"> HYPERLINK \l "_Toc126237197" </w:instrText>
      </w:r>
      <w:r>
        <w:rPr>
          <w:i w:val="0"/>
          <w:iCs w:val="0"/>
        </w:rPr>
        <w:fldChar w:fldCharType="separate"/>
      </w:r>
      <w:r>
        <w:rPr>
          <w:rStyle w:val="100"/>
          <w:rFonts w:hint="eastAsia" w:eastAsiaTheme="minorEastAsia"/>
          <w:i w:val="0"/>
          <w:iCs w:val="0"/>
          <w:kern w:val="44"/>
        </w:rPr>
        <w:t>目录</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_Toc126237197 \h </w:instrText>
      </w:r>
      <w:r>
        <w:rPr>
          <w:rFonts w:eastAsiaTheme="minorEastAsia"/>
          <w:i w:val="0"/>
          <w:iCs w:val="0"/>
        </w:rPr>
        <w:fldChar w:fldCharType="separate"/>
      </w:r>
      <w:r>
        <w:rPr>
          <w:rFonts w:eastAsiaTheme="minorEastAsia"/>
          <w:i w:val="0"/>
          <w:iCs w:val="0"/>
        </w:rPr>
        <w:t>2</w:t>
      </w:r>
      <w:r>
        <w:rPr>
          <w:rFonts w:eastAsiaTheme="minorEastAsia"/>
          <w:i w:val="0"/>
          <w:iCs w:val="0"/>
        </w:rPr>
        <w:fldChar w:fldCharType="end"/>
      </w:r>
      <w:r>
        <w:rPr>
          <w:rFonts w:eastAsiaTheme="minorEastAsia"/>
          <w:i w:val="0"/>
          <w:iCs w:val="0"/>
        </w:rPr>
        <w:fldChar w:fldCharType="end"/>
      </w:r>
    </w:p>
    <w:p w14:paraId="146AAE15">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"_Toc126237198" </w:instrText>
      </w:r>
      <w:r>
        <w:rPr>
          <w:i w:val="0"/>
          <w:iCs w:val="0"/>
        </w:rPr>
        <w:fldChar w:fldCharType="separate"/>
      </w:r>
      <w:r>
        <w:rPr>
          <w:rStyle w:val="100"/>
          <w:rFonts w:hint="eastAsia" w:eastAsiaTheme="minorEastAsia"/>
          <w:i w:val="0"/>
          <w:iCs w:val="0"/>
          <w:kern w:val="44"/>
        </w:rPr>
        <w:t>附图目录（如有）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_Toc126237198 \h </w:instrText>
      </w:r>
      <w:r>
        <w:rPr>
          <w:rFonts w:eastAsiaTheme="minorEastAsia"/>
          <w:i w:val="0"/>
          <w:iCs w:val="0"/>
        </w:rPr>
        <w:fldChar w:fldCharType="separate"/>
      </w:r>
      <w:r>
        <w:rPr>
          <w:rFonts w:eastAsiaTheme="minorEastAsia"/>
          <w:i w:val="0"/>
          <w:iCs w:val="0"/>
        </w:rPr>
        <w:t>5</w:t>
      </w:r>
      <w:r>
        <w:rPr>
          <w:rFonts w:eastAsiaTheme="minorEastAsia"/>
          <w:i w:val="0"/>
          <w:iCs w:val="0"/>
        </w:rPr>
        <w:fldChar w:fldCharType="end"/>
      </w:r>
      <w:r>
        <w:rPr>
          <w:rFonts w:eastAsiaTheme="minorEastAsia"/>
          <w:i w:val="0"/>
          <w:iCs w:val="0"/>
        </w:rPr>
        <w:fldChar w:fldCharType="end"/>
      </w:r>
    </w:p>
    <w:p w14:paraId="5BA51A6B">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"_Toc126237199" </w:instrText>
      </w:r>
      <w:r>
        <w:rPr>
          <w:i w:val="0"/>
          <w:iCs w:val="0"/>
        </w:rPr>
        <w:fldChar w:fldCharType="separate"/>
      </w:r>
      <w:r>
        <w:rPr>
          <w:rStyle w:val="100"/>
          <w:rFonts w:hint="eastAsia" w:eastAsiaTheme="minorEastAsia"/>
          <w:i w:val="0"/>
          <w:iCs w:val="0"/>
          <w:kern w:val="44"/>
        </w:rPr>
        <w:t>附表目录</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_Toc126237199 \h </w:instrText>
      </w:r>
      <w:r>
        <w:rPr>
          <w:rFonts w:eastAsiaTheme="minorEastAsia"/>
          <w:i w:val="0"/>
          <w:iCs w:val="0"/>
        </w:rPr>
        <w:fldChar w:fldCharType="separate"/>
      </w:r>
      <w:r>
        <w:rPr>
          <w:rFonts w:eastAsiaTheme="minorEastAsia"/>
          <w:i w:val="0"/>
          <w:iCs w:val="0"/>
        </w:rPr>
        <w:t>6</w:t>
      </w:r>
      <w:r>
        <w:rPr>
          <w:rFonts w:eastAsiaTheme="minorEastAsia"/>
          <w:i w:val="0"/>
          <w:iCs w:val="0"/>
        </w:rPr>
        <w:fldChar w:fldCharType="end"/>
      </w:r>
      <w:r>
        <w:rPr>
          <w:rFonts w:eastAsiaTheme="minorEastAsia"/>
          <w:i w:val="0"/>
          <w:iCs w:val="0"/>
        </w:rPr>
        <w:fldChar w:fldCharType="end"/>
      </w:r>
    </w:p>
    <w:p w14:paraId="67F35CF3">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"_Toc126237200" </w:instrText>
      </w:r>
      <w:r>
        <w:rPr>
          <w:i w:val="0"/>
          <w:iCs w:val="0"/>
        </w:rPr>
        <w:fldChar w:fldCharType="separate"/>
      </w:r>
      <w:r>
        <w:rPr>
          <w:rStyle w:val="100"/>
          <w:rFonts w:hint="eastAsia" w:eastAsiaTheme="minorEastAsia"/>
          <w:i w:val="0"/>
          <w:iCs w:val="0"/>
          <w:kern w:val="44"/>
        </w:rPr>
        <w:t>附录目录</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_Toc126237200 \h </w:instrText>
      </w:r>
      <w:r>
        <w:rPr>
          <w:rFonts w:eastAsiaTheme="minorEastAsia"/>
          <w:i w:val="0"/>
          <w:iCs w:val="0"/>
        </w:rPr>
        <w:fldChar w:fldCharType="separate"/>
      </w:r>
      <w:r>
        <w:rPr>
          <w:rFonts w:eastAsiaTheme="minorEastAsia"/>
          <w:i w:val="0"/>
          <w:iCs w:val="0"/>
        </w:rPr>
        <w:t>7</w:t>
      </w:r>
      <w:r>
        <w:rPr>
          <w:rFonts w:eastAsiaTheme="minorEastAsia"/>
          <w:i w:val="0"/>
          <w:iCs w:val="0"/>
        </w:rPr>
        <w:fldChar w:fldCharType="end"/>
      </w:r>
      <w:r>
        <w:rPr>
          <w:rFonts w:eastAsiaTheme="minorEastAsia"/>
          <w:i w:val="0"/>
          <w:iCs w:val="0"/>
        </w:rPr>
        <w:fldChar w:fldCharType="end"/>
      </w:r>
    </w:p>
    <w:p w14:paraId="7E41CD8F">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"_Toc126237201" </w:instrText>
      </w:r>
      <w:r>
        <w:rPr>
          <w:i w:val="0"/>
          <w:iCs w:val="0"/>
        </w:rPr>
        <w:fldChar w:fldCharType="separate"/>
      </w:r>
      <w:r>
        <w:rPr>
          <w:rStyle w:val="100"/>
          <w:rFonts w:hint="eastAsia" w:eastAsiaTheme="minorEastAsia"/>
          <w:i w:val="0"/>
          <w:iCs w:val="0"/>
          <w:kern w:val="44"/>
        </w:rPr>
        <w:t>主要缩略词表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_Toc126237201 \h </w:instrText>
      </w:r>
      <w:r>
        <w:rPr>
          <w:rFonts w:eastAsiaTheme="minorEastAsia"/>
          <w:i w:val="0"/>
          <w:iCs w:val="0"/>
        </w:rPr>
        <w:fldChar w:fldCharType="separate"/>
      </w:r>
      <w:r>
        <w:rPr>
          <w:rFonts w:eastAsiaTheme="minorEastAsia"/>
          <w:i w:val="0"/>
          <w:iCs w:val="0"/>
        </w:rPr>
        <w:t>8</w:t>
      </w:r>
      <w:r>
        <w:rPr>
          <w:rFonts w:eastAsiaTheme="minorEastAsia"/>
          <w:i w:val="0"/>
          <w:iCs w:val="0"/>
        </w:rPr>
        <w:fldChar w:fldCharType="end"/>
      </w:r>
      <w:r>
        <w:rPr>
          <w:rFonts w:eastAsiaTheme="minorEastAsia"/>
          <w:i w:val="0"/>
          <w:iCs w:val="0"/>
        </w:rPr>
        <w:fldChar w:fldCharType="end"/>
      </w:r>
    </w:p>
    <w:p w14:paraId="3D77EDBF">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"_Toc126237202" </w:instrText>
      </w:r>
      <w:r>
        <w:rPr>
          <w:i w:val="0"/>
          <w:iCs w:val="0"/>
        </w:rPr>
        <w:fldChar w:fldCharType="separate"/>
      </w:r>
      <w:r>
        <w:rPr>
          <w:rStyle w:val="100"/>
          <w:rFonts w:hint="eastAsia" w:eastAsiaTheme="minorEastAsia"/>
          <w:i w:val="0"/>
          <w:iCs w:val="0"/>
          <w:kern w:val="44"/>
        </w:rPr>
        <w:t>总结报告确认书</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_Toc126237202 \h </w:instrText>
      </w:r>
      <w:r>
        <w:rPr>
          <w:rFonts w:eastAsiaTheme="minorEastAsia"/>
          <w:i w:val="0"/>
          <w:iCs w:val="0"/>
        </w:rPr>
        <w:fldChar w:fldCharType="separate"/>
      </w:r>
      <w:r>
        <w:rPr>
          <w:rFonts w:eastAsiaTheme="minorEastAsia"/>
          <w:i w:val="0"/>
          <w:iCs w:val="0"/>
        </w:rPr>
        <w:t>11</w:t>
      </w:r>
      <w:r>
        <w:rPr>
          <w:rFonts w:eastAsiaTheme="minorEastAsia"/>
          <w:i w:val="0"/>
          <w:iCs w:val="0"/>
        </w:rPr>
        <w:fldChar w:fldCharType="end"/>
      </w:r>
      <w:r>
        <w:rPr>
          <w:rFonts w:eastAsiaTheme="minorEastAsia"/>
          <w:i w:val="0"/>
          <w:iCs w:val="0"/>
        </w:rPr>
        <w:fldChar w:fldCharType="end"/>
      </w:r>
    </w:p>
    <w:p w14:paraId="3CE88989">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"_Toc126237203" </w:instrText>
      </w:r>
      <w:r>
        <w:rPr>
          <w:i w:val="0"/>
          <w:iCs w:val="0"/>
        </w:rPr>
        <w:fldChar w:fldCharType="separate"/>
      </w:r>
      <w:r>
        <w:rPr>
          <w:rStyle w:val="100"/>
          <w:rFonts w:eastAsiaTheme="minorEastAsia"/>
          <w:i w:val="0"/>
          <w:iCs w:val="0"/>
          <w:kern w:val="44"/>
        </w:rPr>
        <w:t>GLP</w:t>
      </w:r>
      <w:r>
        <w:rPr>
          <w:rStyle w:val="100"/>
          <w:rFonts w:hint="eastAsia" w:eastAsiaTheme="minorEastAsia"/>
          <w:i w:val="0"/>
          <w:iCs w:val="0"/>
          <w:kern w:val="44"/>
        </w:rPr>
        <w:t>符合性声明</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_Toc126237203 \h </w:instrText>
      </w:r>
      <w:r>
        <w:rPr>
          <w:rFonts w:eastAsiaTheme="minorEastAsia"/>
          <w:i w:val="0"/>
          <w:iCs w:val="0"/>
        </w:rPr>
        <w:fldChar w:fldCharType="separate"/>
      </w:r>
      <w:r>
        <w:rPr>
          <w:rFonts w:eastAsiaTheme="minorEastAsia"/>
          <w:i w:val="0"/>
          <w:iCs w:val="0"/>
        </w:rPr>
        <w:t>12</w:t>
      </w:r>
      <w:r>
        <w:rPr>
          <w:rFonts w:eastAsiaTheme="minorEastAsia"/>
          <w:i w:val="0"/>
          <w:iCs w:val="0"/>
        </w:rPr>
        <w:fldChar w:fldCharType="end"/>
      </w:r>
      <w:r>
        <w:rPr>
          <w:rFonts w:eastAsiaTheme="minorEastAsia"/>
          <w:i w:val="0"/>
          <w:iCs w:val="0"/>
        </w:rPr>
        <w:fldChar w:fldCharType="end"/>
      </w:r>
    </w:p>
    <w:p w14:paraId="3FF11BBF">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"_Toc126237204" </w:instrText>
      </w:r>
      <w:r>
        <w:rPr>
          <w:i w:val="0"/>
          <w:iCs w:val="0"/>
        </w:rPr>
        <w:fldChar w:fldCharType="separate"/>
      </w:r>
      <w:r>
        <w:rPr>
          <w:rStyle w:val="100"/>
          <w:rFonts w:eastAsiaTheme="minorEastAsia"/>
          <w:i w:val="0"/>
          <w:iCs w:val="0"/>
          <w:kern w:val="44"/>
        </w:rPr>
        <w:t>QA</w:t>
      </w:r>
      <w:r>
        <w:rPr>
          <w:rStyle w:val="100"/>
          <w:rFonts w:hint="eastAsia" w:eastAsiaTheme="minorEastAsia"/>
          <w:i w:val="0"/>
          <w:iCs w:val="0"/>
          <w:kern w:val="44"/>
        </w:rPr>
        <w:t>声明</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_Toc126237204 \h </w:instrText>
      </w:r>
      <w:r>
        <w:rPr>
          <w:rFonts w:eastAsiaTheme="minorEastAsia"/>
          <w:i w:val="0"/>
          <w:iCs w:val="0"/>
        </w:rPr>
        <w:fldChar w:fldCharType="separate"/>
      </w:r>
      <w:r>
        <w:rPr>
          <w:rFonts w:eastAsiaTheme="minorEastAsia"/>
          <w:i w:val="0"/>
          <w:iCs w:val="0"/>
        </w:rPr>
        <w:t>13</w:t>
      </w:r>
      <w:r>
        <w:rPr>
          <w:rFonts w:eastAsiaTheme="minorEastAsia"/>
          <w:i w:val="0"/>
          <w:iCs w:val="0"/>
        </w:rPr>
        <w:fldChar w:fldCharType="end"/>
      </w:r>
      <w:r>
        <w:rPr>
          <w:rFonts w:eastAsiaTheme="minorEastAsia"/>
          <w:i w:val="0"/>
          <w:iCs w:val="0"/>
        </w:rPr>
        <w:fldChar w:fldCharType="end"/>
      </w:r>
    </w:p>
    <w:p w14:paraId="1FC23319">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"_Toc126237205" </w:instrText>
      </w:r>
      <w:r>
        <w:rPr>
          <w:i w:val="0"/>
          <w:iCs w:val="0"/>
        </w:rPr>
        <w:fldChar w:fldCharType="separate"/>
      </w:r>
      <w:r>
        <w:rPr>
          <w:rStyle w:val="100"/>
          <w:rFonts w:hint="eastAsia" w:eastAsiaTheme="minorEastAsia"/>
          <w:i w:val="0"/>
          <w:iCs w:val="0"/>
          <w:kern w:val="44"/>
        </w:rPr>
        <w:t>摘</w:t>
      </w:r>
      <w:r>
        <w:rPr>
          <w:rStyle w:val="100"/>
          <w:rFonts w:eastAsiaTheme="minorEastAsia"/>
          <w:i w:val="0"/>
          <w:iCs w:val="0"/>
          <w:kern w:val="44"/>
        </w:rPr>
        <w:t xml:space="preserve"> </w:t>
      </w:r>
      <w:r>
        <w:rPr>
          <w:rStyle w:val="100"/>
          <w:rFonts w:hint="eastAsia" w:eastAsiaTheme="minorEastAsia"/>
          <w:i w:val="0"/>
          <w:iCs w:val="0"/>
          <w:kern w:val="44"/>
        </w:rPr>
        <w:t>要</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_Toc126237205 \h </w:instrText>
      </w:r>
      <w:r>
        <w:rPr>
          <w:rFonts w:eastAsiaTheme="minorEastAsia"/>
          <w:i w:val="0"/>
          <w:iCs w:val="0"/>
        </w:rPr>
        <w:fldChar w:fldCharType="separate"/>
      </w:r>
      <w:r>
        <w:rPr>
          <w:rFonts w:eastAsiaTheme="minorEastAsia"/>
          <w:i w:val="0"/>
          <w:iCs w:val="0"/>
        </w:rPr>
        <w:t>14</w:t>
      </w:r>
      <w:r>
        <w:rPr>
          <w:rFonts w:eastAsiaTheme="minorEastAsia"/>
          <w:i w:val="0"/>
          <w:iCs w:val="0"/>
        </w:rPr>
        <w:fldChar w:fldCharType="end"/>
      </w:r>
      <w:r>
        <w:rPr>
          <w:rFonts w:eastAsiaTheme="minorEastAsia"/>
          <w:i w:val="0"/>
          <w:iCs w:val="0"/>
        </w:rPr>
        <w:fldChar w:fldCharType="end"/>
      </w:r>
    </w:p>
    <w:p w14:paraId="782F0F35">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"_Toc126237206" </w:instrText>
      </w:r>
      <w:r>
        <w:rPr>
          <w:i w:val="0"/>
          <w:iCs w:val="0"/>
        </w:rPr>
        <w:fldChar w:fldCharType="separate"/>
      </w:r>
      <w:r>
        <w:rPr>
          <w:rStyle w:val="100"/>
          <w:rFonts w:eastAsiaTheme="minorEastAsia"/>
          <w:i w:val="0"/>
          <w:iCs w:val="0"/>
          <w:kern w:val="44"/>
        </w:rPr>
        <w:t xml:space="preserve">1 </w:t>
      </w:r>
      <w:r>
        <w:rPr>
          <w:rStyle w:val="100"/>
          <w:rFonts w:hint="eastAsia" w:eastAsiaTheme="minorEastAsia"/>
          <w:i w:val="0"/>
          <w:iCs w:val="0"/>
          <w:kern w:val="44"/>
        </w:rPr>
        <w:t>试验基本信息</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_Toc126237206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40676F3F">
      <w:pPr>
        <w:pStyle w:val="74"/>
        <w:rPr>
          <w:rFonts w:eastAsiaTheme="minorEastAsia"/>
          <w:i w:val="0"/>
          <w:iCs w:val="0"/>
          <w:color w:val="auto"/>
          <w:sz w:val="21"/>
          <w:szCs w:val="22"/>
        </w:rPr>
      </w:pPr>
      <w:r>
        <w:rPr>
          <w:i w:val="0"/>
          <w:iCs w:val="0"/>
        </w:rPr>
        <w:fldChar w:fldCharType="begin"/>
      </w:r>
      <w:r>
        <w:rPr>
          <w:i w:val="0"/>
          <w:iCs w:val="0"/>
        </w:rPr>
        <w:instrText xml:space="preserve"> HYPERLINK \l "_Toc126237207" </w:instrText>
      </w:r>
      <w:r>
        <w:rPr>
          <w:i w:val="0"/>
          <w:iCs w:val="0"/>
        </w:rPr>
        <w:fldChar w:fldCharType="separate"/>
      </w:r>
      <w:r>
        <w:rPr>
          <w:rStyle w:val="100"/>
          <w:rFonts w:eastAsiaTheme="minorEastAsia"/>
          <w:i w:val="0"/>
          <w:iCs w:val="0"/>
        </w:rPr>
        <w:t xml:space="preserve">1.1 </w:t>
      </w:r>
      <w:r>
        <w:rPr>
          <w:rStyle w:val="100"/>
          <w:rFonts w:hint="eastAsia" w:eastAsiaTheme="minorEastAsia"/>
          <w:i w:val="0"/>
          <w:iCs w:val="0"/>
        </w:rPr>
        <w:t>背景信息</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_Toc126237207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5B239BA0">
      <w:pPr>
        <w:pStyle w:val="74"/>
        <w:rPr>
          <w:rFonts w:eastAsiaTheme="minorEastAsia"/>
          <w:i w:val="0"/>
          <w:iCs w:val="0"/>
          <w:color w:val="auto"/>
          <w:sz w:val="21"/>
          <w:szCs w:val="22"/>
        </w:rPr>
      </w:pPr>
      <w:r>
        <w:rPr>
          <w:i w:val="0"/>
          <w:iCs w:val="0"/>
        </w:rPr>
        <w:fldChar w:fldCharType="begin"/>
      </w:r>
      <w:r>
        <w:rPr>
          <w:i w:val="0"/>
          <w:iCs w:val="0"/>
        </w:rPr>
        <w:instrText xml:space="preserve"> HYPERLINK \l "_Toc126237208" </w:instrText>
      </w:r>
      <w:r>
        <w:rPr>
          <w:i w:val="0"/>
          <w:iCs w:val="0"/>
        </w:rPr>
        <w:fldChar w:fldCharType="separate"/>
      </w:r>
      <w:r>
        <w:rPr>
          <w:rStyle w:val="100"/>
          <w:rFonts w:eastAsiaTheme="minorEastAsia"/>
          <w:i w:val="0"/>
          <w:iCs w:val="0"/>
        </w:rPr>
        <w:t xml:space="preserve">1.2 </w:t>
      </w:r>
      <w:r>
        <w:rPr>
          <w:rStyle w:val="100"/>
          <w:rFonts w:hint="eastAsia" w:eastAsiaTheme="minorEastAsia"/>
          <w:i w:val="0"/>
          <w:iCs w:val="0"/>
        </w:rPr>
        <w:t>专题名称及编号</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_Toc126237208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00163DDE">
      <w:pPr>
        <w:pStyle w:val="74"/>
        <w:rPr>
          <w:rFonts w:eastAsiaTheme="minorEastAsia"/>
          <w:i w:val="0"/>
          <w:iCs w:val="0"/>
          <w:color w:val="auto"/>
          <w:sz w:val="21"/>
          <w:szCs w:val="22"/>
        </w:rPr>
      </w:pPr>
      <w:r>
        <w:rPr>
          <w:i w:val="0"/>
          <w:iCs w:val="0"/>
        </w:rPr>
        <w:fldChar w:fldCharType="begin"/>
      </w:r>
      <w:r>
        <w:rPr>
          <w:i w:val="0"/>
          <w:iCs w:val="0"/>
        </w:rPr>
        <w:instrText xml:space="preserve"> HYPERLINK \l "_Toc126237209" </w:instrText>
      </w:r>
      <w:r>
        <w:rPr>
          <w:i w:val="0"/>
          <w:iCs w:val="0"/>
        </w:rPr>
        <w:fldChar w:fldCharType="separate"/>
      </w:r>
      <w:r>
        <w:rPr>
          <w:rStyle w:val="100"/>
          <w:rFonts w:eastAsiaTheme="minorEastAsia"/>
          <w:i w:val="0"/>
          <w:iCs w:val="0"/>
        </w:rPr>
        <w:t xml:space="preserve">1.3 </w:t>
      </w:r>
      <w:r>
        <w:rPr>
          <w:rStyle w:val="100"/>
          <w:rFonts w:hint="eastAsia" w:eastAsiaTheme="minorEastAsia"/>
          <w:i w:val="0"/>
          <w:iCs w:val="0"/>
        </w:rPr>
        <w:t>试验目的</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_Toc126237209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705020F9">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"_Toc126237210" </w:instrText>
      </w:r>
      <w:r>
        <w:rPr>
          <w:i w:val="0"/>
          <w:iCs w:val="0"/>
        </w:rPr>
        <w:fldChar w:fldCharType="separate"/>
      </w:r>
      <w:r>
        <w:rPr>
          <w:rStyle w:val="100"/>
          <w:rFonts w:eastAsiaTheme="minorEastAsia"/>
          <w:i w:val="0"/>
          <w:iCs w:val="0"/>
        </w:rPr>
        <w:t xml:space="preserve">1.4 </w:t>
      </w:r>
      <w:r>
        <w:rPr>
          <w:rStyle w:val="100"/>
          <w:rFonts w:hint="eastAsia" w:eastAsiaTheme="minorEastAsia"/>
          <w:i w:val="0"/>
          <w:iCs w:val="0"/>
        </w:rPr>
        <w:t>研究机构</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_Toc126237210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4D0DDA8E">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"_Toc126237211" </w:instrText>
      </w:r>
      <w:r>
        <w:rPr>
          <w:i w:val="0"/>
          <w:iCs w:val="0"/>
        </w:rPr>
        <w:fldChar w:fldCharType="separate"/>
      </w:r>
      <w:r>
        <w:rPr>
          <w:rStyle w:val="100"/>
          <w:rFonts w:eastAsiaTheme="minorEastAsia"/>
          <w:i w:val="0"/>
          <w:iCs w:val="0"/>
        </w:rPr>
        <w:t xml:space="preserve">1.5 </w:t>
      </w:r>
      <w:r>
        <w:rPr>
          <w:rStyle w:val="100"/>
          <w:rFonts w:hint="eastAsia" w:eastAsiaTheme="minorEastAsia"/>
          <w:i w:val="0"/>
          <w:iCs w:val="0"/>
        </w:rPr>
        <w:t>委托方信息</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_Toc126237211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27866902">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"_Toc126237212" </w:instrText>
      </w:r>
      <w:r>
        <w:rPr>
          <w:i w:val="0"/>
          <w:iCs w:val="0"/>
        </w:rPr>
        <w:fldChar w:fldCharType="separate"/>
      </w:r>
      <w:r>
        <w:rPr>
          <w:rStyle w:val="100"/>
          <w:rFonts w:eastAsiaTheme="minorEastAsia"/>
          <w:i w:val="0"/>
          <w:iCs w:val="0"/>
        </w:rPr>
        <w:t xml:space="preserve">1.6 </w:t>
      </w:r>
      <w:r>
        <w:rPr>
          <w:rStyle w:val="100"/>
          <w:rFonts w:hint="eastAsia" w:eastAsiaTheme="minorEastAsia"/>
          <w:i w:val="0"/>
          <w:iCs w:val="0"/>
        </w:rPr>
        <w:t>试验组人员组成</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_Toc126237212 \h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fldChar w:fldCharType="end"/>
      </w:r>
    </w:p>
    <w:p w14:paraId="6A772905">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"_Toc126237213" </w:instrText>
      </w:r>
      <w:r>
        <w:rPr>
          <w:i w:val="0"/>
          <w:iCs w:val="0"/>
        </w:rPr>
        <w:fldChar w:fldCharType="separate"/>
      </w:r>
      <w:r>
        <w:rPr>
          <w:rStyle w:val="100"/>
          <w:rFonts w:eastAsiaTheme="minorEastAsia"/>
          <w:i w:val="0"/>
          <w:iCs w:val="0"/>
        </w:rPr>
        <w:t xml:space="preserve">1.7 </w:t>
      </w:r>
      <w:r>
        <w:rPr>
          <w:rStyle w:val="100"/>
          <w:rFonts w:hint="eastAsia" w:eastAsiaTheme="minorEastAsia"/>
          <w:i w:val="0"/>
          <w:iCs w:val="0"/>
        </w:rPr>
        <w:t>质量保证成员</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_Toc126237213 \h </w:instrText>
      </w:r>
      <w:r>
        <w:rPr>
          <w:rFonts w:eastAsiaTheme="minorEastAsia"/>
          <w:i w:val="0"/>
          <w:iCs w:val="0"/>
        </w:rPr>
        <w:fldChar w:fldCharType="separate"/>
      </w:r>
      <w:r>
        <w:rPr>
          <w:rFonts w:eastAsiaTheme="minorEastAsia"/>
          <w:i w:val="0"/>
          <w:iCs w:val="0"/>
        </w:rPr>
        <w:t>18</w:t>
      </w:r>
      <w:r>
        <w:rPr>
          <w:rFonts w:eastAsiaTheme="minorEastAsia"/>
          <w:i w:val="0"/>
          <w:iCs w:val="0"/>
        </w:rPr>
        <w:fldChar w:fldCharType="end"/>
      </w:r>
      <w:r>
        <w:rPr>
          <w:rFonts w:eastAsiaTheme="minorEastAsia"/>
          <w:i w:val="0"/>
          <w:iCs w:val="0"/>
        </w:rPr>
        <w:fldChar w:fldCharType="end"/>
      </w:r>
    </w:p>
    <w:p w14:paraId="786DA6F7">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"_Toc126237214" </w:instrText>
      </w:r>
      <w:r>
        <w:rPr>
          <w:i w:val="0"/>
          <w:iCs w:val="0"/>
        </w:rPr>
        <w:fldChar w:fldCharType="separate"/>
      </w:r>
      <w:r>
        <w:rPr>
          <w:rStyle w:val="100"/>
          <w:rFonts w:eastAsiaTheme="minorEastAsia"/>
          <w:i w:val="0"/>
          <w:iCs w:val="0"/>
        </w:rPr>
        <w:t xml:space="preserve">1.8 </w:t>
      </w:r>
      <w:r>
        <w:rPr>
          <w:rStyle w:val="100"/>
          <w:rFonts w:hint="eastAsia" w:eastAsiaTheme="minorEastAsia"/>
          <w:i w:val="0"/>
          <w:iCs w:val="0"/>
        </w:rPr>
        <w:t>法规依从性</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_Toc126237214 \h </w:instrText>
      </w:r>
      <w:r>
        <w:rPr>
          <w:rFonts w:eastAsiaTheme="minorEastAsia"/>
          <w:i w:val="0"/>
          <w:iCs w:val="0"/>
        </w:rPr>
        <w:fldChar w:fldCharType="separate"/>
      </w:r>
      <w:r>
        <w:rPr>
          <w:rFonts w:eastAsiaTheme="minorEastAsia"/>
          <w:i w:val="0"/>
          <w:iCs w:val="0"/>
        </w:rPr>
        <w:t>19</w:t>
      </w:r>
      <w:r>
        <w:rPr>
          <w:rFonts w:eastAsiaTheme="minorEastAsia"/>
          <w:i w:val="0"/>
          <w:iCs w:val="0"/>
        </w:rPr>
        <w:fldChar w:fldCharType="end"/>
      </w:r>
      <w:r>
        <w:rPr>
          <w:rFonts w:eastAsiaTheme="minorEastAsia"/>
          <w:i w:val="0"/>
          <w:iCs w:val="0"/>
        </w:rPr>
        <w:fldChar w:fldCharType="end"/>
      </w:r>
    </w:p>
    <w:p w14:paraId="21AB3F21">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"_Toc126237215" </w:instrText>
      </w:r>
      <w:r>
        <w:rPr>
          <w:i w:val="0"/>
          <w:iCs w:val="0"/>
        </w:rPr>
        <w:fldChar w:fldCharType="separate"/>
      </w:r>
      <w:r>
        <w:rPr>
          <w:rStyle w:val="100"/>
          <w:rFonts w:eastAsiaTheme="minorEastAsia"/>
          <w:i w:val="0"/>
          <w:iCs w:val="0"/>
        </w:rPr>
        <w:t xml:space="preserve">1.9 </w:t>
      </w:r>
      <w:r>
        <w:rPr>
          <w:rStyle w:val="100"/>
          <w:rFonts w:hint="eastAsia" w:eastAsiaTheme="minorEastAsia"/>
          <w:i w:val="0"/>
          <w:iCs w:val="0"/>
        </w:rPr>
        <w:t>指导原则</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_Toc126237215 \h </w:instrText>
      </w:r>
      <w:r>
        <w:rPr>
          <w:rFonts w:eastAsiaTheme="minorEastAsia"/>
          <w:i w:val="0"/>
          <w:iCs w:val="0"/>
        </w:rPr>
        <w:fldChar w:fldCharType="separate"/>
      </w:r>
      <w:r>
        <w:rPr>
          <w:rFonts w:eastAsiaTheme="minorEastAsia"/>
          <w:i w:val="0"/>
          <w:iCs w:val="0"/>
        </w:rPr>
        <w:t>20</w:t>
      </w:r>
      <w:r>
        <w:rPr>
          <w:rFonts w:eastAsiaTheme="minorEastAsia"/>
          <w:i w:val="0"/>
          <w:iCs w:val="0"/>
        </w:rPr>
        <w:fldChar w:fldCharType="end"/>
      </w:r>
      <w:r>
        <w:rPr>
          <w:rFonts w:eastAsiaTheme="minorEastAsia"/>
          <w:i w:val="0"/>
          <w:iCs w:val="0"/>
        </w:rPr>
        <w:fldChar w:fldCharType="end"/>
      </w:r>
    </w:p>
    <w:p w14:paraId="41A18FF5">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"_Toc126237216" </w:instrText>
      </w:r>
      <w:r>
        <w:rPr>
          <w:i w:val="0"/>
          <w:iCs w:val="0"/>
        </w:rPr>
        <w:fldChar w:fldCharType="separate"/>
      </w:r>
      <w:r>
        <w:rPr>
          <w:rStyle w:val="100"/>
          <w:rFonts w:eastAsiaTheme="minorEastAsia"/>
          <w:i w:val="0"/>
          <w:iCs w:val="0"/>
        </w:rPr>
        <w:t xml:space="preserve">1.10 </w:t>
      </w:r>
      <w:r>
        <w:rPr>
          <w:rStyle w:val="100"/>
          <w:rFonts w:hint="eastAsia" w:eastAsiaTheme="minorEastAsia"/>
          <w:i w:val="0"/>
          <w:iCs w:val="0"/>
        </w:rPr>
        <w:t>质量保证</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_Toc126237216 \h </w:instrText>
      </w:r>
      <w:r>
        <w:rPr>
          <w:rFonts w:eastAsiaTheme="minorEastAsia"/>
          <w:i w:val="0"/>
          <w:iCs w:val="0"/>
        </w:rPr>
        <w:fldChar w:fldCharType="separate"/>
      </w:r>
      <w:r>
        <w:rPr>
          <w:rFonts w:eastAsiaTheme="minorEastAsia"/>
          <w:i w:val="0"/>
          <w:iCs w:val="0"/>
        </w:rPr>
        <w:t>20</w:t>
      </w:r>
      <w:r>
        <w:rPr>
          <w:rFonts w:eastAsiaTheme="minorEastAsia"/>
          <w:i w:val="0"/>
          <w:iCs w:val="0"/>
        </w:rPr>
        <w:fldChar w:fldCharType="end"/>
      </w:r>
      <w:r>
        <w:rPr>
          <w:rFonts w:eastAsiaTheme="minorEastAsia"/>
          <w:i w:val="0"/>
          <w:iCs w:val="0"/>
        </w:rPr>
        <w:fldChar w:fldCharType="end"/>
      </w:r>
    </w:p>
    <w:p w14:paraId="6E1C81F8">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"_Toc126237217" </w:instrText>
      </w:r>
      <w:r>
        <w:rPr>
          <w:i w:val="0"/>
          <w:iCs w:val="0"/>
        </w:rPr>
        <w:fldChar w:fldCharType="separate"/>
      </w:r>
      <w:r>
        <w:rPr>
          <w:rStyle w:val="100"/>
          <w:rFonts w:eastAsiaTheme="minorEastAsia"/>
          <w:i w:val="0"/>
          <w:iCs w:val="0"/>
        </w:rPr>
        <w:t xml:space="preserve">1.11 </w:t>
      </w:r>
      <w:r>
        <w:rPr>
          <w:rStyle w:val="100"/>
          <w:rFonts w:hint="eastAsia" w:eastAsiaTheme="minorEastAsia"/>
          <w:i w:val="0"/>
          <w:iCs w:val="0"/>
        </w:rPr>
        <w:t>多场所研究（若有）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_Toc126237217 \h </w:instrText>
      </w:r>
      <w:r>
        <w:rPr>
          <w:rFonts w:eastAsiaTheme="minorEastAsia"/>
          <w:i w:val="0"/>
          <w:iCs w:val="0"/>
        </w:rPr>
        <w:fldChar w:fldCharType="separate"/>
      </w:r>
      <w:r>
        <w:rPr>
          <w:rFonts w:eastAsiaTheme="minorEastAsia"/>
          <w:i w:val="0"/>
          <w:iCs w:val="0"/>
        </w:rPr>
        <w:t>21</w:t>
      </w:r>
      <w:r>
        <w:rPr>
          <w:rFonts w:eastAsiaTheme="minorEastAsia"/>
          <w:i w:val="0"/>
          <w:iCs w:val="0"/>
        </w:rPr>
        <w:fldChar w:fldCharType="end"/>
      </w:r>
      <w:r>
        <w:rPr>
          <w:rFonts w:eastAsiaTheme="minorEastAsia"/>
          <w:i w:val="0"/>
          <w:iCs w:val="0"/>
        </w:rPr>
        <w:fldChar w:fldCharType="end"/>
      </w:r>
    </w:p>
    <w:p w14:paraId="56B2EA5F">
      <w:pPr>
        <w:pStyle w:val="74"/>
        <w:rPr>
          <w:rFonts w:eastAsiaTheme="minorEastAsia"/>
          <w:i w:val="0"/>
          <w:iCs w:val="0"/>
          <w:color w:val="auto"/>
          <w:sz w:val="21"/>
          <w:szCs w:val="22"/>
        </w:rPr>
      </w:pPr>
      <w:r>
        <w:rPr>
          <w:i w:val="0"/>
          <w:iCs w:val="0"/>
        </w:rPr>
        <w:fldChar w:fldCharType="begin"/>
      </w:r>
      <w:r>
        <w:rPr>
          <w:i w:val="0"/>
          <w:iCs w:val="0"/>
        </w:rPr>
        <w:instrText xml:space="preserve"> HYPERLINK \l "_Toc126237218" </w:instrText>
      </w:r>
      <w:r>
        <w:rPr>
          <w:i w:val="0"/>
          <w:iCs w:val="0"/>
        </w:rPr>
        <w:fldChar w:fldCharType="separate"/>
      </w:r>
      <w:r>
        <w:rPr>
          <w:rStyle w:val="100"/>
          <w:rFonts w:eastAsiaTheme="minorEastAsia"/>
          <w:bCs/>
          <w:i w:val="0"/>
          <w:iCs w:val="0"/>
        </w:rPr>
        <w:t>1.12</w:t>
      </w:r>
      <w:r>
        <w:rPr>
          <w:rStyle w:val="100"/>
          <w:rFonts w:eastAsiaTheme="minorEastAsia"/>
          <w:i w:val="0"/>
          <w:iCs w:val="0"/>
        </w:rPr>
        <w:t xml:space="preserve"> </w:t>
      </w:r>
      <w:r>
        <w:rPr>
          <w:rStyle w:val="100"/>
          <w:rFonts w:hint="eastAsia" w:eastAsiaTheme="minorEastAsia"/>
          <w:i w:val="0"/>
          <w:iCs w:val="0"/>
        </w:rPr>
        <w:t>研究日期</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_Toc126237218 \h </w:instrText>
      </w:r>
      <w:r>
        <w:rPr>
          <w:rFonts w:eastAsiaTheme="minorEastAsia"/>
          <w:i w:val="0"/>
          <w:iCs w:val="0"/>
        </w:rPr>
        <w:fldChar w:fldCharType="separate"/>
      </w:r>
      <w:r>
        <w:rPr>
          <w:rFonts w:eastAsiaTheme="minorEastAsia"/>
          <w:i w:val="0"/>
          <w:iCs w:val="0"/>
        </w:rPr>
        <w:t>22</w:t>
      </w:r>
      <w:r>
        <w:rPr>
          <w:rFonts w:eastAsiaTheme="minorEastAsia"/>
          <w:i w:val="0"/>
          <w:iCs w:val="0"/>
        </w:rPr>
        <w:fldChar w:fldCharType="end"/>
      </w:r>
      <w:r>
        <w:rPr>
          <w:rFonts w:eastAsiaTheme="minorEastAsia"/>
          <w:i w:val="0"/>
          <w:iCs w:val="0"/>
        </w:rPr>
        <w:fldChar w:fldCharType="end"/>
      </w:r>
    </w:p>
    <w:p w14:paraId="28D63247">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"_Toc126237219" </w:instrText>
      </w:r>
      <w:r>
        <w:rPr>
          <w:i w:val="0"/>
          <w:iCs w:val="0"/>
        </w:rPr>
        <w:fldChar w:fldCharType="separate"/>
      </w:r>
      <w:r>
        <w:rPr>
          <w:rStyle w:val="100"/>
          <w:rFonts w:eastAsiaTheme="minorEastAsia"/>
          <w:i w:val="0"/>
          <w:iCs w:val="0"/>
          <w:kern w:val="44"/>
        </w:rPr>
        <w:t xml:space="preserve">2 </w:t>
      </w:r>
      <w:r>
        <w:rPr>
          <w:rStyle w:val="100"/>
          <w:rFonts w:hint="eastAsia" w:eastAsiaTheme="minorEastAsia"/>
          <w:i w:val="0"/>
          <w:iCs w:val="0"/>
          <w:kern w:val="44"/>
        </w:rPr>
        <w:t>试验材料</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_Toc126237219 \h </w:instrText>
      </w:r>
      <w:r>
        <w:rPr>
          <w:rFonts w:eastAsiaTheme="minorEastAsia"/>
          <w:i w:val="0"/>
          <w:iCs w:val="0"/>
        </w:rPr>
        <w:fldChar w:fldCharType="separate"/>
      </w:r>
      <w:r>
        <w:rPr>
          <w:rFonts w:eastAsiaTheme="minorEastAsia"/>
          <w:i w:val="0"/>
          <w:iCs w:val="0"/>
        </w:rPr>
        <w:t>23</w:t>
      </w:r>
      <w:r>
        <w:rPr>
          <w:rFonts w:eastAsiaTheme="minorEastAsia"/>
          <w:i w:val="0"/>
          <w:iCs w:val="0"/>
        </w:rPr>
        <w:fldChar w:fldCharType="end"/>
      </w:r>
      <w:r>
        <w:rPr>
          <w:rFonts w:eastAsiaTheme="minorEastAsia"/>
          <w:i w:val="0"/>
          <w:iCs w:val="0"/>
        </w:rPr>
        <w:fldChar w:fldCharType="end"/>
      </w:r>
    </w:p>
    <w:p w14:paraId="3C53999F">
      <w:pPr>
        <w:pStyle w:val="74"/>
        <w:rPr>
          <w:rFonts w:eastAsiaTheme="minorEastAsia"/>
          <w:i w:val="0"/>
          <w:iCs w:val="0"/>
          <w:color w:val="auto"/>
          <w:sz w:val="21"/>
          <w:szCs w:val="22"/>
        </w:rPr>
      </w:pPr>
      <w:r>
        <w:rPr>
          <w:i w:val="0"/>
          <w:iCs w:val="0"/>
        </w:rPr>
        <w:fldChar w:fldCharType="begin"/>
      </w:r>
      <w:r>
        <w:rPr>
          <w:i w:val="0"/>
          <w:iCs w:val="0"/>
        </w:rPr>
        <w:instrText xml:space="preserve"> HYPERLINK \l "_Toc126237220" </w:instrText>
      </w:r>
      <w:r>
        <w:rPr>
          <w:i w:val="0"/>
          <w:iCs w:val="0"/>
        </w:rPr>
        <w:fldChar w:fldCharType="separate"/>
      </w:r>
      <w:r>
        <w:rPr>
          <w:rStyle w:val="100"/>
          <w:rFonts w:eastAsiaTheme="minorEastAsia"/>
          <w:i w:val="0"/>
          <w:iCs w:val="0"/>
        </w:rPr>
        <w:t xml:space="preserve">2.1 </w:t>
      </w:r>
      <w:r>
        <w:rPr>
          <w:rStyle w:val="100"/>
          <w:rFonts w:hint="eastAsia" w:eastAsiaTheme="minorEastAsia"/>
          <w:i w:val="0"/>
          <w:iCs w:val="0"/>
        </w:rPr>
        <w:t>受试物</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_Toc126237220 \h </w:instrText>
      </w:r>
      <w:r>
        <w:rPr>
          <w:rFonts w:eastAsiaTheme="minorEastAsia"/>
          <w:i w:val="0"/>
          <w:iCs w:val="0"/>
        </w:rPr>
        <w:fldChar w:fldCharType="separate"/>
      </w:r>
      <w:r>
        <w:rPr>
          <w:rFonts w:eastAsiaTheme="minorEastAsia"/>
          <w:i w:val="0"/>
          <w:iCs w:val="0"/>
        </w:rPr>
        <w:t>23</w:t>
      </w:r>
      <w:r>
        <w:rPr>
          <w:rFonts w:eastAsiaTheme="minorEastAsia"/>
          <w:i w:val="0"/>
          <w:iCs w:val="0"/>
        </w:rPr>
        <w:fldChar w:fldCharType="end"/>
      </w:r>
      <w:r>
        <w:rPr>
          <w:rFonts w:eastAsiaTheme="minorEastAsia"/>
          <w:i w:val="0"/>
          <w:iCs w:val="0"/>
        </w:rPr>
        <w:fldChar w:fldCharType="end"/>
      </w:r>
    </w:p>
    <w:p w14:paraId="6E393BB4">
      <w:pPr>
        <w:pStyle w:val="74"/>
        <w:rPr>
          <w:rFonts w:eastAsiaTheme="minorEastAsia"/>
          <w:i w:val="0"/>
          <w:iCs w:val="0"/>
          <w:color w:val="auto"/>
          <w:sz w:val="21"/>
          <w:szCs w:val="22"/>
        </w:rPr>
      </w:pPr>
      <w:r>
        <w:rPr>
          <w:i w:val="0"/>
          <w:iCs w:val="0"/>
        </w:rPr>
        <w:fldChar w:fldCharType="begin"/>
      </w:r>
      <w:r>
        <w:rPr>
          <w:i w:val="0"/>
          <w:iCs w:val="0"/>
        </w:rPr>
        <w:instrText xml:space="preserve"> HYPERLINK \l "_Toc126237221" </w:instrText>
      </w:r>
      <w:r>
        <w:rPr>
          <w:i w:val="0"/>
          <w:iCs w:val="0"/>
        </w:rPr>
        <w:fldChar w:fldCharType="separate"/>
      </w:r>
      <w:r>
        <w:rPr>
          <w:rStyle w:val="100"/>
          <w:rFonts w:eastAsiaTheme="minorEastAsia"/>
          <w:i w:val="0"/>
          <w:iCs w:val="0"/>
        </w:rPr>
        <w:t xml:space="preserve">2.2 </w:t>
      </w:r>
      <w:r>
        <w:rPr>
          <w:rStyle w:val="100"/>
          <w:rFonts w:hint="eastAsia" w:eastAsiaTheme="minorEastAsia"/>
          <w:i w:val="0"/>
          <w:iCs w:val="0"/>
        </w:rPr>
        <w:t>溶剂对照品</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_Toc126237221 \h </w:instrText>
      </w:r>
      <w:r>
        <w:rPr>
          <w:rFonts w:eastAsiaTheme="minorEastAsia"/>
          <w:i w:val="0"/>
          <w:iCs w:val="0"/>
        </w:rPr>
        <w:fldChar w:fldCharType="separate"/>
      </w:r>
      <w:r>
        <w:rPr>
          <w:rFonts w:eastAsiaTheme="minorEastAsia"/>
          <w:i w:val="0"/>
          <w:iCs w:val="0"/>
        </w:rPr>
        <w:t>24</w:t>
      </w:r>
      <w:r>
        <w:rPr>
          <w:rFonts w:eastAsiaTheme="minorEastAsia"/>
          <w:i w:val="0"/>
          <w:iCs w:val="0"/>
        </w:rPr>
        <w:fldChar w:fldCharType="end"/>
      </w:r>
      <w:r>
        <w:rPr>
          <w:rFonts w:eastAsiaTheme="minorEastAsia"/>
          <w:i w:val="0"/>
          <w:iCs w:val="0"/>
        </w:rPr>
        <w:fldChar w:fldCharType="end"/>
      </w:r>
    </w:p>
    <w:p w14:paraId="24B46B84">
      <w:pPr>
        <w:pStyle w:val="74"/>
        <w:rPr>
          <w:rFonts w:eastAsiaTheme="minorEastAsia"/>
          <w:i w:val="0"/>
          <w:iCs w:val="0"/>
          <w:color w:val="auto"/>
          <w:sz w:val="21"/>
          <w:szCs w:val="22"/>
        </w:rPr>
      </w:pPr>
      <w:r>
        <w:rPr>
          <w:i w:val="0"/>
          <w:iCs w:val="0"/>
        </w:rPr>
        <w:fldChar w:fldCharType="begin"/>
      </w:r>
      <w:r>
        <w:rPr>
          <w:i w:val="0"/>
          <w:iCs w:val="0"/>
        </w:rPr>
        <w:instrText xml:space="preserve">HYPERLINK \l "_Toc126237222"</w:instrText>
      </w:r>
      <w:r>
        <w:rPr>
          <w:i w:val="0"/>
          <w:iCs w:val="0"/>
        </w:rPr>
        <w:fldChar w:fldCharType="separate"/>
      </w:r>
      <w:r>
        <w:rPr>
          <w:rStyle w:val="100"/>
          <w:rFonts w:eastAsiaTheme="minorEastAsia"/>
          <w:i w:val="0"/>
          <w:iCs w:val="0"/>
        </w:rPr>
        <w:t xml:space="preserve">2.3 </w:t>
      </w:r>
      <w:r>
        <w:rPr>
          <w:rStyle w:val="100"/>
          <w:rFonts w:hint="eastAsia" w:eastAsiaTheme="minorEastAsia"/>
          <w:i w:val="0"/>
          <w:iCs w:val="0"/>
        </w:rPr>
        <w:t>留样</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_Toc126237222 \h </w:instrText>
      </w:r>
      <w:r>
        <w:rPr>
          <w:rFonts w:eastAsiaTheme="minorEastAsia"/>
          <w:i w:val="0"/>
          <w:iCs w:val="0"/>
        </w:rPr>
        <w:fldChar w:fldCharType="separate"/>
      </w:r>
      <w:r>
        <w:rPr>
          <w:rFonts w:eastAsiaTheme="minorEastAsia"/>
          <w:i w:val="0"/>
          <w:iCs w:val="0"/>
        </w:rPr>
        <w:t>26</w:t>
      </w:r>
      <w:r>
        <w:rPr>
          <w:rFonts w:eastAsiaTheme="minorEastAsia"/>
          <w:i w:val="0"/>
          <w:iCs w:val="0"/>
        </w:rPr>
        <w:fldChar w:fldCharType="end"/>
      </w:r>
      <w:r>
        <w:rPr>
          <w:i w:val="0"/>
          <w:iCs w:val="0"/>
        </w:rPr>
        <w:fldChar w:fldCharType="end"/>
      </w:r>
    </w:p>
    <w:p w14:paraId="388D7BFF">
      <w:pPr>
        <w:pStyle w:val="74"/>
        <w:rPr>
          <w:rFonts w:eastAsiaTheme="minorEastAsia"/>
          <w:i w:val="0"/>
          <w:iCs w:val="0"/>
          <w:color w:val="auto"/>
          <w:sz w:val="21"/>
          <w:szCs w:val="22"/>
        </w:rPr>
      </w:pPr>
      <w:r>
        <w:rPr>
          <w:i w:val="0"/>
          <w:iCs w:val="0"/>
        </w:rPr>
        <w:fldChar w:fldCharType="begin"/>
      </w:r>
      <w:r>
        <w:rPr>
          <w:i w:val="0"/>
          <w:iCs w:val="0"/>
        </w:rPr>
        <w:instrText xml:space="preserve">HYPERLINK \l "_Toc126237223"</w:instrText>
      </w:r>
      <w:r>
        <w:rPr>
          <w:i w:val="0"/>
          <w:iCs w:val="0"/>
        </w:rPr>
        <w:fldChar w:fldCharType="separate"/>
      </w:r>
      <w:r>
        <w:rPr>
          <w:rStyle w:val="100"/>
          <w:rFonts w:eastAsiaTheme="minorEastAsia"/>
          <w:i w:val="0"/>
          <w:iCs w:val="0"/>
        </w:rPr>
        <w:t xml:space="preserve">2.4 </w:t>
      </w:r>
      <w:r>
        <w:rPr>
          <w:rStyle w:val="100"/>
          <w:rFonts w:hint="eastAsia" w:eastAsiaTheme="minorEastAsia"/>
          <w:i w:val="0"/>
          <w:iCs w:val="0"/>
        </w:rPr>
        <w:t>给药制剂分析</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_Toc126237223 \h </w:instrText>
      </w:r>
      <w:r>
        <w:rPr>
          <w:rFonts w:eastAsiaTheme="minorEastAsia"/>
          <w:i w:val="0"/>
          <w:iCs w:val="0"/>
        </w:rPr>
        <w:fldChar w:fldCharType="separate"/>
      </w:r>
      <w:r>
        <w:rPr>
          <w:rFonts w:eastAsiaTheme="minorEastAsia"/>
          <w:i w:val="0"/>
          <w:iCs w:val="0"/>
        </w:rPr>
        <w:t>26</w:t>
      </w:r>
      <w:r>
        <w:rPr>
          <w:rFonts w:eastAsiaTheme="minorEastAsia"/>
          <w:i w:val="0"/>
          <w:iCs w:val="0"/>
        </w:rPr>
        <w:fldChar w:fldCharType="end"/>
      </w:r>
      <w:r>
        <w:rPr>
          <w:i w:val="0"/>
          <w:iCs w:val="0"/>
        </w:rPr>
        <w:fldChar w:fldCharType="end"/>
      </w:r>
    </w:p>
    <w:p w14:paraId="26DAC5B2">
      <w:pPr>
        <w:pStyle w:val="74"/>
        <w:rPr>
          <w:rFonts w:eastAsiaTheme="minorEastAsia"/>
          <w:i w:val="0"/>
          <w:iCs w:val="0"/>
          <w:color w:val="auto"/>
          <w:sz w:val="21"/>
          <w:szCs w:val="22"/>
        </w:rPr>
      </w:pPr>
      <w:r>
        <w:rPr>
          <w:i w:val="0"/>
          <w:iCs w:val="0"/>
        </w:rPr>
        <w:fldChar w:fldCharType="begin"/>
      </w:r>
      <w:r>
        <w:rPr>
          <w:i w:val="0"/>
          <w:iCs w:val="0"/>
        </w:rPr>
        <w:instrText xml:space="preserve"> HYPERLINK \l "_Toc126237224" </w:instrText>
      </w:r>
      <w:r>
        <w:rPr>
          <w:i w:val="0"/>
          <w:iCs w:val="0"/>
        </w:rPr>
        <w:fldChar w:fldCharType="separate"/>
      </w:r>
      <w:r>
        <w:rPr>
          <w:rStyle w:val="100"/>
          <w:rFonts w:eastAsiaTheme="minorEastAsia"/>
          <w:i w:val="0"/>
          <w:iCs w:val="0"/>
        </w:rPr>
        <w:t xml:space="preserve">2.5 </w:t>
      </w:r>
      <w:r>
        <w:rPr>
          <w:rStyle w:val="100"/>
          <w:rFonts w:hint="eastAsia" w:eastAsiaTheme="minorEastAsia"/>
          <w:i w:val="0"/>
          <w:iCs w:val="0"/>
        </w:rPr>
        <w:t>其他主要试剂（如有）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_Toc126237224 \h </w:instrText>
      </w:r>
      <w:r>
        <w:rPr>
          <w:rFonts w:eastAsiaTheme="minorEastAsia"/>
          <w:i w:val="0"/>
          <w:iCs w:val="0"/>
        </w:rPr>
        <w:fldChar w:fldCharType="separate"/>
      </w:r>
      <w:r>
        <w:rPr>
          <w:rFonts w:eastAsiaTheme="minorEastAsia"/>
          <w:i w:val="0"/>
          <w:iCs w:val="0"/>
        </w:rPr>
        <w:t>26</w:t>
      </w:r>
      <w:r>
        <w:rPr>
          <w:rFonts w:eastAsiaTheme="minorEastAsia"/>
          <w:i w:val="0"/>
          <w:iCs w:val="0"/>
        </w:rPr>
        <w:fldChar w:fldCharType="end"/>
      </w:r>
      <w:r>
        <w:rPr>
          <w:rFonts w:eastAsiaTheme="minorEastAsia"/>
          <w:i w:val="0"/>
          <w:iCs w:val="0"/>
        </w:rPr>
        <w:fldChar w:fldCharType="end"/>
      </w:r>
    </w:p>
    <w:p w14:paraId="31DF1242">
      <w:pPr>
        <w:pStyle w:val="74"/>
        <w:rPr>
          <w:rFonts w:eastAsiaTheme="minorEastAsia"/>
          <w:i w:val="0"/>
          <w:iCs w:val="0"/>
          <w:color w:val="auto"/>
          <w:sz w:val="21"/>
          <w:szCs w:val="22"/>
        </w:rPr>
      </w:pPr>
      <w:r>
        <w:rPr>
          <w:i w:val="0"/>
          <w:iCs w:val="0"/>
        </w:rPr>
        <w:fldChar w:fldCharType="begin"/>
      </w:r>
      <w:r>
        <w:rPr>
          <w:i w:val="0"/>
          <w:iCs w:val="0"/>
        </w:rPr>
        <w:instrText xml:space="preserve"> HYPERLINK \l "_Toc126237225" </w:instrText>
      </w:r>
      <w:r>
        <w:rPr>
          <w:i w:val="0"/>
          <w:iCs w:val="0"/>
        </w:rPr>
        <w:fldChar w:fldCharType="separate"/>
      </w:r>
      <w:r>
        <w:rPr>
          <w:rStyle w:val="100"/>
          <w:rFonts w:eastAsiaTheme="minorEastAsia"/>
          <w:i w:val="0"/>
          <w:iCs w:val="0"/>
        </w:rPr>
        <w:t xml:space="preserve">2.6 </w:t>
      </w:r>
      <w:r>
        <w:rPr>
          <w:rStyle w:val="100"/>
          <w:rFonts w:hint="eastAsia" w:eastAsiaTheme="minorEastAsia"/>
          <w:i w:val="0"/>
          <w:iCs w:val="0"/>
        </w:rPr>
        <w:t>试验系统</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_Toc126237225 \h </w:instrText>
      </w:r>
      <w:r>
        <w:rPr>
          <w:rFonts w:eastAsiaTheme="minorEastAsia"/>
          <w:i w:val="0"/>
          <w:iCs w:val="0"/>
        </w:rPr>
        <w:fldChar w:fldCharType="separate"/>
      </w:r>
      <w:r>
        <w:rPr>
          <w:rFonts w:eastAsiaTheme="minorEastAsia"/>
          <w:i w:val="0"/>
          <w:iCs w:val="0"/>
        </w:rPr>
        <w:t>26</w:t>
      </w:r>
      <w:r>
        <w:rPr>
          <w:rFonts w:eastAsiaTheme="minorEastAsia"/>
          <w:i w:val="0"/>
          <w:iCs w:val="0"/>
        </w:rPr>
        <w:fldChar w:fldCharType="end"/>
      </w:r>
      <w:r>
        <w:rPr>
          <w:rFonts w:eastAsiaTheme="minorEastAsia"/>
          <w:i w:val="0"/>
          <w:iCs w:val="0"/>
        </w:rPr>
        <w:fldChar w:fldCharType="end"/>
      </w:r>
    </w:p>
    <w:p w14:paraId="55CC4A96">
      <w:pPr>
        <w:pStyle w:val="74"/>
        <w:rPr>
          <w:rFonts w:eastAsiaTheme="minorEastAsia"/>
          <w:i w:val="0"/>
          <w:iCs w:val="0"/>
          <w:color w:val="auto"/>
          <w:sz w:val="21"/>
          <w:szCs w:val="22"/>
        </w:rPr>
      </w:pPr>
      <w:r>
        <w:rPr>
          <w:i w:val="0"/>
          <w:iCs w:val="0"/>
        </w:rPr>
        <w:fldChar w:fldCharType="begin"/>
      </w:r>
      <w:r>
        <w:rPr>
          <w:i w:val="0"/>
          <w:iCs w:val="0"/>
        </w:rPr>
        <w:instrText xml:space="preserve">HYPERLINK \l "_Toc126237308"</w:instrText>
      </w:r>
      <w:r>
        <w:rPr>
          <w:i w:val="0"/>
          <w:iCs w:val="0"/>
        </w:rPr>
        <w:fldChar w:fldCharType="separate"/>
      </w:r>
      <w:r>
        <w:rPr>
          <w:rStyle w:val="100"/>
          <w:rFonts w:eastAsiaTheme="minorEastAsia"/>
          <w:i w:val="0"/>
          <w:iCs w:val="0"/>
        </w:rPr>
        <w:t xml:space="preserve">2.7 </w:t>
      </w:r>
      <w:r>
        <w:rPr>
          <w:rStyle w:val="100"/>
          <w:rFonts w:hint="eastAsia" w:eastAsiaTheme="minorEastAsia"/>
          <w:i w:val="0"/>
          <w:iCs w:val="0"/>
        </w:rPr>
        <w:t>主要软件</w:t>
      </w:r>
      <w:r>
        <w:rPr>
          <w:rStyle w:val="100"/>
          <w:rFonts w:eastAsiaTheme="minorEastAsia"/>
          <w:i w:val="0"/>
          <w:iCs w:val="0"/>
        </w:rPr>
        <w:t>/</w:t>
      </w:r>
      <w:r>
        <w:rPr>
          <w:rStyle w:val="100"/>
          <w:rFonts w:hint="eastAsia" w:eastAsiaTheme="minorEastAsia"/>
          <w:i w:val="0"/>
          <w:iCs w:val="0"/>
        </w:rPr>
        <w:t>数据系统</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_Toc126237308 \h </w:instrText>
      </w:r>
      <w:r>
        <w:rPr>
          <w:rFonts w:eastAsiaTheme="minorEastAsia"/>
          <w:i w:val="0"/>
          <w:iCs w:val="0"/>
        </w:rPr>
        <w:fldChar w:fldCharType="separate"/>
      </w:r>
      <w:r>
        <w:rPr>
          <w:rFonts w:eastAsiaTheme="minorEastAsia"/>
          <w:i w:val="0"/>
          <w:iCs w:val="0"/>
        </w:rPr>
        <w:t>31</w:t>
      </w:r>
      <w:r>
        <w:rPr>
          <w:rFonts w:eastAsiaTheme="minorEastAsia"/>
          <w:i w:val="0"/>
          <w:iCs w:val="0"/>
        </w:rPr>
        <w:fldChar w:fldCharType="end"/>
      </w:r>
      <w:r>
        <w:rPr>
          <w:i w:val="0"/>
          <w:iCs w:val="0"/>
        </w:rPr>
        <w:fldChar w:fldCharType="end"/>
      </w:r>
    </w:p>
    <w:p w14:paraId="195649D1">
      <w:pPr>
        <w:pStyle w:val="59"/>
        <w:rPr>
          <w:rFonts w:eastAsiaTheme="minorEastAsia"/>
          <w:b w:val="0"/>
          <w:bCs w:val="0"/>
          <w:i w:val="0"/>
          <w:iCs w:val="0"/>
          <w:color w:val="auto"/>
          <w:sz w:val="21"/>
          <w:szCs w:val="22"/>
        </w:rPr>
      </w:pPr>
      <w:r>
        <w:rPr>
          <w:i w:val="0"/>
          <w:iCs w:val="0"/>
        </w:rPr>
        <w:fldChar w:fldCharType="begin"/>
      </w:r>
      <w:r>
        <w:rPr>
          <w:i w:val="0"/>
          <w:iCs w:val="0"/>
        </w:rPr>
        <w:instrText xml:space="preserve">HYPERLINK \l "_Toc126237309"</w:instrText>
      </w:r>
      <w:r>
        <w:rPr>
          <w:i w:val="0"/>
          <w:iCs w:val="0"/>
        </w:rPr>
        <w:fldChar w:fldCharType="separate"/>
      </w:r>
      <w:r>
        <w:rPr>
          <w:rStyle w:val="100"/>
          <w:rFonts w:eastAsiaTheme="minorEastAsia"/>
          <w:i w:val="0"/>
          <w:iCs w:val="0"/>
          <w:kern w:val="44"/>
        </w:rPr>
        <w:t xml:space="preserve">3 </w:t>
      </w:r>
      <w:r>
        <w:rPr>
          <w:rStyle w:val="100"/>
          <w:rFonts w:hint="eastAsia" w:eastAsiaTheme="minorEastAsia"/>
          <w:i w:val="0"/>
          <w:iCs w:val="0"/>
          <w:kern w:val="44"/>
        </w:rPr>
        <w:t>试验方法和观察指标</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_Toc126237309 \h </w:instrText>
      </w:r>
      <w:r>
        <w:rPr>
          <w:rFonts w:eastAsiaTheme="minorEastAsia"/>
          <w:i w:val="0"/>
          <w:iCs w:val="0"/>
        </w:rPr>
        <w:fldChar w:fldCharType="separate"/>
      </w:r>
      <w:r>
        <w:rPr>
          <w:rFonts w:eastAsiaTheme="minorEastAsia"/>
          <w:i w:val="0"/>
          <w:iCs w:val="0"/>
        </w:rPr>
        <w:t>32</w:t>
      </w:r>
      <w:r>
        <w:rPr>
          <w:rFonts w:eastAsiaTheme="minorEastAsia"/>
          <w:i w:val="0"/>
          <w:iCs w:val="0"/>
        </w:rPr>
        <w:fldChar w:fldCharType="end"/>
      </w:r>
      <w:r>
        <w:rPr>
          <w:i w:val="0"/>
          <w:iCs w:val="0"/>
        </w:rPr>
        <w:fldChar w:fldCharType="end"/>
      </w:r>
    </w:p>
    <w:p w14:paraId="1E5A8AEE">
      <w:pPr>
        <w:pStyle w:val="74"/>
        <w:rPr>
          <w:rFonts w:eastAsiaTheme="minorEastAsia"/>
          <w:i w:val="0"/>
          <w:iCs w:val="0"/>
          <w:color w:val="auto"/>
          <w:sz w:val="21"/>
          <w:szCs w:val="22"/>
        </w:rPr>
      </w:pPr>
      <w:r>
        <w:rPr>
          <w:i w:val="0"/>
          <w:iCs w:val="0"/>
        </w:rPr>
        <w:fldChar w:fldCharType="begin"/>
      </w:r>
      <w:r>
        <w:rPr>
          <w:i w:val="0"/>
          <w:iCs w:val="0"/>
        </w:rPr>
        <w:instrText xml:space="preserve">HYPERLINK \l "_Toc126237310"</w:instrText>
      </w:r>
      <w:r>
        <w:rPr>
          <w:i w:val="0"/>
          <w:iCs w:val="0"/>
        </w:rPr>
        <w:fldChar w:fldCharType="separate"/>
      </w:r>
      <w:r>
        <w:rPr>
          <w:rStyle w:val="100"/>
          <w:rFonts w:eastAsiaTheme="minorEastAsia"/>
          <w:i w:val="0"/>
          <w:iCs w:val="0"/>
        </w:rPr>
        <w:t xml:space="preserve">3.1 </w:t>
      </w:r>
      <w:r>
        <w:rPr>
          <w:rStyle w:val="100"/>
          <w:rFonts w:hint="eastAsia" w:eastAsiaTheme="minorEastAsia"/>
          <w:i w:val="0"/>
          <w:iCs w:val="0"/>
        </w:rPr>
        <w:t>试验方法</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_Toc126237310 \h </w:instrText>
      </w:r>
      <w:r>
        <w:rPr>
          <w:rFonts w:eastAsiaTheme="minorEastAsia"/>
          <w:i w:val="0"/>
          <w:iCs w:val="0"/>
        </w:rPr>
        <w:fldChar w:fldCharType="separate"/>
      </w:r>
      <w:r>
        <w:rPr>
          <w:rFonts w:eastAsiaTheme="minorEastAsia"/>
          <w:i w:val="0"/>
          <w:iCs w:val="0"/>
        </w:rPr>
        <w:t>32</w:t>
      </w:r>
      <w:r>
        <w:rPr>
          <w:rFonts w:eastAsiaTheme="minorEastAsia"/>
          <w:i w:val="0"/>
          <w:iCs w:val="0"/>
        </w:rPr>
        <w:fldChar w:fldCharType="end"/>
      </w:r>
      <w:r>
        <w:rPr>
          <w:i w:val="0"/>
          <w:iCs w:val="0"/>
        </w:rPr>
        <w:fldChar w:fldCharType="end"/>
      </w:r>
    </w:p>
    <w:p w14:paraId="12908230">
      <w:pPr>
        <w:pStyle w:val="74"/>
        <w:rPr>
          <w:rFonts w:eastAsiaTheme="minorEastAsia"/>
          <w:i w:val="0"/>
          <w:iCs w:val="0"/>
          <w:color w:val="auto"/>
          <w:sz w:val="21"/>
          <w:szCs w:val="22"/>
        </w:rPr>
      </w:pPr>
      <w:r>
        <w:rPr>
          <w:i w:val="0"/>
          <w:iCs w:val="0"/>
        </w:rPr>
        <w:fldChar w:fldCharType="begin"/>
      </w:r>
      <w:r>
        <w:rPr>
          <w:i w:val="0"/>
          <w:iCs w:val="0"/>
        </w:rPr>
        <w:instrText xml:space="preserve">HYPERLINK \l "_Toc126237311"</w:instrText>
      </w:r>
      <w:r>
        <w:rPr>
          <w:i w:val="0"/>
          <w:iCs w:val="0"/>
        </w:rPr>
        <w:fldChar w:fldCharType="separate"/>
      </w:r>
      <w:r>
        <w:rPr>
          <w:rStyle w:val="100"/>
          <w:rFonts w:eastAsiaTheme="minorEastAsia"/>
          <w:i w:val="0"/>
          <w:iCs w:val="0"/>
        </w:rPr>
        <w:t xml:space="preserve">3.2 </w:t>
      </w:r>
      <w:r>
        <w:rPr>
          <w:rStyle w:val="100"/>
          <w:rFonts w:hint="eastAsia" w:eastAsiaTheme="minorEastAsia"/>
          <w:i w:val="0"/>
          <w:iCs w:val="0"/>
        </w:rPr>
        <w:t>检测指标</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_Toc126237311 \h </w:instrText>
      </w:r>
      <w:r>
        <w:rPr>
          <w:rFonts w:eastAsiaTheme="minorEastAsia"/>
          <w:i w:val="0"/>
          <w:iCs w:val="0"/>
        </w:rPr>
        <w:fldChar w:fldCharType="separate"/>
      </w:r>
      <w:r>
        <w:rPr>
          <w:rFonts w:eastAsiaTheme="minorEastAsia"/>
          <w:i w:val="0"/>
          <w:iCs w:val="0"/>
        </w:rPr>
        <w:t>33</w:t>
      </w:r>
      <w:r>
        <w:rPr>
          <w:rFonts w:eastAsiaTheme="minorEastAsia"/>
          <w:i w:val="0"/>
          <w:iCs w:val="0"/>
        </w:rPr>
        <w:fldChar w:fldCharType="end"/>
      </w:r>
      <w:r>
        <w:rPr>
          <w:i w:val="0"/>
          <w:iCs w:val="0"/>
        </w:rPr>
        <w:fldChar w:fldCharType="end"/>
      </w:r>
    </w:p>
    <w:p w14:paraId="4CDF27FB">
      <w:pPr>
        <w:pStyle w:val="74"/>
        <w:rPr>
          <w:rFonts w:eastAsiaTheme="minorEastAsia"/>
          <w:i w:val="0"/>
          <w:iCs w:val="0"/>
          <w:color w:val="auto"/>
          <w:sz w:val="21"/>
          <w:szCs w:val="22"/>
        </w:rPr>
      </w:pPr>
      <w:r>
        <w:rPr>
          <w:i w:val="0"/>
          <w:iCs w:val="0"/>
        </w:rPr>
        <w:fldChar w:fldCharType="begin"/>
      </w:r>
      <w:r>
        <w:rPr>
          <w:i w:val="0"/>
          <w:iCs w:val="0"/>
        </w:rPr>
        <w:instrText xml:space="preserve">HYPERLINK \l "_Toc126237312"</w:instrText>
      </w:r>
      <w:r>
        <w:rPr>
          <w:i w:val="0"/>
          <w:iCs w:val="0"/>
        </w:rPr>
        <w:fldChar w:fldCharType="separate"/>
      </w:r>
      <w:r>
        <w:rPr>
          <w:rStyle w:val="100"/>
          <w:rFonts w:eastAsiaTheme="minorEastAsia"/>
          <w:i w:val="0"/>
          <w:iCs w:val="0"/>
        </w:rPr>
        <w:t xml:space="preserve">3.3 </w:t>
      </w:r>
      <w:r>
        <w:rPr>
          <w:rStyle w:val="100"/>
          <w:rFonts w:hint="eastAsia" w:eastAsiaTheme="minorEastAsia"/>
          <w:i w:val="0"/>
          <w:iCs w:val="0"/>
        </w:rPr>
        <w:t>数据采集</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_Toc126237312 \h </w:instrText>
      </w:r>
      <w:r>
        <w:rPr>
          <w:rFonts w:eastAsiaTheme="minorEastAsia"/>
          <w:i w:val="0"/>
          <w:iCs w:val="0"/>
        </w:rPr>
        <w:fldChar w:fldCharType="separate"/>
      </w:r>
      <w:r>
        <w:rPr>
          <w:rFonts w:eastAsiaTheme="minorEastAsia"/>
          <w:i w:val="0"/>
          <w:iCs w:val="0"/>
        </w:rPr>
        <w:t>45</w:t>
      </w:r>
      <w:r>
        <w:rPr>
          <w:rFonts w:eastAsiaTheme="minorEastAsia"/>
          <w:i w:val="0"/>
          <w:iCs w:val="0"/>
        </w:rPr>
        <w:fldChar w:fldCharType="end"/>
      </w:r>
      <w:r>
        <w:rPr>
          <w:i w:val="0"/>
          <w:iCs w:val="0"/>
        </w:rPr>
        <w:fldChar w:fldCharType="end"/>
      </w:r>
    </w:p>
    <w:p w14:paraId="280D9908">
      <w:pPr>
        <w:pStyle w:val="74"/>
        <w:rPr>
          <w:rFonts w:eastAsiaTheme="minorEastAsia"/>
          <w:i w:val="0"/>
          <w:iCs w:val="0"/>
          <w:color w:val="auto"/>
          <w:sz w:val="21"/>
          <w:szCs w:val="22"/>
        </w:rPr>
      </w:pPr>
      <w:r>
        <w:rPr>
          <w:i w:val="0"/>
          <w:iCs w:val="0"/>
        </w:rPr>
        <w:fldChar w:fldCharType="begin"/>
      </w:r>
      <w:r>
        <w:rPr>
          <w:i w:val="0"/>
          <w:iCs w:val="0"/>
        </w:rPr>
        <w:instrText xml:space="preserve">HYPERLINK \l "_Toc126237313"</w:instrText>
      </w:r>
      <w:r>
        <w:rPr>
          <w:i w:val="0"/>
          <w:iCs w:val="0"/>
        </w:rPr>
        <w:fldChar w:fldCharType="separate"/>
      </w:r>
      <w:r>
        <w:rPr>
          <w:rStyle w:val="100"/>
          <w:rFonts w:eastAsiaTheme="minorEastAsia"/>
          <w:i w:val="0"/>
          <w:iCs w:val="0"/>
        </w:rPr>
        <w:t xml:space="preserve">3.4 </w:t>
      </w:r>
      <w:r>
        <w:rPr>
          <w:rStyle w:val="100"/>
          <w:rFonts w:hint="eastAsia" w:eastAsiaTheme="minorEastAsia"/>
          <w:i w:val="0"/>
          <w:iCs w:val="0"/>
        </w:rPr>
        <w:t>统计分析</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_Toc126237313 \h </w:instrText>
      </w:r>
      <w:r>
        <w:rPr>
          <w:rFonts w:eastAsiaTheme="minorEastAsia"/>
          <w:i w:val="0"/>
          <w:iCs w:val="0"/>
        </w:rPr>
        <w:fldChar w:fldCharType="separate"/>
      </w:r>
      <w:r>
        <w:rPr>
          <w:rFonts w:eastAsiaTheme="minorEastAsia"/>
          <w:i w:val="0"/>
          <w:iCs w:val="0"/>
        </w:rPr>
        <w:t>45</w:t>
      </w:r>
      <w:r>
        <w:rPr>
          <w:rFonts w:eastAsiaTheme="minorEastAsia"/>
          <w:i w:val="0"/>
          <w:iCs w:val="0"/>
        </w:rPr>
        <w:fldChar w:fldCharType="end"/>
      </w:r>
      <w:r>
        <w:rPr>
          <w:i w:val="0"/>
          <w:iCs w:val="0"/>
        </w:rPr>
        <w:fldChar w:fldCharType="end"/>
      </w:r>
    </w:p>
    <w:p w14:paraId="2CB4A15F">
      <w:pPr>
        <w:pStyle w:val="59"/>
        <w:rPr>
          <w:rFonts w:eastAsiaTheme="minorEastAsia"/>
          <w:b w:val="0"/>
          <w:bCs w:val="0"/>
          <w:i w:val="0"/>
          <w:iCs w:val="0"/>
          <w:color w:val="auto"/>
          <w:sz w:val="21"/>
          <w:szCs w:val="22"/>
        </w:rPr>
      </w:pPr>
      <w:r>
        <w:rPr>
          <w:i w:val="0"/>
          <w:iCs w:val="0"/>
        </w:rPr>
        <w:fldChar w:fldCharType="begin"/>
      </w:r>
      <w:r>
        <w:rPr>
          <w:i w:val="0"/>
          <w:iCs w:val="0"/>
        </w:rPr>
        <w:instrText xml:space="preserve">HYPERLINK \l "_Toc126237314"</w:instrText>
      </w:r>
      <w:r>
        <w:rPr>
          <w:i w:val="0"/>
          <w:iCs w:val="0"/>
        </w:rPr>
        <w:fldChar w:fldCharType="separate"/>
      </w:r>
      <w:r>
        <w:rPr>
          <w:rStyle w:val="100"/>
          <w:rFonts w:eastAsiaTheme="minorEastAsia"/>
          <w:i w:val="0"/>
          <w:iCs w:val="0"/>
          <w:kern w:val="44"/>
        </w:rPr>
        <w:t xml:space="preserve">4 </w:t>
      </w:r>
      <w:r>
        <w:rPr>
          <w:rStyle w:val="100"/>
          <w:rFonts w:hint="eastAsia" w:eastAsiaTheme="minorEastAsia"/>
          <w:i w:val="0"/>
          <w:iCs w:val="0"/>
          <w:kern w:val="44"/>
        </w:rPr>
        <w:t>结果</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_Toc126237314 \h </w:instrText>
      </w:r>
      <w:r>
        <w:rPr>
          <w:rFonts w:eastAsiaTheme="minorEastAsia"/>
          <w:i w:val="0"/>
          <w:iCs w:val="0"/>
        </w:rPr>
        <w:fldChar w:fldCharType="separate"/>
      </w:r>
      <w:r>
        <w:rPr>
          <w:rFonts w:eastAsiaTheme="minorEastAsia"/>
          <w:i w:val="0"/>
          <w:iCs w:val="0"/>
        </w:rPr>
        <w:t>48</w:t>
      </w:r>
      <w:r>
        <w:rPr>
          <w:rFonts w:eastAsiaTheme="minorEastAsia"/>
          <w:i w:val="0"/>
          <w:iCs w:val="0"/>
        </w:rPr>
        <w:fldChar w:fldCharType="end"/>
      </w:r>
      <w:r>
        <w:rPr>
          <w:i w:val="0"/>
          <w:iCs w:val="0"/>
        </w:rPr>
        <w:fldChar w:fldCharType="end"/>
      </w:r>
    </w:p>
    <w:p w14:paraId="289F8EB5">
      <w:pPr>
        <w:pStyle w:val="74"/>
        <w:rPr>
          <w:rFonts w:eastAsiaTheme="minorEastAsia"/>
          <w:i w:val="0"/>
          <w:iCs w:val="0"/>
          <w:color w:val="auto"/>
          <w:sz w:val="21"/>
          <w:szCs w:val="22"/>
        </w:rPr>
      </w:pPr>
      <w:r>
        <w:rPr>
          <w:i w:val="0"/>
          <w:iCs w:val="0"/>
        </w:rPr>
        <w:fldChar w:fldCharType="begin"/>
      </w:r>
      <w:r>
        <w:rPr>
          <w:i w:val="0"/>
          <w:iCs w:val="0"/>
        </w:rPr>
        <w:instrText xml:space="preserve">HYPERLINK \l "_Toc126237315"</w:instrText>
      </w:r>
      <w:r>
        <w:rPr>
          <w:i w:val="0"/>
          <w:iCs w:val="0"/>
        </w:rPr>
        <w:fldChar w:fldCharType="separate"/>
      </w:r>
      <w:r>
        <w:rPr>
          <w:rStyle w:val="100"/>
          <w:rFonts w:eastAsiaTheme="minorEastAsia"/>
          <w:i w:val="0"/>
          <w:iCs w:val="0"/>
        </w:rPr>
        <w:t xml:space="preserve">4.1 </w:t>
      </w:r>
      <w:r>
        <w:rPr>
          <w:rStyle w:val="100"/>
          <w:rFonts w:hint="eastAsia" w:eastAsiaTheme="minorEastAsia"/>
          <w:i w:val="0"/>
          <w:iCs w:val="0"/>
        </w:rPr>
        <w:t>给药制剂分析</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_Toc126237315 \h </w:instrText>
      </w:r>
      <w:r>
        <w:rPr>
          <w:rFonts w:eastAsiaTheme="minorEastAsia"/>
          <w:i w:val="0"/>
          <w:iCs w:val="0"/>
        </w:rPr>
        <w:fldChar w:fldCharType="separate"/>
      </w:r>
      <w:r>
        <w:rPr>
          <w:rFonts w:eastAsiaTheme="minorEastAsia"/>
          <w:i w:val="0"/>
          <w:iCs w:val="0"/>
        </w:rPr>
        <w:t>48</w:t>
      </w:r>
      <w:r>
        <w:rPr>
          <w:rFonts w:eastAsiaTheme="minorEastAsia"/>
          <w:i w:val="0"/>
          <w:iCs w:val="0"/>
        </w:rPr>
        <w:fldChar w:fldCharType="end"/>
      </w:r>
      <w:r>
        <w:rPr>
          <w:i w:val="0"/>
          <w:iCs w:val="0"/>
        </w:rPr>
        <w:fldChar w:fldCharType="end"/>
      </w:r>
    </w:p>
    <w:p w14:paraId="0C327D64">
      <w:pPr>
        <w:pStyle w:val="74"/>
        <w:rPr>
          <w:rFonts w:eastAsiaTheme="minorEastAsia"/>
          <w:i w:val="0"/>
          <w:iCs w:val="0"/>
          <w:color w:val="auto"/>
          <w:sz w:val="21"/>
          <w:szCs w:val="22"/>
        </w:rPr>
      </w:pPr>
      <w:r>
        <w:rPr>
          <w:i w:val="0"/>
          <w:iCs w:val="0"/>
        </w:rPr>
        <w:fldChar w:fldCharType="begin"/>
      </w:r>
      <w:r>
        <w:rPr>
          <w:i w:val="0"/>
          <w:iCs w:val="0"/>
        </w:rPr>
        <w:instrText xml:space="preserve">HYPERLINK \l "_Toc126237316"</w:instrText>
      </w:r>
      <w:r>
        <w:rPr>
          <w:i w:val="0"/>
          <w:iCs w:val="0"/>
        </w:rPr>
        <w:fldChar w:fldCharType="separate"/>
      </w:r>
      <w:r>
        <w:rPr>
          <w:rStyle w:val="100"/>
          <w:rFonts w:eastAsiaTheme="minorEastAsia"/>
          <w:i w:val="0"/>
          <w:iCs w:val="0"/>
        </w:rPr>
        <w:t xml:space="preserve">4.2 </w:t>
      </w:r>
      <w:r>
        <w:rPr>
          <w:rStyle w:val="100"/>
          <w:rFonts w:hint="eastAsia" w:eastAsiaTheme="minorEastAsia"/>
          <w:i w:val="0"/>
          <w:iCs w:val="0"/>
        </w:rPr>
        <w:t>临床观察</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_Toc126237316 \h </w:instrText>
      </w:r>
      <w:r>
        <w:rPr>
          <w:rFonts w:eastAsiaTheme="minorEastAsia"/>
          <w:i w:val="0"/>
          <w:iCs w:val="0"/>
        </w:rPr>
        <w:fldChar w:fldCharType="separate"/>
      </w:r>
      <w:r>
        <w:rPr>
          <w:rFonts w:eastAsiaTheme="minorEastAsia"/>
          <w:i w:val="0"/>
          <w:iCs w:val="0"/>
        </w:rPr>
        <w:t>49</w:t>
      </w:r>
      <w:r>
        <w:rPr>
          <w:rFonts w:eastAsiaTheme="minorEastAsia"/>
          <w:i w:val="0"/>
          <w:iCs w:val="0"/>
        </w:rPr>
        <w:fldChar w:fldCharType="end"/>
      </w:r>
      <w:r>
        <w:rPr>
          <w:i w:val="0"/>
          <w:iCs w:val="0"/>
        </w:rPr>
        <w:fldChar w:fldCharType="end"/>
      </w:r>
    </w:p>
    <w:p w14:paraId="08010B52">
      <w:pPr>
        <w:pStyle w:val="74"/>
        <w:rPr>
          <w:rFonts w:eastAsiaTheme="minorEastAsia"/>
          <w:i w:val="0"/>
          <w:iCs w:val="0"/>
          <w:color w:val="auto"/>
          <w:sz w:val="21"/>
          <w:szCs w:val="22"/>
        </w:rPr>
      </w:pPr>
      <w:r>
        <w:rPr>
          <w:i w:val="0"/>
          <w:iCs w:val="0"/>
        </w:rPr>
        <w:fldChar w:fldCharType="begin"/>
      </w:r>
      <w:r>
        <w:rPr>
          <w:i w:val="0"/>
          <w:iCs w:val="0"/>
        </w:rPr>
        <w:instrText xml:space="preserve">HYPERLINK \l "_Toc126237317"</w:instrText>
      </w:r>
      <w:r>
        <w:rPr>
          <w:i w:val="0"/>
          <w:iCs w:val="0"/>
        </w:rPr>
        <w:fldChar w:fldCharType="separate"/>
      </w:r>
      <w:r>
        <w:rPr>
          <w:rStyle w:val="100"/>
          <w:rFonts w:eastAsiaTheme="minorEastAsia"/>
          <w:i w:val="0"/>
          <w:iCs w:val="0"/>
        </w:rPr>
        <w:t xml:space="preserve">4.3 </w:t>
      </w:r>
      <w:r>
        <w:rPr>
          <w:rStyle w:val="100"/>
          <w:rFonts w:hint="eastAsia" w:eastAsiaTheme="minorEastAsia"/>
          <w:i w:val="0"/>
          <w:iCs w:val="0"/>
        </w:rPr>
        <w:t>体重</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_Toc126237317 \h </w:instrText>
      </w:r>
      <w:r>
        <w:rPr>
          <w:rFonts w:eastAsiaTheme="minorEastAsia"/>
          <w:i w:val="0"/>
          <w:iCs w:val="0"/>
        </w:rPr>
        <w:fldChar w:fldCharType="separate"/>
      </w:r>
      <w:r>
        <w:rPr>
          <w:rFonts w:eastAsiaTheme="minorEastAsia"/>
          <w:i w:val="0"/>
          <w:iCs w:val="0"/>
        </w:rPr>
        <w:t>49</w:t>
      </w:r>
      <w:r>
        <w:rPr>
          <w:rFonts w:eastAsiaTheme="minorEastAsia"/>
          <w:i w:val="0"/>
          <w:iCs w:val="0"/>
        </w:rPr>
        <w:fldChar w:fldCharType="end"/>
      </w:r>
      <w:r>
        <w:rPr>
          <w:i w:val="0"/>
          <w:iCs w:val="0"/>
        </w:rPr>
        <w:fldChar w:fldCharType="end"/>
      </w:r>
    </w:p>
    <w:p w14:paraId="2B1BFFCA">
      <w:pPr>
        <w:pStyle w:val="74"/>
        <w:rPr>
          <w:rFonts w:eastAsiaTheme="minorEastAsia"/>
          <w:i w:val="0"/>
          <w:iCs w:val="0"/>
          <w:color w:val="auto"/>
          <w:sz w:val="21"/>
          <w:szCs w:val="22"/>
        </w:rPr>
      </w:pPr>
      <w:r>
        <w:rPr>
          <w:i w:val="0"/>
          <w:iCs w:val="0"/>
        </w:rPr>
        <w:fldChar w:fldCharType="begin"/>
      </w:r>
      <w:r>
        <w:rPr>
          <w:i w:val="0"/>
          <w:iCs w:val="0"/>
        </w:rPr>
        <w:instrText xml:space="preserve">HYPERLINK \l "_Toc126237318"</w:instrText>
      </w:r>
      <w:r>
        <w:rPr>
          <w:i w:val="0"/>
          <w:iCs w:val="0"/>
        </w:rPr>
        <w:fldChar w:fldCharType="separate"/>
      </w:r>
      <w:r>
        <w:rPr>
          <w:rStyle w:val="100"/>
          <w:rFonts w:eastAsiaTheme="minorEastAsia"/>
          <w:i w:val="0"/>
          <w:iCs w:val="0"/>
        </w:rPr>
        <w:t xml:space="preserve">4.4 </w:t>
      </w:r>
      <w:r>
        <w:rPr>
          <w:rStyle w:val="100"/>
          <w:rFonts w:hint="eastAsia" w:eastAsiaTheme="minorEastAsia"/>
          <w:i w:val="0"/>
          <w:iCs w:val="0"/>
        </w:rPr>
        <w:t>摄食量</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_Toc126237318 \h </w:instrText>
      </w:r>
      <w:r>
        <w:rPr>
          <w:rFonts w:eastAsiaTheme="minorEastAsia"/>
          <w:i w:val="0"/>
          <w:iCs w:val="0"/>
        </w:rPr>
        <w:fldChar w:fldCharType="separate"/>
      </w:r>
      <w:r>
        <w:rPr>
          <w:rFonts w:eastAsiaTheme="minorEastAsia"/>
          <w:i w:val="0"/>
          <w:iCs w:val="0"/>
        </w:rPr>
        <w:t>49</w:t>
      </w:r>
      <w:r>
        <w:rPr>
          <w:rFonts w:eastAsiaTheme="minorEastAsia"/>
          <w:i w:val="0"/>
          <w:iCs w:val="0"/>
        </w:rPr>
        <w:fldChar w:fldCharType="end"/>
      </w:r>
      <w:r>
        <w:rPr>
          <w:i w:val="0"/>
          <w:iCs w:val="0"/>
        </w:rPr>
        <w:fldChar w:fldCharType="end"/>
      </w:r>
    </w:p>
    <w:p w14:paraId="6C30A84B">
      <w:pPr>
        <w:pStyle w:val="74"/>
        <w:rPr>
          <w:rFonts w:eastAsiaTheme="minorEastAsia"/>
          <w:i w:val="0"/>
          <w:iCs w:val="0"/>
          <w:color w:val="auto"/>
          <w:sz w:val="21"/>
          <w:szCs w:val="22"/>
        </w:rPr>
      </w:pPr>
      <w:r>
        <w:rPr>
          <w:i w:val="0"/>
          <w:iCs w:val="0"/>
        </w:rPr>
        <w:fldChar w:fldCharType="begin"/>
      </w:r>
      <w:r>
        <w:rPr>
          <w:i w:val="0"/>
          <w:iCs w:val="0"/>
        </w:rPr>
        <w:instrText xml:space="preserve">HYPERLINK \l "_Toc126237319"</w:instrText>
      </w:r>
      <w:r>
        <w:rPr>
          <w:i w:val="0"/>
          <w:iCs w:val="0"/>
        </w:rPr>
        <w:fldChar w:fldCharType="separate"/>
      </w:r>
      <w:r>
        <w:rPr>
          <w:rStyle w:val="100"/>
          <w:rFonts w:eastAsiaTheme="minorEastAsia"/>
          <w:i w:val="0"/>
          <w:iCs w:val="0"/>
        </w:rPr>
        <w:t xml:space="preserve">4.5 </w:t>
      </w:r>
      <w:r>
        <w:rPr>
          <w:rStyle w:val="100"/>
          <w:rFonts w:hint="eastAsia" w:eastAsiaTheme="minorEastAsia"/>
          <w:i w:val="0"/>
          <w:iCs w:val="0"/>
        </w:rPr>
        <w:t>眼科检查</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_Toc126237319 \h </w:instrText>
      </w:r>
      <w:r>
        <w:rPr>
          <w:rFonts w:eastAsiaTheme="minorEastAsia"/>
          <w:i w:val="0"/>
          <w:iCs w:val="0"/>
        </w:rPr>
        <w:fldChar w:fldCharType="separate"/>
      </w:r>
      <w:r>
        <w:rPr>
          <w:rFonts w:eastAsiaTheme="minorEastAsia"/>
          <w:i w:val="0"/>
          <w:iCs w:val="0"/>
        </w:rPr>
        <w:t>49</w:t>
      </w:r>
      <w:r>
        <w:rPr>
          <w:rFonts w:eastAsiaTheme="minorEastAsia"/>
          <w:i w:val="0"/>
          <w:iCs w:val="0"/>
        </w:rPr>
        <w:fldChar w:fldCharType="end"/>
      </w:r>
      <w:r>
        <w:rPr>
          <w:i w:val="0"/>
          <w:iCs w:val="0"/>
        </w:rPr>
        <w:fldChar w:fldCharType="end"/>
      </w:r>
    </w:p>
    <w:p w14:paraId="21B54321">
      <w:pPr>
        <w:pStyle w:val="74"/>
        <w:rPr>
          <w:rFonts w:eastAsiaTheme="minorEastAsia"/>
          <w:i w:val="0"/>
          <w:iCs w:val="0"/>
          <w:color w:val="auto"/>
          <w:sz w:val="21"/>
          <w:szCs w:val="22"/>
        </w:rPr>
      </w:pPr>
      <w:r>
        <w:rPr>
          <w:i w:val="0"/>
          <w:iCs w:val="0"/>
        </w:rPr>
        <w:fldChar w:fldCharType="begin"/>
      </w:r>
      <w:r>
        <w:rPr>
          <w:i w:val="0"/>
          <w:iCs w:val="0"/>
        </w:rPr>
        <w:instrText xml:space="preserve">HYPERLINK \l "_Toc126237320"</w:instrText>
      </w:r>
      <w:r>
        <w:rPr>
          <w:i w:val="0"/>
          <w:iCs w:val="0"/>
        </w:rPr>
        <w:fldChar w:fldCharType="separate"/>
      </w:r>
      <w:r>
        <w:rPr>
          <w:rStyle w:val="100"/>
          <w:rFonts w:eastAsiaTheme="minorEastAsia"/>
          <w:i w:val="0"/>
          <w:iCs w:val="0"/>
        </w:rPr>
        <w:t xml:space="preserve">4.6 </w:t>
      </w:r>
      <w:r>
        <w:rPr>
          <w:rStyle w:val="100"/>
          <w:rFonts w:hint="eastAsia" w:eastAsiaTheme="minorEastAsia"/>
          <w:i w:val="0"/>
          <w:iCs w:val="0"/>
        </w:rPr>
        <w:t>血液学</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_Toc126237320 \h </w:instrText>
      </w:r>
      <w:r>
        <w:rPr>
          <w:rFonts w:eastAsiaTheme="minorEastAsia"/>
          <w:i w:val="0"/>
          <w:iCs w:val="0"/>
        </w:rPr>
        <w:fldChar w:fldCharType="separate"/>
      </w:r>
      <w:r>
        <w:rPr>
          <w:rFonts w:eastAsiaTheme="minorEastAsia"/>
          <w:i w:val="0"/>
          <w:iCs w:val="0"/>
        </w:rPr>
        <w:t>50</w:t>
      </w:r>
      <w:r>
        <w:rPr>
          <w:rFonts w:eastAsiaTheme="minorEastAsia"/>
          <w:i w:val="0"/>
          <w:iCs w:val="0"/>
        </w:rPr>
        <w:fldChar w:fldCharType="end"/>
      </w:r>
      <w:r>
        <w:rPr>
          <w:i w:val="0"/>
          <w:iCs w:val="0"/>
        </w:rPr>
        <w:fldChar w:fldCharType="end"/>
      </w:r>
    </w:p>
    <w:p w14:paraId="41DD0275">
      <w:pPr>
        <w:pStyle w:val="74"/>
        <w:rPr>
          <w:rFonts w:eastAsiaTheme="minorEastAsia"/>
          <w:i w:val="0"/>
          <w:iCs w:val="0"/>
          <w:color w:val="auto"/>
          <w:sz w:val="21"/>
          <w:szCs w:val="22"/>
        </w:rPr>
      </w:pPr>
      <w:r>
        <w:rPr>
          <w:i w:val="0"/>
          <w:iCs w:val="0"/>
        </w:rPr>
        <w:fldChar w:fldCharType="begin"/>
      </w:r>
      <w:r>
        <w:rPr>
          <w:i w:val="0"/>
          <w:iCs w:val="0"/>
        </w:rPr>
        <w:instrText xml:space="preserve">HYPERLINK \l "_Toc126237321"</w:instrText>
      </w:r>
      <w:r>
        <w:rPr>
          <w:i w:val="0"/>
          <w:iCs w:val="0"/>
        </w:rPr>
        <w:fldChar w:fldCharType="separate"/>
      </w:r>
      <w:r>
        <w:rPr>
          <w:rStyle w:val="100"/>
          <w:rFonts w:eastAsiaTheme="minorEastAsia"/>
          <w:i w:val="0"/>
          <w:iCs w:val="0"/>
        </w:rPr>
        <w:t xml:space="preserve">4.7 </w:t>
      </w:r>
      <w:r>
        <w:rPr>
          <w:rStyle w:val="100"/>
          <w:rFonts w:hint="eastAsia" w:eastAsiaTheme="minorEastAsia"/>
          <w:i w:val="0"/>
          <w:iCs w:val="0"/>
        </w:rPr>
        <w:t>血凝</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_Toc126237321 \h </w:instrText>
      </w:r>
      <w:r>
        <w:rPr>
          <w:rFonts w:eastAsiaTheme="minorEastAsia"/>
          <w:i w:val="0"/>
          <w:iCs w:val="0"/>
        </w:rPr>
        <w:fldChar w:fldCharType="separate"/>
      </w:r>
      <w:r>
        <w:rPr>
          <w:rFonts w:eastAsiaTheme="minorEastAsia"/>
          <w:i w:val="0"/>
          <w:iCs w:val="0"/>
        </w:rPr>
        <w:t>50</w:t>
      </w:r>
      <w:r>
        <w:rPr>
          <w:rFonts w:eastAsiaTheme="minorEastAsia"/>
          <w:i w:val="0"/>
          <w:iCs w:val="0"/>
        </w:rPr>
        <w:fldChar w:fldCharType="end"/>
      </w:r>
      <w:r>
        <w:rPr>
          <w:i w:val="0"/>
          <w:iCs w:val="0"/>
        </w:rPr>
        <w:fldChar w:fldCharType="end"/>
      </w:r>
    </w:p>
    <w:p w14:paraId="56B4288E">
      <w:pPr>
        <w:pStyle w:val="74"/>
        <w:rPr>
          <w:rFonts w:eastAsiaTheme="minorEastAsia"/>
          <w:i w:val="0"/>
          <w:iCs w:val="0"/>
          <w:color w:val="auto"/>
          <w:sz w:val="21"/>
          <w:szCs w:val="22"/>
        </w:rPr>
      </w:pPr>
      <w:r>
        <w:rPr>
          <w:i w:val="0"/>
          <w:iCs w:val="0"/>
        </w:rPr>
        <w:fldChar w:fldCharType="begin"/>
      </w:r>
      <w:r>
        <w:rPr>
          <w:i w:val="0"/>
          <w:iCs w:val="0"/>
        </w:rPr>
        <w:instrText xml:space="preserve">HYPERLINK \l "_Toc126237390"</w:instrText>
      </w:r>
      <w:r>
        <w:rPr>
          <w:i w:val="0"/>
          <w:iCs w:val="0"/>
        </w:rPr>
        <w:fldChar w:fldCharType="separate"/>
      </w:r>
      <w:r>
        <w:rPr>
          <w:rStyle w:val="100"/>
          <w:rFonts w:eastAsiaTheme="minorEastAsia"/>
          <w:i w:val="0"/>
          <w:iCs w:val="0"/>
        </w:rPr>
        <w:t xml:space="preserve">4.8 </w:t>
      </w:r>
      <w:r>
        <w:rPr>
          <w:rStyle w:val="100"/>
          <w:rFonts w:hint="eastAsia" w:eastAsiaTheme="minorEastAsia"/>
          <w:i w:val="0"/>
          <w:iCs w:val="0"/>
        </w:rPr>
        <w:t>血液生化</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_Toc126237390 \h </w:instrText>
      </w:r>
      <w:r>
        <w:rPr>
          <w:rFonts w:eastAsiaTheme="minorEastAsia"/>
          <w:i w:val="0"/>
          <w:iCs w:val="0"/>
        </w:rPr>
        <w:fldChar w:fldCharType="separate"/>
      </w:r>
      <w:r>
        <w:rPr>
          <w:rFonts w:eastAsiaTheme="minorEastAsia"/>
          <w:i w:val="0"/>
          <w:iCs w:val="0"/>
        </w:rPr>
        <w:t>51</w:t>
      </w:r>
      <w:r>
        <w:rPr>
          <w:rFonts w:eastAsiaTheme="minorEastAsia"/>
          <w:i w:val="0"/>
          <w:iCs w:val="0"/>
        </w:rPr>
        <w:fldChar w:fldCharType="end"/>
      </w:r>
      <w:r>
        <w:rPr>
          <w:i w:val="0"/>
          <w:iCs w:val="0"/>
        </w:rPr>
        <w:fldChar w:fldCharType="end"/>
      </w:r>
    </w:p>
    <w:p w14:paraId="5884B88F">
      <w:pPr>
        <w:pStyle w:val="74"/>
        <w:rPr>
          <w:rFonts w:eastAsiaTheme="minorEastAsia"/>
          <w:i w:val="0"/>
          <w:iCs w:val="0"/>
          <w:color w:val="auto"/>
          <w:sz w:val="21"/>
          <w:szCs w:val="22"/>
        </w:rPr>
      </w:pPr>
      <w:r>
        <w:rPr>
          <w:i w:val="0"/>
          <w:iCs w:val="0"/>
        </w:rPr>
        <w:fldChar w:fldCharType="begin"/>
      </w:r>
      <w:r>
        <w:rPr>
          <w:i w:val="0"/>
          <w:iCs w:val="0"/>
        </w:rPr>
        <w:instrText xml:space="preserve">HYPERLINK \l "_Toc126237391"</w:instrText>
      </w:r>
      <w:r>
        <w:rPr>
          <w:i w:val="0"/>
          <w:iCs w:val="0"/>
        </w:rPr>
        <w:fldChar w:fldCharType="separate"/>
      </w:r>
      <w:r>
        <w:rPr>
          <w:rStyle w:val="100"/>
          <w:rFonts w:eastAsiaTheme="minorEastAsia"/>
          <w:i w:val="0"/>
          <w:iCs w:val="0"/>
        </w:rPr>
        <w:t xml:space="preserve">4.9 </w:t>
      </w:r>
      <w:r>
        <w:rPr>
          <w:rStyle w:val="100"/>
          <w:rFonts w:hint="eastAsia" w:eastAsiaTheme="minorEastAsia"/>
          <w:i w:val="0"/>
          <w:iCs w:val="0"/>
        </w:rPr>
        <w:t>尿液检测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_Toc126237391 \h </w:instrText>
      </w:r>
      <w:r>
        <w:rPr>
          <w:rFonts w:eastAsiaTheme="minorEastAsia"/>
          <w:i w:val="0"/>
          <w:iCs w:val="0"/>
        </w:rPr>
        <w:fldChar w:fldCharType="separate"/>
      </w:r>
      <w:r>
        <w:rPr>
          <w:rFonts w:eastAsiaTheme="minorEastAsia"/>
          <w:i w:val="0"/>
          <w:iCs w:val="0"/>
        </w:rPr>
        <w:t>52</w:t>
      </w:r>
      <w:r>
        <w:rPr>
          <w:rFonts w:eastAsiaTheme="minorEastAsia"/>
          <w:i w:val="0"/>
          <w:iCs w:val="0"/>
        </w:rPr>
        <w:fldChar w:fldCharType="end"/>
      </w:r>
      <w:r>
        <w:rPr>
          <w:i w:val="0"/>
          <w:iCs w:val="0"/>
        </w:rPr>
        <w:fldChar w:fldCharType="end"/>
      </w:r>
    </w:p>
    <w:p w14:paraId="76A93225">
      <w:pPr>
        <w:pStyle w:val="74"/>
        <w:rPr>
          <w:rFonts w:eastAsiaTheme="minorEastAsia"/>
          <w:i w:val="0"/>
          <w:iCs w:val="0"/>
          <w:color w:val="auto"/>
          <w:sz w:val="21"/>
          <w:szCs w:val="22"/>
        </w:rPr>
      </w:pPr>
      <w:r>
        <w:rPr>
          <w:i w:val="0"/>
          <w:iCs w:val="0"/>
        </w:rPr>
        <w:fldChar w:fldCharType="begin"/>
      </w:r>
      <w:r>
        <w:rPr>
          <w:i w:val="0"/>
          <w:iCs w:val="0"/>
        </w:rPr>
        <w:instrText xml:space="preserve">HYPERLINK \l "_Toc126237392"</w:instrText>
      </w:r>
      <w:r>
        <w:rPr>
          <w:i w:val="0"/>
          <w:iCs w:val="0"/>
        </w:rPr>
        <w:fldChar w:fldCharType="separate"/>
      </w:r>
      <w:r>
        <w:rPr>
          <w:rStyle w:val="100"/>
          <w:rFonts w:eastAsiaTheme="minorEastAsia"/>
          <w:i w:val="0"/>
          <w:iCs w:val="0"/>
        </w:rPr>
        <w:t xml:space="preserve">4.10 </w:t>
      </w:r>
      <w:r>
        <w:rPr>
          <w:rStyle w:val="100"/>
          <w:rFonts w:hint="eastAsia" w:eastAsiaTheme="minorEastAsia"/>
          <w:i w:val="0"/>
          <w:iCs w:val="0"/>
        </w:rPr>
        <w:t>免疫毒性（如有）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_Toc126237392 \h </w:instrText>
      </w:r>
      <w:r>
        <w:rPr>
          <w:rFonts w:eastAsiaTheme="minorEastAsia"/>
          <w:i w:val="0"/>
          <w:iCs w:val="0"/>
        </w:rPr>
        <w:fldChar w:fldCharType="separate"/>
      </w:r>
      <w:r>
        <w:rPr>
          <w:rFonts w:eastAsiaTheme="minorEastAsia"/>
          <w:i w:val="0"/>
          <w:iCs w:val="0"/>
        </w:rPr>
        <w:t>52</w:t>
      </w:r>
      <w:r>
        <w:rPr>
          <w:rFonts w:eastAsiaTheme="minorEastAsia"/>
          <w:i w:val="0"/>
          <w:iCs w:val="0"/>
        </w:rPr>
        <w:fldChar w:fldCharType="end"/>
      </w:r>
      <w:r>
        <w:rPr>
          <w:i w:val="0"/>
          <w:iCs w:val="0"/>
        </w:rPr>
        <w:fldChar w:fldCharType="end"/>
      </w:r>
    </w:p>
    <w:p w14:paraId="53F59A5E">
      <w:pPr>
        <w:pStyle w:val="74"/>
        <w:rPr>
          <w:rFonts w:eastAsiaTheme="minorEastAsia"/>
          <w:i w:val="0"/>
          <w:iCs w:val="0"/>
          <w:color w:val="auto"/>
          <w:sz w:val="21"/>
          <w:szCs w:val="22"/>
        </w:rPr>
      </w:pPr>
      <w:r>
        <w:rPr>
          <w:i w:val="0"/>
          <w:iCs w:val="0"/>
        </w:rPr>
        <w:fldChar w:fldCharType="begin"/>
      </w:r>
      <w:r>
        <w:rPr>
          <w:i w:val="0"/>
          <w:iCs w:val="0"/>
        </w:rPr>
        <w:instrText xml:space="preserve"> HYPERLINK \l "_Toc126237393" </w:instrText>
      </w:r>
      <w:r>
        <w:rPr>
          <w:i w:val="0"/>
          <w:iCs w:val="0"/>
        </w:rPr>
        <w:fldChar w:fldCharType="separate"/>
      </w:r>
      <w:r>
        <w:rPr>
          <w:rStyle w:val="100"/>
          <w:rFonts w:eastAsiaTheme="minorEastAsia"/>
          <w:i w:val="0"/>
          <w:iCs w:val="0"/>
        </w:rPr>
        <w:t xml:space="preserve">4.11 </w:t>
      </w:r>
      <w:r>
        <w:rPr>
          <w:rStyle w:val="100"/>
          <w:rFonts w:hint="eastAsia" w:eastAsiaTheme="minorEastAsia"/>
          <w:i w:val="0"/>
          <w:iCs w:val="0"/>
        </w:rPr>
        <w:t>毒代动力学</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_Toc126237393 \h </w:instrText>
      </w:r>
      <w:r>
        <w:rPr>
          <w:rFonts w:eastAsiaTheme="minorEastAsia"/>
          <w:i w:val="0"/>
          <w:iCs w:val="0"/>
        </w:rPr>
        <w:fldChar w:fldCharType="separate"/>
      </w:r>
      <w:r>
        <w:rPr>
          <w:rFonts w:eastAsiaTheme="minorEastAsia"/>
          <w:i w:val="0"/>
          <w:iCs w:val="0"/>
        </w:rPr>
        <w:t>53</w:t>
      </w:r>
      <w:r>
        <w:rPr>
          <w:rFonts w:eastAsiaTheme="minorEastAsia"/>
          <w:i w:val="0"/>
          <w:iCs w:val="0"/>
        </w:rPr>
        <w:fldChar w:fldCharType="end"/>
      </w:r>
      <w:r>
        <w:rPr>
          <w:rFonts w:eastAsiaTheme="minorEastAsia"/>
          <w:i w:val="0"/>
          <w:iCs w:val="0"/>
        </w:rPr>
        <w:fldChar w:fldCharType="end"/>
      </w:r>
    </w:p>
    <w:p w14:paraId="102FFBC4">
      <w:pPr>
        <w:pStyle w:val="74"/>
        <w:rPr>
          <w:rFonts w:eastAsiaTheme="minorEastAsia"/>
          <w:i w:val="0"/>
          <w:iCs w:val="0"/>
          <w:color w:val="auto"/>
          <w:sz w:val="21"/>
          <w:szCs w:val="22"/>
        </w:rPr>
      </w:pPr>
      <w:r>
        <w:rPr>
          <w:i w:val="0"/>
          <w:iCs w:val="0"/>
        </w:rPr>
        <w:fldChar w:fldCharType="begin"/>
      </w:r>
      <w:r>
        <w:rPr>
          <w:i w:val="0"/>
          <w:iCs w:val="0"/>
        </w:rPr>
        <w:instrText xml:space="preserve">HYPERLINK \l "_Toc126237394"</w:instrText>
      </w:r>
      <w:r>
        <w:rPr>
          <w:i w:val="0"/>
          <w:iCs w:val="0"/>
        </w:rPr>
        <w:fldChar w:fldCharType="separate"/>
      </w:r>
      <w:r>
        <w:rPr>
          <w:rStyle w:val="100"/>
          <w:rFonts w:eastAsiaTheme="minorEastAsia"/>
          <w:i w:val="0"/>
          <w:iCs w:val="0"/>
        </w:rPr>
        <w:t xml:space="preserve">4.12 </w:t>
      </w:r>
      <w:r>
        <w:rPr>
          <w:rStyle w:val="100"/>
          <w:rFonts w:hint="eastAsia" w:eastAsiaTheme="minorEastAsia"/>
          <w:i w:val="0"/>
          <w:iCs w:val="0"/>
        </w:rPr>
        <w:t>脏器重量及系数</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_Toc126237394 \h </w:instrText>
      </w:r>
      <w:r>
        <w:rPr>
          <w:rFonts w:eastAsiaTheme="minorEastAsia"/>
          <w:i w:val="0"/>
          <w:iCs w:val="0"/>
        </w:rPr>
        <w:fldChar w:fldCharType="separate"/>
      </w:r>
      <w:r>
        <w:rPr>
          <w:rFonts w:eastAsiaTheme="minorEastAsia"/>
          <w:i w:val="0"/>
          <w:iCs w:val="0"/>
        </w:rPr>
        <w:t>53</w:t>
      </w:r>
      <w:r>
        <w:rPr>
          <w:rFonts w:eastAsiaTheme="minorEastAsia"/>
          <w:i w:val="0"/>
          <w:iCs w:val="0"/>
        </w:rPr>
        <w:fldChar w:fldCharType="end"/>
      </w:r>
      <w:r>
        <w:rPr>
          <w:i w:val="0"/>
          <w:iCs w:val="0"/>
        </w:rPr>
        <w:fldChar w:fldCharType="end"/>
      </w:r>
    </w:p>
    <w:p w14:paraId="1BDA4C19">
      <w:pPr>
        <w:pStyle w:val="74"/>
        <w:rPr>
          <w:rFonts w:eastAsiaTheme="minorEastAsia"/>
          <w:i w:val="0"/>
          <w:iCs w:val="0"/>
          <w:color w:val="auto"/>
          <w:sz w:val="21"/>
          <w:szCs w:val="22"/>
        </w:rPr>
      </w:pPr>
      <w:r>
        <w:rPr>
          <w:i w:val="0"/>
          <w:iCs w:val="0"/>
        </w:rPr>
        <w:fldChar w:fldCharType="begin"/>
      </w:r>
      <w:r>
        <w:rPr>
          <w:i w:val="0"/>
          <w:iCs w:val="0"/>
        </w:rPr>
        <w:instrText xml:space="preserve"> HYPERLINK \l "_Toc126237395" </w:instrText>
      </w:r>
      <w:r>
        <w:rPr>
          <w:i w:val="0"/>
          <w:iCs w:val="0"/>
        </w:rPr>
        <w:fldChar w:fldCharType="separate"/>
      </w:r>
      <w:r>
        <w:rPr>
          <w:rStyle w:val="100"/>
          <w:rFonts w:eastAsiaTheme="minorEastAsia"/>
          <w:i w:val="0"/>
          <w:iCs w:val="0"/>
        </w:rPr>
        <w:t xml:space="preserve">4.13 </w:t>
      </w:r>
      <w:r>
        <w:rPr>
          <w:rStyle w:val="100"/>
          <w:rFonts w:hint="eastAsia" w:eastAsiaTheme="minorEastAsia"/>
          <w:i w:val="0"/>
          <w:iCs w:val="0"/>
        </w:rPr>
        <w:t>大体解剖</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_Toc126237395 \h </w:instrText>
      </w:r>
      <w:r>
        <w:rPr>
          <w:rFonts w:eastAsiaTheme="minorEastAsia"/>
          <w:i w:val="0"/>
          <w:iCs w:val="0"/>
        </w:rPr>
        <w:fldChar w:fldCharType="separate"/>
      </w:r>
      <w:r>
        <w:rPr>
          <w:rFonts w:eastAsiaTheme="minorEastAsia"/>
          <w:i w:val="0"/>
          <w:iCs w:val="0"/>
        </w:rPr>
        <w:t>54</w:t>
      </w:r>
      <w:r>
        <w:rPr>
          <w:rFonts w:eastAsiaTheme="minorEastAsia"/>
          <w:i w:val="0"/>
          <w:iCs w:val="0"/>
        </w:rPr>
        <w:fldChar w:fldCharType="end"/>
      </w:r>
      <w:r>
        <w:rPr>
          <w:rFonts w:eastAsiaTheme="minorEastAsia"/>
          <w:i w:val="0"/>
          <w:iCs w:val="0"/>
        </w:rPr>
        <w:fldChar w:fldCharType="end"/>
      </w:r>
    </w:p>
    <w:p w14:paraId="20A60FE9">
      <w:pPr>
        <w:pStyle w:val="74"/>
        <w:rPr>
          <w:rFonts w:eastAsiaTheme="minorEastAsia"/>
          <w:i w:val="0"/>
          <w:iCs w:val="0"/>
          <w:color w:val="auto"/>
          <w:sz w:val="21"/>
          <w:szCs w:val="22"/>
        </w:rPr>
      </w:pPr>
      <w:r>
        <w:rPr>
          <w:i w:val="0"/>
          <w:iCs w:val="0"/>
        </w:rPr>
        <w:fldChar w:fldCharType="begin"/>
      </w:r>
      <w:r>
        <w:rPr>
          <w:i w:val="0"/>
          <w:iCs w:val="0"/>
        </w:rPr>
        <w:instrText xml:space="preserve"> HYPERLINK \l "_Toc126237396" </w:instrText>
      </w:r>
      <w:r>
        <w:rPr>
          <w:i w:val="0"/>
          <w:iCs w:val="0"/>
        </w:rPr>
        <w:fldChar w:fldCharType="separate"/>
      </w:r>
      <w:r>
        <w:rPr>
          <w:rStyle w:val="100"/>
          <w:rFonts w:eastAsiaTheme="minorEastAsia"/>
          <w:i w:val="0"/>
          <w:iCs w:val="0"/>
        </w:rPr>
        <w:t xml:space="preserve">4.14 </w:t>
      </w:r>
      <w:r>
        <w:rPr>
          <w:rStyle w:val="100"/>
          <w:rFonts w:hint="eastAsia" w:eastAsiaTheme="minorEastAsia"/>
          <w:i w:val="0"/>
          <w:iCs w:val="0"/>
        </w:rPr>
        <w:t>组织病理学</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_Toc126237396 \h </w:instrText>
      </w:r>
      <w:r>
        <w:rPr>
          <w:rFonts w:eastAsiaTheme="minorEastAsia"/>
          <w:i w:val="0"/>
          <w:iCs w:val="0"/>
        </w:rPr>
        <w:fldChar w:fldCharType="separate"/>
      </w:r>
      <w:r>
        <w:rPr>
          <w:rFonts w:eastAsiaTheme="minorEastAsia"/>
          <w:i w:val="0"/>
          <w:iCs w:val="0"/>
        </w:rPr>
        <w:t>54</w:t>
      </w:r>
      <w:r>
        <w:rPr>
          <w:rFonts w:eastAsiaTheme="minorEastAsia"/>
          <w:i w:val="0"/>
          <w:iCs w:val="0"/>
        </w:rPr>
        <w:fldChar w:fldCharType="end"/>
      </w:r>
      <w:r>
        <w:rPr>
          <w:rFonts w:eastAsiaTheme="minorEastAsia"/>
          <w:i w:val="0"/>
          <w:iCs w:val="0"/>
        </w:rPr>
        <w:fldChar w:fldCharType="end"/>
      </w:r>
    </w:p>
    <w:p w14:paraId="1DBD134C">
      <w:pPr>
        <w:pStyle w:val="74"/>
        <w:rPr>
          <w:rFonts w:eastAsiaTheme="minorEastAsia"/>
          <w:i w:val="0"/>
          <w:iCs w:val="0"/>
          <w:color w:val="auto"/>
          <w:sz w:val="21"/>
          <w:szCs w:val="22"/>
        </w:rPr>
      </w:pPr>
      <w:r>
        <w:rPr>
          <w:i w:val="0"/>
          <w:iCs w:val="0"/>
        </w:rPr>
        <w:fldChar w:fldCharType="begin"/>
      </w:r>
      <w:r>
        <w:rPr>
          <w:i w:val="0"/>
          <w:iCs w:val="0"/>
        </w:rPr>
        <w:instrText xml:space="preserve"> HYPERLINK \l "_Toc126237397" </w:instrText>
      </w:r>
      <w:r>
        <w:rPr>
          <w:i w:val="0"/>
          <w:iCs w:val="0"/>
        </w:rPr>
        <w:fldChar w:fldCharType="separate"/>
      </w:r>
      <w:r>
        <w:rPr>
          <w:rStyle w:val="100"/>
          <w:rFonts w:eastAsiaTheme="minorEastAsia"/>
          <w:i w:val="0"/>
          <w:iCs w:val="0"/>
        </w:rPr>
        <w:t xml:space="preserve">4.15 </w:t>
      </w:r>
      <w:r>
        <w:rPr>
          <w:rStyle w:val="100"/>
          <w:rFonts w:hint="eastAsia" w:eastAsiaTheme="minorEastAsia"/>
          <w:i w:val="0"/>
          <w:iCs w:val="0"/>
        </w:rPr>
        <w:t>偏离情况</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_Toc126237397 \h </w:instrText>
      </w:r>
      <w:r>
        <w:rPr>
          <w:rFonts w:eastAsiaTheme="minorEastAsia"/>
          <w:i w:val="0"/>
          <w:iCs w:val="0"/>
        </w:rPr>
        <w:fldChar w:fldCharType="separate"/>
      </w:r>
      <w:r>
        <w:rPr>
          <w:rFonts w:eastAsiaTheme="minorEastAsia"/>
          <w:i w:val="0"/>
          <w:iCs w:val="0"/>
        </w:rPr>
        <w:t>55</w:t>
      </w:r>
      <w:r>
        <w:rPr>
          <w:rFonts w:eastAsiaTheme="minorEastAsia"/>
          <w:i w:val="0"/>
          <w:iCs w:val="0"/>
        </w:rPr>
        <w:fldChar w:fldCharType="end"/>
      </w:r>
      <w:r>
        <w:rPr>
          <w:rFonts w:eastAsiaTheme="minorEastAsia"/>
          <w:i w:val="0"/>
          <w:iCs w:val="0"/>
        </w:rPr>
        <w:fldChar w:fldCharType="end"/>
      </w:r>
    </w:p>
    <w:p w14:paraId="799A002E">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"_Toc126237398" </w:instrText>
      </w:r>
      <w:r>
        <w:rPr>
          <w:i w:val="0"/>
          <w:iCs w:val="0"/>
        </w:rPr>
        <w:fldChar w:fldCharType="separate"/>
      </w:r>
      <w:r>
        <w:rPr>
          <w:rStyle w:val="100"/>
          <w:rFonts w:eastAsiaTheme="minorEastAsia"/>
          <w:i w:val="0"/>
          <w:iCs w:val="0"/>
          <w:kern w:val="44"/>
        </w:rPr>
        <w:t xml:space="preserve">5 </w:t>
      </w:r>
      <w:r>
        <w:rPr>
          <w:rStyle w:val="100"/>
          <w:rFonts w:hint="eastAsia" w:eastAsiaTheme="minorEastAsia"/>
          <w:i w:val="0"/>
          <w:iCs w:val="0"/>
          <w:kern w:val="44"/>
        </w:rPr>
        <w:t>讨论</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_Toc126237398 \h </w:instrText>
      </w:r>
      <w:r>
        <w:rPr>
          <w:rFonts w:eastAsiaTheme="minorEastAsia"/>
          <w:i w:val="0"/>
          <w:iCs w:val="0"/>
        </w:rPr>
        <w:fldChar w:fldCharType="separate"/>
      </w:r>
      <w:r>
        <w:rPr>
          <w:rFonts w:eastAsiaTheme="minorEastAsia"/>
          <w:i w:val="0"/>
          <w:iCs w:val="0"/>
        </w:rPr>
        <w:t>56</w:t>
      </w:r>
      <w:r>
        <w:rPr>
          <w:rFonts w:eastAsiaTheme="minorEastAsia"/>
          <w:i w:val="0"/>
          <w:iCs w:val="0"/>
        </w:rPr>
        <w:fldChar w:fldCharType="end"/>
      </w:r>
      <w:r>
        <w:rPr>
          <w:rFonts w:eastAsiaTheme="minorEastAsia"/>
          <w:i w:val="0"/>
          <w:iCs w:val="0"/>
        </w:rPr>
        <w:fldChar w:fldCharType="end"/>
      </w:r>
    </w:p>
    <w:p w14:paraId="2405E00C">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"_Toc126237399" </w:instrText>
      </w:r>
      <w:r>
        <w:rPr>
          <w:i w:val="0"/>
          <w:iCs w:val="0"/>
        </w:rPr>
        <w:fldChar w:fldCharType="separate"/>
      </w:r>
      <w:r>
        <w:rPr>
          <w:rStyle w:val="100"/>
          <w:rFonts w:eastAsiaTheme="minorEastAsia"/>
          <w:i w:val="0"/>
          <w:iCs w:val="0"/>
          <w:kern w:val="44"/>
        </w:rPr>
        <w:t xml:space="preserve">6 </w:t>
      </w:r>
      <w:r>
        <w:rPr>
          <w:rStyle w:val="100"/>
          <w:rFonts w:hint="eastAsia" w:eastAsiaTheme="minorEastAsia"/>
          <w:i w:val="0"/>
          <w:iCs w:val="0"/>
          <w:kern w:val="44"/>
        </w:rPr>
        <w:t>结论</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_Toc126237399 \h </w:instrText>
      </w:r>
      <w:r>
        <w:rPr>
          <w:rFonts w:eastAsiaTheme="minorEastAsia"/>
          <w:i w:val="0"/>
          <w:iCs w:val="0"/>
        </w:rPr>
        <w:fldChar w:fldCharType="separate"/>
      </w:r>
      <w:r>
        <w:rPr>
          <w:rFonts w:eastAsiaTheme="minorEastAsia"/>
          <w:i w:val="0"/>
          <w:iCs w:val="0"/>
        </w:rPr>
        <w:t>57</w:t>
      </w:r>
      <w:r>
        <w:rPr>
          <w:rFonts w:eastAsiaTheme="minorEastAsia"/>
          <w:i w:val="0"/>
          <w:iCs w:val="0"/>
        </w:rPr>
        <w:fldChar w:fldCharType="end"/>
      </w:r>
      <w:r>
        <w:rPr>
          <w:rFonts w:eastAsiaTheme="minorEastAsia"/>
          <w:i w:val="0"/>
          <w:iCs w:val="0"/>
        </w:rPr>
        <w:fldChar w:fldCharType="end"/>
      </w:r>
    </w:p>
    <w:p w14:paraId="1070DF3D">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"_Toc126237400" </w:instrText>
      </w:r>
      <w:r>
        <w:rPr>
          <w:i w:val="0"/>
          <w:iCs w:val="0"/>
        </w:rPr>
        <w:fldChar w:fldCharType="separate"/>
      </w:r>
      <w:r>
        <w:rPr>
          <w:rStyle w:val="100"/>
          <w:rFonts w:eastAsiaTheme="minorEastAsia"/>
          <w:i w:val="0"/>
          <w:iCs w:val="0"/>
          <w:kern w:val="44"/>
        </w:rPr>
        <w:t xml:space="preserve">7 </w:t>
      </w:r>
      <w:r>
        <w:rPr>
          <w:rStyle w:val="100"/>
          <w:rFonts w:hint="eastAsia" w:eastAsiaTheme="minorEastAsia"/>
          <w:i w:val="0"/>
          <w:iCs w:val="0"/>
          <w:kern w:val="44"/>
        </w:rPr>
        <w:t>原始资料保存</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_Toc126237400 \h </w:instrText>
      </w:r>
      <w:r>
        <w:rPr>
          <w:rFonts w:eastAsiaTheme="minorEastAsia"/>
          <w:i w:val="0"/>
          <w:iCs w:val="0"/>
        </w:rPr>
        <w:fldChar w:fldCharType="separate"/>
      </w:r>
      <w:r>
        <w:rPr>
          <w:rFonts w:eastAsiaTheme="minorEastAsia"/>
          <w:i w:val="0"/>
          <w:iCs w:val="0"/>
        </w:rPr>
        <w:t>58</w:t>
      </w:r>
      <w:r>
        <w:rPr>
          <w:rFonts w:eastAsiaTheme="minorEastAsia"/>
          <w:i w:val="0"/>
          <w:iCs w:val="0"/>
        </w:rPr>
        <w:fldChar w:fldCharType="end"/>
      </w:r>
      <w:r>
        <w:rPr>
          <w:rFonts w:eastAsiaTheme="minorEastAsia"/>
          <w:i w:val="0"/>
          <w:iCs w:val="0"/>
        </w:rPr>
        <w:fldChar w:fldCharType="end"/>
      </w:r>
    </w:p>
    <w:p w14:paraId="5530E773">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"_Toc126237401" </w:instrText>
      </w:r>
      <w:r>
        <w:rPr>
          <w:i w:val="0"/>
          <w:iCs w:val="0"/>
        </w:rPr>
        <w:fldChar w:fldCharType="separate"/>
      </w:r>
      <w:r>
        <w:rPr>
          <w:rStyle w:val="100"/>
          <w:rFonts w:eastAsiaTheme="minorEastAsia"/>
          <w:i w:val="0"/>
          <w:iCs w:val="0"/>
          <w:kern w:val="44"/>
        </w:rPr>
        <w:t xml:space="preserve">8 </w:t>
      </w:r>
      <w:r>
        <w:rPr>
          <w:rStyle w:val="100"/>
          <w:rFonts w:hint="eastAsia" w:eastAsiaTheme="minorEastAsia"/>
          <w:i w:val="0"/>
          <w:iCs w:val="0"/>
          <w:kern w:val="44"/>
        </w:rPr>
        <w:t>主要参考文献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_Toc126237401 \h </w:instrText>
      </w:r>
      <w:r>
        <w:rPr>
          <w:rFonts w:eastAsiaTheme="minorEastAsia"/>
          <w:i w:val="0"/>
          <w:iCs w:val="0"/>
        </w:rPr>
        <w:fldChar w:fldCharType="separate"/>
      </w:r>
      <w:r>
        <w:rPr>
          <w:rFonts w:eastAsiaTheme="minorEastAsia"/>
          <w:i w:val="0"/>
          <w:iCs w:val="0"/>
        </w:rPr>
        <w:t>59</w:t>
      </w:r>
      <w:r>
        <w:rPr>
          <w:rFonts w:eastAsiaTheme="minorEastAsia"/>
          <w:i w:val="0"/>
          <w:iCs w:val="0"/>
        </w:rPr>
        <w:fldChar w:fldCharType="end"/>
      </w:r>
      <w:r>
        <w:rPr>
          <w:rFonts w:eastAsiaTheme="minorEastAsia"/>
          <w:i w:val="0"/>
          <w:iCs w:val="0"/>
        </w:rPr>
        <w:fldChar w:fldCharType="end"/>
      </w:r>
    </w:p>
    <w:p w14:paraId="502BFAC5">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"_Toc126237402" </w:instrText>
      </w:r>
      <w:r>
        <w:rPr>
          <w:i w:val="0"/>
          <w:iCs w:val="0"/>
        </w:rPr>
        <w:fldChar w:fldCharType="separate"/>
      </w:r>
      <w:r>
        <w:rPr>
          <w:rStyle w:val="100"/>
          <w:rFonts w:hint="eastAsia" w:eastAsiaTheme="minorEastAsia"/>
          <w:i w:val="0"/>
          <w:iCs w:val="0"/>
        </w:rPr>
        <w:t>附表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_Toc126237402 \h </w:instrText>
      </w:r>
      <w:r>
        <w:rPr>
          <w:rFonts w:eastAsiaTheme="minorEastAsia"/>
          <w:i w:val="0"/>
          <w:iCs w:val="0"/>
        </w:rPr>
        <w:fldChar w:fldCharType="separate"/>
      </w:r>
      <w:r>
        <w:rPr>
          <w:rFonts w:eastAsiaTheme="minorEastAsia"/>
          <w:i w:val="0"/>
          <w:iCs w:val="0"/>
        </w:rPr>
        <w:t>60</w:t>
      </w:r>
      <w:r>
        <w:rPr>
          <w:rFonts w:eastAsiaTheme="minorEastAsia"/>
          <w:i w:val="0"/>
          <w:iCs w:val="0"/>
        </w:rPr>
        <w:fldChar w:fldCharType="end"/>
      </w:r>
      <w:r>
        <w:rPr>
          <w:rFonts w:eastAsiaTheme="minorEastAsia"/>
          <w:i w:val="0"/>
          <w:iCs w:val="0"/>
        </w:rPr>
        <w:fldChar w:fldCharType="end"/>
      </w:r>
    </w:p>
    <w:p w14:paraId="42404928">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"_Toc126237413" </w:instrText>
      </w:r>
      <w:r>
        <w:rPr>
          <w:i w:val="0"/>
          <w:iCs w:val="0"/>
        </w:rPr>
        <w:fldChar w:fldCharType="separate"/>
      </w:r>
      <w:r>
        <w:rPr>
          <w:rStyle w:val="100"/>
          <w:rFonts w:hint="eastAsia" w:eastAsiaTheme="minorEastAsia"/>
          <w:i w:val="0"/>
          <w:iCs w:val="0"/>
        </w:rPr>
        <w:t>附录</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_Toc126237413 \h </w:instrText>
      </w:r>
      <w:r>
        <w:rPr>
          <w:rFonts w:eastAsiaTheme="minorEastAsia"/>
          <w:i w:val="0"/>
          <w:iCs w:val="0"/>
        </w:rPr>
        <w:fldChar w:fldCharType="separate"/>
      </w:r>
      <w:r>
        <w:rPr>
          <w:rFonts w:eastAsiaTheme="minorEastAsia"/>
          <w:i w:val="0"/>
          <w:iCs w:val="0"/>
        </w:rPr>
        <w:t>72</w:t>
      </w:r>
      <w:r>
        <w:rPr>
          <w:rFonts w:eastAsiaTheme="minorEastAsia"/>
          <w:i w:val="0"/>
          <w:iCs w:val="0"/>
        </w:rPr>
        <w:fldChar w:fldCharType="end"/>
      </w:r>
      <w:r>
        <w:rPr>
          <w:rFonts w:eastAsiaTheme="minorEastAsia"/>
          <w:i w:val="0"/>
          <w:iCs w:val="0"/>
        </w:rPr>
        <w:fldChar w:fldCharType="end"/>
      </w:r>
    </w:p>
    <w:p w14:paraId="37436B75">
      <w:pPr>
        <w:pStyle w:val="59"/>
        <w:rPr>
          <w:rFonts w:eastAsiaTheme="minorEastAsia"/>
          <w:b w:val="0"/>
          <w:bCs w:val="0"/>
          <w:i w:val="0"/>
          <w:iCs w:val="0"/>
          <w:color w:val="auto"/>
          <w:sz w:val="21"/>
          <w:szCs w:val="22"/>
        </w:rPr>
      </w:pPr>
      <w:r>
        <w:rPr>
          <w:i w:val="0"/>
          <w:iCs w:val="0"/>
        </w:rPr>
        <w:fldChar w:fldCharType="begin"/>
      </w:r>
      <w:r>
        <w:rPr>
          <w:i w:val="0"/>
          <w:iCs w:val="0"/>
        </w:rPr>
        <w:instrText xml:space="preserve"> HYPERLINK \l "_Toc126237435" </w:instrText>
      </w:r>
      <w:r>
        <w:rPr>
          <w:i w:val="0"/>
          <w:iCs w:val="0"/>
        </w:rPr>
        <w:fldChar w:fldCharType="separate"/>
      </w:r>
      <w:r>
        <w:rPr>
          <w:rStyle w:val="100"/>
          <w:rFonts w:hint="eastAsia" w:eastAsiaTheme="minorEastAsia"/>
          <w:i w:val="0"/>
          <w:iCs w:val="0"/>
        </w:rPr>
        <w:t>附图（如有）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_Toc126237435 \h </w:instrText>
      </w:r>
      <w:r>
        <w:rPr>
          <w:rFonts w:eastAsiaTheme="minorEastAsia"/>
          <w:i w:val="0"/>
          <w:iCs w:val="0"/>
        </w:rPr>
        <w:fldChar w:fldCharType="separate"/>
      </w:r>
      <w:r>
        <w:rPr>
          <w:rFonts w:eastAsiaTheme="minorEastAsia"/>
          <w:i w:val="0"/>
          <w:iCs w:val="0"/>
        </w:rPr>
        <w:t>94</w:t>
      </w:r>
      <w:r>
        <w:rPr>
          <w:rFonts w:eastAsiaTheme="minorEastAsia"/>
          <w:i w:val="0"/>
          <w:iCs w:val="0"/>
        </w:rPr>
        <w:fldChar w:fldCharType="end"/>
      </w:r>
      <w:r>
        <w:rPr>
          <w:rFonts w:eastAsiaTheme="minorEastAsia"/>
          <w:i w:val="0"/>
          <w:iCs w:val="0"/>
        </w:rPr>
        <w:fldChar w:fldCharType="end"/>
      </w:r>
    </w:p>
    <w:p w14:paraId="307E3EDF">
      <w:pPr>
        <w:pStyle w:val="73"/>
        <w:tabs>
          <w:tab w:val="right" w:leader="dot" w:pos="9061"/>
        </w:tabs>
        <w:ind w:left="199" w:hanging="199" w:hangingChars="83"/>
        <w:rPr>
          <w:rFonts w:eastAsiaTheme="minorEastAsia"/>
          <w:i w:val="0"/>
          <w:iCs w:val="0"/>
        </w:rPr>
      </w:pPr>
      <w:r>
        <w:rPr>
          <w:rFonts w:eastAsiaTheme="minorEastAsia"/>
          <w:bCs/>
          <w:i w:val="0"/>
          <w:iCs w:val="0"/>
        </w:rPr>
        <w:fldChar w:fldCharType="end"/>
      </w:r>
      <w:r>
        <w:rPr>
          <w:rFonts w:eastAsiaTheme="minorEastAsia"/>
          <w:i w:val="0"/>
          <w:iCs w:val="0"/>
        </w:rPr>
        <w:br w:type="page"/>
      </w:r>
    </w:p>
    <w:p w14:paraId="763EC2E8">
      <w:pPr>
        <w:pStyle w:val="3"/>
        <w:ind w:left="1040" w:hanging="560"/>
        <w:rPr>
          <w:rStyle w:val="180"/>
          <w:rFonts w:eastAsiaTheme="minorEastAsia"/>
          <w:i w:val="0"/>
          <w:iCs w:val="0"/>
        </w:rPr>
      </w:pPr>
      <w:r>
        <w:rPr>
          <w:rStyle w:val="180"/>
          <w:rFonts w:hint="eastAsia" w:eastAsiaTheme="minorEastAsia"/>
          <w:i w:val="0"/>
          <w:iCs w:val="0"/>
        </w:rPr>
        <w:t>正文表目录（如有）</w:t>
      </w:r>
    </w:p>
    <w:p w14:paraId="60C82C93">
      <w:pPr>
        <w:pStyle w:val="73"/>
        <w:tabs>
          <w:tab w:val="right" w:leader="dot" w:pos="9061"/>
        </w:tabs>
        <w:ind w:left="199" w:hanging="199" w:hangingChars="83"/>
        <w:rPr>
          <w:rFonts w:eastAsiaTheme="minorEastAsia"/>
          <w:i w:val="0"/>
          <w:iCs w:val="0"/>
          <w:color w:val="auto"/>
          <w:sz w:val="21"/>
          <w:szCs w:val="22"/>
        </w:rPr>
      </w:pPr>
      <w:r>
        <w:rPr>
          <w:rFonts w:eastAsiaTheme="minorEastAsia"/>
          <w:i w:val="0"/>
          <w:iCs w:val="0"/>
        </w:rPr>
        <w:fldChar w:fldCharType="begin"/>
      </w:r>
      <w:r>
        <w:rPr>
          <w:rFonts w:eastAsiaTheme="minorEastAsia"/>
          <w:i w:val="0"/>
          <w:iCs w:val="0"/>
        </w:rPr>
        <w:instrText xml:space="preserve"> TOC \h \z \c "</w:instrText>
      </w:r>
      <w:r>
        <w:rPr>
          <w:rFonts w:hint="eastAsia" w:eastAsiaTheme="minorEastAsia"/>
          <w:i w:val="0"/>
          <w:iCs w:val="0"/>
        </w:rPr>
        <w:instrText xml:space="preserve">正文表</w:instrText>
      </w:r>
      <w:r>
        <w:rPr>
          <w:rFonts w:eastAsiaTheme="minorEastAsia"/>
          <w:i w:val="0"/>
          <w:iCs w:val="0"/>
        </w:rPr>
        <w:instrText xml:space="preserve">" </w:instrText>
      </w:r>
      <w:r>
        <w:rPr>
          <w:rFonts w:eastAsiaTheme="minorEastAsia"/>
          <w:i w:val="0"/>
          <w:iCs w:val="0"/>
        </w:rPr>
        <w:fldChar w:fldCharType="separate"/>
      </w:r>
      <w:r>
        <w:rPr>
          <w:i w:val="0"/>
          <w:iCs w:val="0"/>
        </w:rPr>
        <w:fldChar w:fldCharType="begin"/>
      </w:r>
      <w:r>
        <w:rPr>
          <w:i w:val="0"/>
          <w:iCs w:val="0"/>
        </w:rPr>
        <w:instrText xml:space="preserve">HYPERLINK \l "_Toc126237436"</w:instrText>
      </w:r>
      <w:r>
        <w:rPr>
          <w:i w:val="0"/>
          <w:iCs w:val="0"/>
        </w:rPr>
        <w:fldChar w:fldCharType="separate"/>
      </w:r>
      <w:r>
        <w:rPr>
          <w:rStyle w:val="100"/>
          <w:rFonts w:hint="eastAsia" w:eastAsiaTheme="minorEastAsia"/>
          <w:i w:val="0"/>
          <w:iCs w:val="0"/>
        </w:rPr>
        <w:t>正文表1 分组信息</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_Toc126237436 \h </w:instrText>
      </w:r>
      <w:r>
        <w:rPr>
          <w:rFonts w:eastAsiaTheme="minorEastAsia"/>
          <w:i w:val="0"/>
          <w:iCs w:val="0"/>
        </w:rPr>
        <w:fldChar w:fldCharType="separate"/>
      </w:r>
      <w:r>
        <w:rPr>
          <w:rFonts w:eastAsiaTheme="minorEastAsia"/>
          <w:i w:val="0"/>
          <w:iCs w:val="0"/>
        </w:rPr>
        <w:t>29</w:t>
      </w:r>
      <w:r>
        <w:rPr>
          <w:rFonts w:eastAsiaTheme="minorEastAsia"/>
          <w:i w:val="0"/>
          <w:iCs w:val="0"/>
        </w:rPr>
        <w:fldChar w:fldCharType="end"/>
      </w:r>
      <w:r>
        <w:rPr>
          <w:i w:val="0"/>
          <w:iCs w:val="0"/>
        </w:rPr>
        <w:fldChar w:fldCharType="end"/>
      </w:r>
    </w:p>
    <w:p w14:paraId="7A62EBA0">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"_Toc126237437"</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3 </w:t>
      </w:r>
      <w:r>
        <w:rPr>
          <w:rStyle w:val="100"/>
          <w:rFonts w:hint="eastAsia" w:eastAsiaTheme="minorEastAsia"/>
          <w:i w:val="0"/>
          <w:iCs w:val="0"/>
        </w:rPr>
        <w:t>主要软件信息表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_Toc126237437 \h </w:instrText>
      </w:r>
      <w:r>
        <w:rPr>
          <w:rFonts w:eastAsiaTheme="minorEastAsia"/>
          <w:i w:val="0"/>
          <w:iCs w:val="0"/>
        </w:rPr>
        <w:fldChar w:fldCharType="separate"/>
      </w:r>
      <w:r>
        <w:rPr>
          <w:rFonts w:eastAsiaTheme="minorEastAsia"/>
          <w:i w:val="0"/>
          <w:iCs w:val="0"/>
        </w:rPr>
        <w:t>31</w:t>
      </w:r>
      <w:r>
        <w:rPr>
          <w:rFonts w:eastAsiaTheme="minorEastAsia"/>
          <w:i w:val="0"/>
          <w:iCs w:val="0"/>
        </w:rPr>
        <w:fldChar w:fldCharType="end"/>
      </w:r>
      <w:r>
        <w:rPr>
          <w:i w:val="0"/>
          <w:iCs w:val="0"/>
        </w:rPr>
        <w:fldChar w:fldCharType="end"/>
      </w:r>
    </w:p>
    <w:p w14:paraId="3FF64C5D">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"_Toc126237438"</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4 </w:t>
      </w:r>
      <w:r>
        <w:rPr>
          <w:rStyle w:val="100"/>
          <w:rFonts w:hint="eastAsia" w:eastAsiaTheme="minorEastAsia"/>
          <w:i w:val="0"/>
          <w:iCs w:val="0"/>
        </w:rPr>
        <w:t>剂量设计信息表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_Toc126237438 \h </w:instrText>
      </w:r>
      <w:r>
        <w:rPr>
          <w:rFonts w:eastAsiaTheme="minorEastAsia"/>
          <w:i w:val="0"/>
          <w:iCs w:val="0"/>
        </w:rPr>
        <w:fldChar w:fldCharType="separate"/>
      </w:r>
      <w:r>
        <w:rPr>
          <w:rFonts w:eastAsiaTheme="minorEastAsia"/>
          <w:i w:val="0"/>
          <w:iCs w:val="0"/>
        </w:rPr>
        <w:t>32</w:t>
      </w:r>
      <w:r>
        <w:rPr>
          <w:rFonts w:eastAsiaTheme="minorEastAsia"/>
          <w:i w:val="0"/>
          <w:iCs w:val="0"/>
        </w:rPr>
        <w:fldChar w:fldCharType="end"/>
      </w:r>
      <w:r>
        <w:rPr>
          <w:i w:val="0"/>
          <w:iCs w:val="0"/>
        </w:rPr>
        <w:fldChar w:fldCharType="end"/>
      </w:r>
    </w:p>
    <w:p w14:paraId="66DC73B5">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"_Toc126237439"</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5 </w:t>
      </w:r>
      <w:r>
        <w:rPr>
          <w:rStyle w:val="100"/>
          <w:rFonts w:hint="eastAsia" w:eastAsiaTheme="minorEastAsia"/>
          <w:i w:val="0"/>
          <w:iCs w:val="0"/>
        </w:rPr>
        <w:t>神经系统功能组合试验（FOB）检测指标</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_Toc126237439 \h </w:instrText>
      </w:r>
      <w:r>
        <w:rPr>
          <w:rFonts w:eastAsiaTheme="minorEastAsia"/>
          <w:i w:val="0"/>
          <w:iCs w:val="0"/>
        </w:rPr>
        <w:fldChar w:fldCharType="separate"/>
      </w:r>
      <w:r>
        <w:rPr>
          <w:rFonts w:eastAsiaTheme="minorEastAsia"/>
          <w:i w:val="0"/>
          <w:iCs w:val="0"/>
        </w:rPr>
        <w:t>35</w:t>
      </w:r>
      <w:r>
        <w:rPr>
          <w:rFonts w:eastAsiaTheme="minorEastAsia"/>
          <w:i w:val="0"/>
          <w:iCs w:val="0"/>
        </w:rPr>
        <w:fldChar w:fldCharType="end"/>
      </w:r>
      <w:r>
        <w:rPr>
          <w:i w:val="0"/>
          <w:iCs w:val="0"/>
        </w:rPr>
        <w:fldChar w:fldCharType="end"/>
      </w:r>
    </w:p>
    <w:p w14:paraId="324FE47C">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"_Toc126237440" </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6 </w:t>
      </w:r>
      <w:r>
        <w:rPr>
          <w:rStyle w:val="100"/>
          <w:rFonts w:hint="eastAsia" w:eastAsiaTheme="minorEastAsia"/>
          <w:i w:val="0"/>
          <w:iCs w:val="0"/>
        </w:rPr>
        <w:t>血液学检测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_Toc126237440 \h </w:instrText>
      </w:r>
      <w:r>
        <w:rPr>
          <w:rFonts w:eastAsiaTheme="minorEastAsia"/>
          <w:i w:val="0"/>
          <w:iCs w:val="0"/>
        </w:rPr>
        <w:fldChar w:fldCharType="separate"/>
      </w:r>
      <w:r>
        <w:rPr>
          <w:rFonts w:eastAsiaTheme="minorEastAsia"/>
          <w:i w:val="0"/>
          <w:iCs w:val="0"/>
        </w:rPr>
        <w:t>36</w:t>
      </w:r>
      <w:r>
        <w:rPr>
          <w:rFonts w:eastAsiaTheme="minorEastAsia"/>
          <w:i w:val="0"/>
          <w:iCs w:val="0"/>
        </w:rPr>
        <w:fldChar w:fldCharType="end"/>
      </w:r>
      <w:r>
        <w:rPr>
          <w:rFonts w:eastAsiaTheme="minorEastAsia"/>
          <w:i w:val="0"/>
          <w:iCs w:val="0"/>
        </w:rPr>
        <w:fldChar w:fldCharType="end"/>
      </w:r>
    </w:p>
    <w:p w14:paraId="3DFD3AF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"_Toc126237441"</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7 </w:t>
      </w:r>
      <w:r>
        <w:rPr>
          <w:rStyle w:val="100"/>
          <w:rFonts w:hint="eastAsia" w:eastAsiaTheme="minorEastAsia"/>
          <w:i w:val="0"/>
          <w:iCs w:val="0"/>
        </w:rPr>
        <w:t>血凝检测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_Toc126237441 \h </w:instrText>
      </w:r>
      <w:r>
        <w:rPr>
          <w:rFonts w:eastAsiaTheme="minorEastAsia"/>
          <w:i w:val="0"/>
          <w:iCs w:val="0"/>
        </w:rPr>
        <w:fldChar w:fldCharType="separate"/>
      </w:r>
      <w:r>
        <w:rPr>
          <w:rFonts w:eastAsiaTheme="minorEastAsia"/>
          <w:i w:val="0"/>
          <w:iCs w:val="0"/>
        </w:rPr>
        <w:t>36</w:t>
      </w:r>
      <w:r>
        <w:rPr>
          <w:rFonts w:eastAsiaTheme="minorEastAsia"/>
          <w:i w:val="0"/>
          <w:iCs w:val="0"/>
        </w:rPr>
        <w:fldChar w:fldCharType="end"/>
      </w:r>
      <w:r>
        <w:rPr>
          <w:i w:val="0"/>
          <w:iCs w:val="0"/>
        </w:rPr>
        <w:fldChar w:fldCharType="end"/>
      </w:r>
    </w:p>
    <w:p w14:paraId="36CB1DD9">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"_Toc126237442"</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8 </w:t>
      </w:r>
      <w:r>
        <w:rPr>
          <w:rStyle w:val="100"/>
          <w:rFonts w:hint="eastAsia" w:eastAsiaTheme="minorEastAsia"/>
          <w:i w:val="0"/>
          <w:iCs w:val="0"/>
        </w:rPr>
        <w:t>血液生化检测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_Toc126237442 \h </w:instrText>
      </w:r>
      <w:r>
        <w:rPr>
          <w:rFonts w:eastAsiaTheme="minorEastAsia"/>
          <w:i w:val="0"/>
          <w:iCs w:val="0"/>
        </w:rPr>
        <w:fldChar w:fldCharType="separate"/>
      </w:r>
      <w:r>
        <w:rPr>
          <w:rFonts w:eastAsiaTheme="minorEastAsia"/>
          <w:i w:val="0"/>
          <w:iCs w:val="0"/>
        </w:rPr>
        <w:t>37</w:t>
      </w:r>
      <w:r>
        <w:rPr>
          <w:rFonts w:eastAsiaTheme="minorEastAsia"/>
          <w:i w:val="0"/>
          <w:iCs w:val="0"/>
        </w:rPr>
        <w:fldChar w:fldCharType="end"/>
      </w:r>
      <w:r>
        <w:rPr>
          <w:i w:val="0"/>
          <w:iCs w:val="0"/>
        </w:rPr>
        <w:fldChar w:fldCharType="end"/>
      </w:r>
    </w:p>
    <w:p w14:paraId="2944CFB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"_Toc126237443"</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9 </w:t>
      </w:r>
      <w:r>
        <w:rPr>
          <w:rStyle w:val="100"/>
          <w:rFonts w:hint="eastAsia" w:eastAsiaTheme="minorEastAsia"/>
          <w:i w:val="0"/>
          <w:iCs w:val="0"/>
        </w:rPr>
        <w:t>尿液检测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_Toc126237443 \h </w:instrText>
      </w:r>
      <w:r>
        <w:rPr>
          <w:rFonts w:eastAsiaTheme="minorEastAsia"/>
          <w:i w:val="0"/>
          <w:iCs w:val="0"/>
        </w:rPr>
        <w:fldChar w:fldCharType="separate"/>
      </w:r>
      <w:r>
        <w:rPr>
          <w:rFonts w:eastAsiaTheme="minorEastAsia"/>
          <w:i w:val="0"/>
          <w:iCs w:val="0"/>
        </w:rPr>
        <w:t>38</w:t>
      </w:r>
      <w:r>
        <w:rPr>
          <w:rFonts w:eastAsiaTheme="minorEastAsia"/>
          <w:i w:val="0"/>
          <w:iCs w:val="0"/>
        </w:rPr>
        <w:fldChar w:fldCharType="end"/>
      </w:r>
      <w:r>
        <w:rPr>
          <w:i w:val="0"/>
          <w:iCs w:val="0"/>
        </w:rPr>
        <w:fldChar w:fldCharType="end"/>
      </w:r>
    </w:p>
    <w:p w14:paraId="4FE0AC8A">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"_Toc126237444"</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10</w:t>
      </w:r>
      <w:r>
        <w:rPr>
          <w:rStyle w:val="100"/>
          <w:rFonts w:hint="eastAsia" w:eastAsiaTheme="minorEastAsia"/>
          <w:i w:val="0"/>
          <w:iCs w:val="0"/>
        </w:rPr>
        <w:t>淋巴细胞及淋巴细胞亚群设门策略</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_Toc126237444 \h </w:instrText>
      </w:r>
      <w:r>
        <w:rPr>
          <w:rFonts w:eastAsiaTheme="minorEastAsia"/>
          <w:i w:val="0"/>
          <w:iCs w:val="0"/>
        </w:rPr>
        <w:fldChar w:fldCharType="separate"/>
      </w:r>
      <w:r>
        <w:rPr>
          <w:rFonts w:eastAsiaTheme="minorEastAsia"/>
          <w:i w:val="0"/>
          <w:iCs w:val="0"/>
        </w:rPr>
        <w:t>38</w:t>
      </w:r>
      <w:r>
        <w:rPr>
          <w:rFonts w:eastAsiaTheme="minorEastAsia"/>
          <w:i w:val="0"/>
          <w:iCs w:val="0"/>
        </w:rPr>
        <w:fldChar w:fldCharType="end"/>
      </w:r>
      <w:r>
        <w:rPr>
          <w:i w:val="0"/>
          <w:iCs w:val="0"/>
        </w:rPr>
        <w:fldChar w:fldCharType="end"/>
      </w:r>
    </w:p>
    <w:p w14:paraId="794811E8">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"_Toc126237445"</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11</w:t>
      </w:r>
      <w:r>
        <w:rPr>
          <w:rStyle w:val="100"/>
          <w:rFonts w:hint="eastAsia" w:eastAsiaTheme="minorEastAsia"/>
          <w:i w:val="0"/>
          <w:iCs w:val="0"/>
        </w:rPr>
        <w:t>补体、免疫球蛋白、循环免疫复合物检测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_Toc126237445 \h </w:instrText>
      </w:r>
      <w:r>
        <w:rPr>
          <w:rFonts w:eastAsiaTheme="minorEastAsia"/>
          <w:i w:val="0"/>
          <w:iCs w:val="0"/>
        </w:rPr>
        <w:fldChar w:fldCharType="separate"/>
      </w:r>
      <w:r>
        <w:rPr>
          <w:rFonts w:eastAsiaTheme="minorEastAsia"/>
          <w:i w:val="0"/>
          <w:iCs w:val="0"/>
        </w:rPr>
        <w:t>39</w:t>
      </w:r>
      <w:r>
        <w:rPr>
          <w:rFonts w:eastAsiaTheme="minorEastAsia"/>
          <w:i w:val="0"/>
          <w:iCs w:val="0"/>
        </w:rPr>
        <w:fldChar w:fldCharType="end"/>
      </w:r>
      <w:r>
        <w:rPr>
          <w:i w:val="0"/>
          <w:iCs w:val="0"/>
        </w:rPr>
        <w:fldChar w:fldCharType="end"/>
      </w:r>
    </w:p>
    <w:p w14:paraId="5CE3E113">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"_Toc126237446"</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12</w:t>
      </w:r>
      <w:r>
        <w:rPr>
          <w:rStyle w:val="100"/>
          <w:rFonts w:hint="eastAsia" w:eastAsiaTheme="minorEastAsia"/>
          <w:i w:val="0"/>
          <w:iCs w:val="0"/>
        </w:rPr>
        <w:t>细胞因子检测</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_Toc126237446 \h </w:instrText>
      </w:r>
      <w:r>
        <w:rPr>
          <w:rFonts w:eastAsiaTheme="minorEastAsia"/>
          <w:i w:val="0"/>
          <w:iCs w:val="0"/>
        </w:rPr>
        <w:fldChar w:fldCharType="separate"/>
      </w:r>
      <w:r>
        <w:rPr>
          <w:rFonts w:eastAsiaTheme="minorEastAsia"/>
          <w:i w:val="0"/>
          <w:iCs w:val="0"/>
        </w:rPr>
        <w:t>39</w:t>
      </w:r>
      <w:r>
        <w:rPr>
          <w:rFonts w:eastAsiaTheme="minorEastAsia"/>
          <w:i w:val="0"/>
          <w:iCs w:val="0"/>
        </w:rPr>
        <w:fldChar w:fldCharType="end"/>
      </w:r>
      <w:r>
        <w:rPr>
          <w:i w:val="0"/>
          <w:iCs w:val="0"/>
        </w:rPr>
        <w:fldChar w:fldCharType="end"/>
      </w:r>
    </w:p>
    <w:p w14:paraId="2D3E700B">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"_Toc126237447"</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13 </w:t>
      </w:r>
      <w:r>
        <w:rPr>
          <w:rStyle w:val="100"/>
          <w:rFonts w:hint="eastAsia" w:eastAsiaTheme="minorEastAsia"/>
          <w:i w:val="0"/>
          <w:iCs w:val="0"/>
        </w:rPr>
        <w:t>毒代动力学样本采集</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_Toc126237447 \h </w:instrText>
      </w:r>
      <w:r>
        <w:rPr>
          <w:rFonts w:eastAsiaTheme="minorEastAsia"/>
          <w:i w:val="0"/>
          <w:iCs w:val="0"/>
        </w:rPr>
        <w:fldChar w:fldCharType="separate"/>
      </w:r>
      <w:r>
        <w:rPr>
          <w:rFonts w:eastAsiaTheme="minorEastAsia"/>
          <w:i w:val="0"/>
          <w:iCs w:val="0"/>
        </w:rPr>
        <w:t>40</w:t>
      </w:r>
      <w:r>
        <w:rPr>
          <w:rFonts w:eastAsiaTheme="minorEastAsia"/>
          <w:i w:val="0"/>
          <w:iCs w:val="0"/>
        </w:rPr>
        <w:fldChar w:fldCharType="end"/>
      </w:r>
      <w:r>
        <w:rPr>
          <w:i w:val="0"/>
          <w:iCs w:val="0"/>
        </w:rPr>
        <w:fldChar w:fldCharType="end"/>
      </w:r>
    </w:p>
    <w:p w14:paraId="4F5D1D2D">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"_Toc126237448"</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14 </w:t>
      </w:r>
      <w:r>
        <w:rPr>
          <w:rStyle w:val="100"/>
          <w:rFonts w:hint="eastAsia" w:eastAsiaTheme="minorEastAsia"/>
          <w:i w:val="0"/>
          <w:iCs w:val="0"/>
        </w:rPr>
        <w:t>采集时间可接受范围</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_Toc126237448 \h </w:instrText>
      </w:r>
      <w:r>
        <w:rPr>
          <w:rFonts w:eastAsiaTheme="minorEastAsia"/>
          <w:i w:val="0"/>
          <w:iCs w:val="0"/>
        </w:rPr>
        <w:fldChar w:fldCharType="separate"/>
      </w:r>
      <w:r>
        <w:rPr>
          <w:rFonts w:eastAsiaTheme="minorEastAsia"/>
          <w:i w:val="0"/>
          <w:iCs w:val="0"/>
        </w:rPr>
        <w:t>40</w:t>
      </w:r>
      <w:r>
        <w:rPr>
          <w:rFonts w:eastAsiaTheme="minorEastAsia"/>
          <w:i w:val="0"/>
          <w:iCs w:val="0"/>
        </w:rPr>
        <w:fldChar w:fldCharType="end"/>
      </w:r>
      <w:r>
        <w:rPr>
          <w:i w:val="0"/>
          <w:iCs w:val="0"/>
        </w:rPr>
        <w:fldChar w:fldCharType="end"/>
      </w:r>
    </w:p>
    <w:p w14:paraId="4235369E">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"_Toc126237449"</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15 </w:t>
      </w:r>
      <w:r>
        <w:rPr>
          <w:rStyle w:val="100"/>
          <w:rFonts w:hint="eastAsia" w:eastAsiaTheme="minorEastAsia"/>
          <w:i w:val="0"/>
          <w:iCs w:val="0"/>
        </w:rPr>
        <w:t>组织称重、固定、镜检</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_Toc126237449 \h </w:instrText>
      </w:r>
      <w:r>
        <w:rPr>
          <w:rFonts w:eastAsiaTheme="minorEastAsia"/>
          <w:i w:val="0"/>
          <w:iCs w:val="0"/>
        </w:rPr>
        <w:fldChar w:fldCharType="separate"/>
      </w:r>
      <w:r>
        <w:rPr>
          <w:rFonts w:eastAsiaTheme="minorEastAsia"/>
          <w:i w:val="0"/>
          <w:iCs w:val="0"/>
        </w:rPr>
        <w:t>42</w:t>
      </w:r>
      <w:r>
        <w:rPr>
          <w:rFonts w:eastAsiaTheme="minorEastAsia"/>
          <w:i w:val="0"/>
          <w:iCs w:val="0"/>
        </w:rPr>
        <w:fldChar w:fldCharType="end"/>
      </w:r>
      <w:r>
        <w:rPr>
          <w:i w:val="0"/>
          <w:iCs w:val="0"/>
        </w:rPr>
        <w:fldChar w:fldCharType="end"/>
      </w:r>
    </w:p>
    <w:p w14:paraId="0E7D1B20">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"_Toc126237450"</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16 </w:t>
      </w:r>
      <w:r>
        <w:rPr>
          <w:rStyle w:val="100"/>
          <w:rFonts w:hint="eastAsia" w:eastAsiaTheme="minorEastAsia"/>
          <w:i w:val="0"/>
          <w:iCs w:val="0"/>
        </w:rPr>
        <w:t>给药制剂测定结果</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_Toc126237450 \h </w:instrText>
      </w:r>
      <w:r>
        <w:rPr>
          <w:rFonts w:eastAsiaTheme="minorEastAsia"/>
          <w:i w:val="0"/>
          <w:iCs w:val="0"/>
        </w:rPr>
        <w:fldChar w:fldCharType="separate"/>
      </w:r>
      <w:r>
        <w:rPr>
          <w:rFonts w:eastAsiaTheme="minorEastAsia"/>
          <w:i w:val="0"/>
          <w:iCs w:val="0"/>
        </w:rPr>
        <w:t>48</w:t>
      </w:r>
      <w:r>
        <w:rPr>
          <w:rFonts w:eastAsiaTheme="minorEastAsia"/>
          <w:i w:val="0"/>
          <w:iCs w:val="0"/>
        </w:rPr>
        <w:fldChar w:fldCharType="end"/>
      </w:r>
      <w:r>
        <w:rPr>
          <w:i w:val="0"/>
          <w:iCs w:val="0"/>
        </w:rPr>
        <w:fldChar w:fldCharType="end"/>
      </w:r>
    </w:p>
    <w:p w14:paraId="7086584A">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"_Toc126237451"</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17 </w:t>
      </w:r>
      <w:r>
        <w:rPr>
          <w:rStyle w:val="100"/>
          <w:rFonts w:hint="eastAsia" w:eastAsiaTheme="minorEastAsia"/>
          <w:i w:val="0"/>
          <w:iCs w:val="0"/>
        </w:rPr>
        <w:t>血液学均数相对变化率</w:t>
      </w:r>
      <w:r>
        <w:rPr>
          <w:rStyle w:val="100"/>
          <w:rFonts w:eastAsiaTheme="minorEastAsia"/>
          <w:i w:val="0"/>
          <w:iCs w:val="0"/>
        </w:rPr>
        <w:t>%</w:t>
      </w:r>
      <w:r>
        <w:rPr>
          <w:rStyle w:val="100"/>
          <w:rFonts w:hint="eastAsia" w:eastAsiaTheme="minorEastAsia"/>
          <w:i w:val="0"/>
          <w:iCs w:val="0"/>
        </w:rPr>
        <w:t>（</w:t>
      </w:r>
      <w:r>
        <w:rPr>
          <w:rStyle w:val="100"/>
          <w:rFonts w:eastAsiaTheme="minorEastAsia"/>
          <w:i w:val="0"/>
          <w:iCs w:val="0"/>
        </w:rPr>
        <w:t>V</w:t>
      </w:r>
      <w:r>
        <w:rPr>
          <w:rStyle w:val="100"/>
          <w:rFonts w:hint="eastAsia" w:eastAsiaTheme="minorEastAsia"/>
          <w:i w:val="0"/>
          <w:iCs w:val="0"/>
        </w:rPr>
        <w:t>与溶剂对照组相比）</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_Toc126237451 \h </w:instrText>
      </w:r>
      <w:r>
        <w:rPr>
          <w:rFonts w:eastAsiaTheme="minorEastAsia"/>
          <w:i w:val="0"/>
          <w:iCs w:val="0"/>
        </w:rPr>
        <w:fldChar w:fldCharType="separate"/>
      </w:r>
      <w:r>
        <w:rPr>
          <w:rFonts w:eastAsiaTheme="minorEastAsia"/>
          <w:i w:val="0"/>
          <w:iCs w:val="0"/>
        </w:rPr>
        <w:t>50</w:t>
      </w:r>
      <w:r>
        <w:rPr>
          <w:rFonts w:eastAsiaTheme="minorEastAsia"/>
          <w:i w:val="0"/>
          <w:iCs w:val="0"/>
        </w:rPr>
        <w:fldChar w:fldCharType="end"/>
      </w:r>
      <w:r>
        <w:rPr>
          <w:i w:val="0"/>
          <w:iCs w:val="0"/>
        </w:rPr>
        <w:fldChar w:fldCharType="end"/>
      </w:r>
    </w:p>
    <w:p w14:paraId="6CF5FB87">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"_Toc126237452"</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18 </w:t>
      </w:r>
      <w:r>
        <w:rPr>
          <w:rStyle w:val="100"/>
          <w:rFonts w:hint="eastAsia" w:eastAsiaTheme="minorEastAsia"/>
          <w:i w:val="0"/>
          <w:iCs w:val="0"/>
        </w:rPr>
        <w:t>血凝均数相对变化率</w:t>
      </w:r>
      <w:r>
        <w:rPr>
          <w:rStyle w:val="100"/>
          <w:rFonts w:eastAsiaTheme="minorEastAsia"/>
          <w:i w:val="0"/>
          <w:iCs w:val="0"/>
        </w:rPr>
        <w:t>%</w:t>
      </w:r>
      <w:r>
        <w:rPr>
          <w:rStyle w:val="100"/>
          <w:rFonts w:hint="eastAsia" w:eastAsiaTheme="minorEastAsia"/>
          <w:i w:val="0"/>
          <w:iCs w:val="0"/>
        </w:rPr>
        <w:t>（与溶剂对照组相比）</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_Toc126237452 \h </w:instrText>
      </w:r>
      <w:r>
        <w:rPr>
          <w:rFonts w:eastAsiaTheme="minorEastAsia"/>
          <w:i w:val="0"/>
          <w:iCs w:val="0"/>
        </w:rPr>
        <w:fldChar w:fldCharType="separate"/>
      </w:r>
      <w:r>
        <w:rPr>
          <w:rFonts w:eastAsiaTheme="minorEastAsia"/>
          <w:i w:val="0"/>
          <w:iCs w:val="0"/>
        </w:rPr>
        <w:t>50</w:t>
      </w:r>
      <w:r>
        <w:rPr>
          <w:rFonts w:eastAsiaTheme="minorEastAsia"/>
          <w:i w:val="0"/>
          <w:iCs w:val="0"/>
        </w:rPr>
        <w:fldChar w:fldCharType="end"/>
      </w:r>
      <w:r>
        <w:rPr>
          <w:i w:val="0"/>
          <w:iCs w:val="0"/>
        </w:rPr>
        <w:fldChar w:fldCharType="end"/>
      </w:r>
    </w:p>
    <w:p w14:paraId="33BF529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HYPERLINK \l "_Toc126237453"</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19</w:t>
      </w:r>
      <w:r>
        <w:rPr>
          <w:rStyle w:val="100"/>
          <w:rFonts w:hint="eastAsia" w:eastAsiaTheme="minorEastAsia"/>
          <w:i w:val="0"/>
          <w:iCs w:val="0"/>
        </w:rPr>
        <w:t>血液生化均数相对变化率</w:t>
      </w:r>
      <w:r>
        <w:rPr>
          <w:rStyle w:val="100"/>
          <w:rFonts w:eastAsiaTheme="minorEastAsia"/>
          <w:i w:val="0"/>
          <w:iCs w:val="0"/>
        </w:rPr>
        <w:t>%</w:t>
      </w:r>
      <w:r>
        <w:rPr>
          <w:rStyle w:val="100"/>
          <w:rFonts w:hint="eastAsia" w:eastAsiaTheme="minorEastAsia"/>
          <w:i w:val="0"/>
          <w:iCs w:val="0"/>
        </w:rPr>
        <w:t>（与溶剂对照组相比）</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_Toc126237453 \h </w:instrText>
      </w:r>
      <w:r>
        <w:rPr>
          <w:rFonts w:eastAsiaTheme="minorEastAsia"/>
          <w:i w:val="0"/>
          <w:iCs w:val="0"/>
        </w:rPr>
        <w:fldChar w:fldCharType="separate"/>
      </w:r>
      <w:r>
        <w:rPr>
          <w:rFonts w:eastAsiaTheme="minorEastAsia"/>
          <w:i w:val="0"/>
          <w:iCs w:val="0"/>
        </w:rPr>
        <w:t>51</w:t>
      </w:r>
      <w:r>
        <w:rPr>
          <w:rFonts w:eastAsiaTheme="minorEastAsia"/>
          <w:i w:val="0"/>
          <w:iCs w:val="0"/>
        </w:rPr>
        <w:fldChar w:fldCharType="end"/>
      </w:r>
      <w:r>
        <w:rPr>
          <w:i w:val="0"/>
          <w:iCs w:val="0"/>
        </w:rPr>
        <w:fldChar w:fldCharType="end"/>
      </w:r>
    </w:p>
    <w:p w14:paraId="4DCF6D80">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"_Toc126237454" </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 xml:space="preserve">20 </w:t>
      </w:r>
      <w:r>
        <w:rPr>
          <w:rStyle w:val="100"/>
          <w:rFonts w:hint="eastAsia" w:eastAsiaTheme="minorEastAsia"/>
          <w:i w:val="0"/>
          <w:iCs w:val="0"/>
        </w:rPr>
        <w:t>各组脏器重量及系数均值相对变化率</w:t>
      </w:r>
      <w:r>
        <w:rPr>
          <w:rStyle w:val="100"/>
          <w:rFonts w:eastAsiaTheme="minorEastAsia"/>
          <w:i w:val="0"/>
          <w:iCs w:val="0"/>
        </w:rPr>
        <w:t>%</w:t>
      </w:r>
      <w:r>
        <w:rPr>
          <w:rStyle w:val="100"/>
          <w:rFonts w:hint="eastAsia" w:eastAsiaTheme="minorEastAsia"/>
          <w:i w:val="0"/>
          <w:iCs w:val="0"/>
        </w:rPr>
        <w:t>（</w:t>
      </w:r>
      <w:r>
        <w:rPr>
          <w:rStyle w:val="100"/>
          <w:rFonts w:eastAsiaTheme="minorEastAsia"/>
          <w:i w:val="0"/>
          <w:iCs w:val="0"/>
        </w:rPr>
        <w:t>VS</w:t>
      </w:r>
      <w:r>
        <w:rPr>
          <w:rStyle w:val="100"/>
          <w:rFonts w:hint="eastAsia" w:eastAsiaTheme="minorEastAsia"/>
          <w:i w:val="0"/>
          <w:iCs w:val="0"/>
        </w:rPr>
        <w:t>溶剂对照组）</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_Toc126237454 \h </w:instrText>
      </w:r>
      <w:r>
        <w:rPr>
          <w:rFonts w:eastAsiaTheme="minorEastAsia"/>
          <w:i w:val="0"/>
          <w:iCs w:val="0"/>
        </w:rPr>
        <w:fldChar w:fldCharType="separate"/>
      </w:r>
      <w:r>
        <w:rPr>
          <w:rFonts w:eastAsiaTheme="minorEastAsia"/>
          <w:i w:val="0"/>
          <w:iCs w:val="0"/>
        </w:rPr>
        <w:t>54</w:t>
      </w:r>
      <w:r>
        <w:rPr>
          <w:rFonts w:eastAsiaTheme="minorEastAsia"/>
          <w:i w:val="0"/>
          <w:iCs w:val="0"/>
        </w:rPr>
        <w:fldChar w:fldCharType="end"/>
      </w:r>
      <w:r>
        <w:rPr>
          <w:rFonts w:eastAsiaTheme="minorEastAsia"/>
          <w:i w:val="0"/>
          <w:iCs w:val="0"/>
        </w:rPr>
        <w:fldChar w:fldCharType="end"/>
      </w:r>
    </w:p>
    <w:p w14:paraId="29A8A5C3">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"_Toc126237455" </w:instrText>
      </w:r>
      <w:r>
        <w:rPr>
          <w:i w:val="0"/>
          <w:iCs w:val="0"/>
        </w:rPr>
        <w:fldChar w:fldCharType="separate"/>
      </w:r>
      <w:r>
        <w:rPr>
          <w:rStyle w:val="100"/>
          <w:rFonts w:hint="eastAsia" w:eastAsiaTheme="minorEastAsia"/>
          <w:i w:val="0"/>
          <w:iCs w:val="0"/>
        </w:rPr>
        <w:t>正文表</w:t>
      </w:r>
      <w:r>
        <w:rPr>
          <w:rStyle w:val="100"/>
          <w:rFonts w:eastAsiaTheme="minorEastAsia"/>
          <w:i w:val="0"/>
          <w:iCs w:val="0"/>
        </w:rPr>
        <w:t>21</w:t>
      </w:r>
      <w:r>
        <w:rPr>
          <w:rStyle w:val="100"/>
          <w:rFonts w:hint="eastAsia" w:eastAsiaTheme="minorEastAsia"/>
          <w:i w:val="0"/>
          <w:iCs w:val="0"/>
        </w:rPr>
        <w:t>与受试物相关组织病理学结果发病率及分级表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_Toc126237455 \h </w:instrText>
      </w:r>
      <w:r>
        <w:rPr>
          <w:rFonts w:eastAsiaTheme="minorEastAsia"/>
          <w:i w:val="0"/>
          <w:iCs w:val="0"/>
        </w:rPr>
        <w:fldChar w:fldCharType="separate"/>
      </w:r>
      <w:r>
        <w:rPr>
          <w:rFonts w:eastAsiaTheme="minorEastAsia"/>
          <w:i w:val="0"/>
          <w:iCs w:val="0"/>
        </w:rPr>
        <w:t>54</w:t>
      </w:r>
      <w:r>
        <w:rPr>
          <w:rFonts w:eastAsiaTheme="minorEastAsia"/>
          <w:i w:val="0"/>
          <w:iCs w:val="0"/>
        </w:rPr>
        <w:fldChar w:fldCharType="end"/>
      </w:r>
      <w:r>
        <w:rPr>
          <w:rFonts w:eastAsiaTheme="minorEastAsia"/>
          <w:i w:val="0"/>
          <w:iCs w:val="0"/>
        </w:rPr>
        <w:fldChar w:fldCharType="end"/>
      </w:r>
    </w:p>
    <w:p w14:paraId="45EBF0A6">
      <w:pPr>
        <w:widowControl/>
        <w:jc w:val="left"/>
        <w:rPr>
          <w:rFonts w:eastAsiaTheme="minorEastAsia"/>
          <w:i w:val="0"/>
          <w:iCs w:val="0"/>
          <w:szCs w:val="24"/>
        </w:rPr>
      </w:pPr>
      <w:r>
        <w:rPr>
          <w:rFonts w:eastAsiaTheme="minorEastAsia"/>
          <w:i w:val="0"/>
          <w:iCs w:val="0"/>
          <w:szCs w:val="24"/>
        </w:rPr>
        <w:fldChar w:fldCharType="end"/>
      </w:r>
    </w:p>
    <w:p w14:paraId="077BDCBC">
      <w:pPr>
        <w:widowControl/>
        <w:spacing w:line="240" w:lineRule="auto"/>
        <w:jc w:val="left"/>
        <w:rPr>
          <w:rFonts w:eastAsiaTheme="minorEastAsia"/>
          <w:i w:val="0"/>
          <w:iCs w:val="0"/>
          <w:szCs w:val="24"/>
        </w:rPr>
      </w:pPr>
      <w:r>
        <w:rPr>
          <w:rFonts w:eastAsiaTheme="minorEastAsia"/>
          <w:i w:val="0"/>
          <w:iCs w:val="0"/>
          <w:szCs w:val="24"/>
        </w:rPr>
        <w:br w:type="page"/>
      </w:r>
    </w:p>
    <w:p w14:paraId="35CFD643">
      <w:pPr>
        <w:pStyle w:val="3"/>
        <w:ind w:left="1040" w:hanging="560"/>
        <w:rPr>
          <w:rStyle w:val="180"/>
          <w:rFonts w:eastAsiaTheme="minorEastAsia"/>
          <w:i w:val="0"/>
          <w:iCs w:val="0"/>
        </w:rPr>
      </w:pPr>
      <w:bookmarkStart w:id="6" w:name="_Toc112852009"/>
      <w:bookmarkStart w:id="7" w:name="_Toc126237198"/>
      <w:r>
        <w:rPr>
          <w:rStyle w:val="180"/>
          <w:rFonts w:hint="eastAsia" w:eastAsiaTheme="minorEastAsia"/>
          <w:i w:val="0"/>
          <w:iCs w:val="0"/>
        </w:rPr>
        <w:t>附图目录（如有）</w:t>
      </w:r>
      <w:bookmarkEnd w:id="6"/>
      <w:bookmarkEnd w:id="7"/>
    </w:p>
    <w:p w14:paraId="015BAA80">
      <w:pPr>
        <w:widowControl/>
        <w:spacing w:line="240" w:lineRule="auto"/>
        <w:jc w:val="left"/>
        <w:rPr>
          <w:rStyle w:val="100"/>
          <w:rFonts w:eastAsiaTheme="minorEastAsia"/>
          <w:b/>
          <w:bCs/>
          <w:i w:val="0"/>
          <w:iCs w:val="0"/>
          <w:szCs w:val="24"/>
        </w:rPr>
      </w:pPr>
      <w:r>
        <w:rPr>
          <w:rStyle w:val="100"/>
          <w:rFonts w:eastAsiaTheme="minorEastAsia"/>
          <w:b/>
          <w:bCs/>
          <w:i w:val="0"/>
          <w:iCs w:val="0"/>
        </w:rPr>
        <w:br w:type="page"/>
      </w:r>
    </w:p>
    <w:p w14:paraId="2DEBBE4A">
      <w:pPr>
        <w:pStyle w:val="73"/>
        <w:tabs>
          <w:tab w:val="right" w:leader="dot" w:pos="9061"/>
        </w:tabs>
        <w:ind w:left="560" w:hanging="560"/>
        <w:jc w:val="center"/>
        <w:rPr>
          <w:rStyle w:val="180"/>
          <w:rFonts w:eastAsiaTheme="minorEastAsia"/>
          <w:i w:val="0"/>
          <w:iCs w:val="0"/>
        </w:rPr>
      </w:pPr>
      <w:bookmarkStart w:id="8" w:name="_Toc126237199"/>
      <w:bookmarkStart w:id="9" w:name="_Toc112852010"/>
      <w:r>
        <w:rPr>
          <w:rStyle w:val="180"/>
          <w:rFonts w:hint="eastAsia" w:eastAsiaTheme="minorEastAsia"/>
          <w:i w:val="0"/>
          <w:iCs w:val="0"/>
        </w:rPr>
        <w:t>附表目录</w:t>
      </w:r>
      <w:bookmarkEnd w:id="8"/>
      <w:bookmarkEnd w:id="9"/>
    </w:p>
    <w:p w14:paraId="34A8A207">
      <w:pPr>
        <w:pStyle w:val="73"/>
        <w:tabs>
          <w:tab w:val="right" w:leader="dot" w:pos="9061"/>
        </w:tabs>
        <w:ind w:left="560" w:hanging="560"/>
        <w:rPr>
          <w:rFonts w:eastAsiaTheme="minorEastAsia"/>
          <w:i w:val="0"/>
          <w:iCs w:val="0"/>
          <w:color w:val="auto"/>
          <w:sz w:val="21"/>
          <w:szCs w:val="22"/>
        </w:rPr>
      </w:pPr>
      <w:r>
        <w:rPr>
          <w:rStyle w:val="180"/>
          <w:rFonts w:eastAsiaTheme="minorEastAsia"/>
          <w:i w:val="0"/>
          <w:iCs w:val="0"/>
        </w:rPr>
        <w:fldChar w:fldCharType="begin"/>
      </w:r>
      <w:r>
        <w:rPr>
          <w:rStyle w:val="180"/>
          <w:rFonts w:eastAsiaTheme="minorEastAsia"/>
          <w:i w:val="0"/>
          <w:iCs w:val="0"/>
        </w:rPr>
        <w:instrText xml:space="preserve"> TOC \h \z \c "</w:instrText>
      </w:r>
      <w:r>
        <w:rPr>
          <w:rStyle w:val="180"/>
          <w:rFonts w:hint="eastAsia" w:eastAsiaTheme="minorEastAsia"/>
          <w:i w:val="0"/>
          <w:iCs w:val="0"/>
        </w:rPr>
        <w:instrText xml:space="preserve">附表</w:instrText>
      </w:r>
      <w:r>
        <w:rPr>
          <w:rStyle w:val="180"/>
          <w:rFonts w:eastAsiaTheme="minorEastAsia"/>
          <w:i w:val="0"/>
          <w:iCs w:val="0"/>
        </w:rPr>
        <w:instrText xml:space="preserve">" </w:instrText>
      </w:r>
      <w:r>
        <w:rPr>
          <w:rStyle w:val="180"/>
          <w:rFonts w:eastAsiaTheme="minorEastAsia"/>
          <w:i w:val="0"/>
          <w:iCs w:val="0"/>
        </w:rPr>
        <w:fldChar w:fldCharType="separate"/>
      </w:r>
      <w:r>
        <w:rPr>
          <w:i w:val="0"/>
          <w:iCs w:val="0"/>
        </w:rPr>
        <w:fldChar w:fldCharType="begin"/>
      </w:r>
      <w:r>
        <w:rPr>
          <w:i w:val="0"/>
          <w:iCs w:val="0"/>
        </w:rPr>
        <w:instrText xml:space="preserve"> HYPERLINK \l "_Toc126237456"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1 </w:t>
      </w:r>
      <w:r>
        <w:rPr>
          <w:rStyle w:val="100"/>
          <w:rFonts w:hint="eastAsia" w:eastAsiaTheme="minorEastAsia"/>
          <w:i w:val="0"/>
          <w:iCs w:val="0"/>
        </w:rPr>
        <w:t>临床观察汇总表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_Toc126237456 \h </w:instrText>
      </w:r>
      <w:r>
        <w:rPr>
          <w:rFonts w:eastAsiaTheme="minorEastAsia"/>
          <w:i w:val="0"/>
          <w:iCs w:val="0"/>
        </w:rPr>
        <w:fldChar w:fldCharType="separate"/>
      </w:r>
      <w:r>
        <w:rPr>
          <w:rFonts w:eastAsiaTheme="minorEastAsia"/>
          <w:i w:val="0"/>
          <w:iCs w:val="0"/>
        </w:rPr>
        <w:t>61</w:t>
      </w:r>
      <w:r>
        <w:rPr>
          <w:rFonts w:eastAsiaTheme="minorEastAsia"/>
          <w:i w:val="0"/>
          <w:iCs w:val="0"/>
        </w:rPr>
        <w:fldChar w:fldCharType="end"/>
      </w:r>
      <w:r>
        <w:rPr>
          <w:rFonts w:eastAsiaTheme="minorEastAsia"/>
          <w:i w:val="0"/>
          <w:iCs w:val="0"/>
        </w:rPr>
        <w:fldChar w:fldCharType="end"/>
      </w:r>
    </w:p>
    <w:p w14:paraId="445CC2DB">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"_Toc126237457"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2 </w:t>
      </w:r>
      <w:r>
        <w:rPr>
          <w:rStyle w:val="100"/>
          <w:rFonts w:hint="eastAsia" w:eastAsiaTheme="minorEastAsia"/>
          <w:i w:val="0"/>
          <w:iCs w:val="0"/>
        </w:rPr>
        <w:t>体重统计表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_Toc126237457 \h </w:instrText>
      </w:r>
      <w:r>
        <w:rPr>
          <w:rFonts w:eastAsiaTheme="minorEastAsia"/>
          <w:i w:val="0"/>
          <w:iCs w:val="0"/>
        </w:rPr>
        <w:fldChar w:fldCharType="separate"/>
      </w:r>
      <w:r>
        <w:rPr>
          <w:rFonts w:eastAsiaTheme="minorEastAsia"/>
          <w:i w:val="0"/>
          <w:iCs w:val="0"/>
        </w:rPr>
        <w:t>62</w:t>
      </w:r>
      <w:r>
        <w:rPr>
          <w:rFonts w:eastAsiaTheme="minorEastAsia"/>
          <w:i w:val="0"/>
          <w:iCs w:val="0"/>
        </w:rPr>
        <w:fldChar w:fldCharType="end"/>
      </w:r>
      <w:r>
        <w:rPr>
          <w:rFonts w:eastAsiaTheme="minorEastAsia"/>
          <w:i w:val="0"/>
          <w:iCs w:val="0"/>
        </w:rPr>
        <w:fldChar w:fldCharType="end"/>
      </w:r>
    </w:p>
    <w:p w14:paraId="35AC288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"_Toc126237458"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3 </w:t>
      </w:r>
      <w:r>
        <w:rPr>
          <w:rStyle w:val="100"/>
          <w:rFonts w:hint="eastAsia" w:eastAsiaTheme="minorEastAsia"/>
          <w:i w:val="0"/>
          <w:iCs w:val="0"/>
        </w:rPr>
        <w:t>摄食量统计表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_Toc126237458 \h </w:instrText>
      </w:r>
      <w:r>
        <w:rPr>
          <w:rFonts w:eastAsiaTheme="minorEastAsia"/>
          <w:i w:val="0"/>
          <w:iCs w:val="0"/>
        </w:rPr>
        <w:fldChar w:fldCharType="separate"/>
      </w:r>
      <w:r>
        <w:rPr>
          <w:rFonts w:eastAsiaTheme="minorEastAsia"/>
          <w:i w:val="0"/>
          <w:iCs w:val="0"/>
        </w:rPr>
        <w:t>63</w:t>
      </w:r>
      <w:r>
        <w:rPr>
          <w:rFonts w:eastAsiaTheme="minorEastAsia"/>
          <w:i w:val="0"/>
          <w:iCs w:val="0"/>
        </w:rPr>
        <w:fldChar w:fldCharType="end"/>
      </w:r>
      <w:r>
        <w:rPr>
          <w:rFonts w:eastAsiaTheme="minorEastAsia"/>
          <w:i w:val="0"/>
          <w:iCs w:val="0"/>
        </w:rPr>
        <w:fldChar w:fldCharType="end"/>
      </w:r>
    </w:p>
    <w:p w14:paraId="289AD666">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"_Toc126237459"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4 </w:t>
      </w:r>
      <w:r>
        <w:rPr>
          <w:rStyle w:val="100"/>
          <w:rFonts w:hint="eastAsia" w:eastAsiaTheme="minorEastAsia"/>
          <w:i w:val="0"/>
          <w:iCs w:val="0"/>
        </w:rPr>
        <w:t>血液学指标统计表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_Toc126237459 \h </w:instrText>
      </w:r>
      <w:r>
        <w:rPr>
          <w:rFonts w:eastAsiaTheme="minorEastAsia"/>
          <w:i w:val="0"/>
          <w:iCs w:val="0"/>
        </w:rPr>
        <w:fldChar w:fldCharType="separate"/>
      </w:r>
      <w:r>
        <w:rPr>
          <w:rFonts w:eastAsiaTheme="minorEastAsia"/>
          <w:i w:val="0"/>
          <w:iCs w:val="0"/>
        </w:rPr>
        <w:t>64</w:t>
      </w:r>
      <w:r>
        <w:rPr>
          <w:rFonts w:eastAsiaTheme="minorEastAsia"/>
          <w:i w:val="0"/>
          <w:iCs w:val="0"/>
        </w:rPr>
        <w:fldChar w:fldCharType="end"/>
      </w:r>
      <w:r>
        <w:rPr>
          <w:rFonts w:eastAsiaTheme="minorEastAsia"/>
          <w:i w:val="0"/>
          <w:iCs w:val="0"/>
        </w:rPr>
        <w:fldChar w:fldCharType="end"/>
      </w:r>
    </w:p>
    <w:p w14:paraId="571FD25B">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"_Toc126237460"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5 </w:t>
      </w:r>
      <w:r>
        <w:rPr>
          <w:rStyle w:val="100"/>
          <w:rFonts w:hint="eastAsia" w:eastAsiaTheme="minorEastAsia"/>
          <w:i w:val="0"/>
          <w:iCs w:val="0"/>
        </w:rPr>
        <w:t>血凝指标统计表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_Toc126237460 \h </w:instrText>
      </w:r>
      <w:r>
        <w:rPr>
          <w:rFonts w:eastAsiaTheme="minorEastAsia"/>
          <w:i w:val="0"/>
          <w:iCs w:val="0"/>
        </w:rPr>
        <w:fldChar w:fldCharType="separate"/>
      </w:r>
      <w:r>
        <w:rPr>
          <w:rFonts w:eastAsiaTheme="minorEastAsia"/>
          <w:i w:val="0"/>
          <w:iCs w:val="0"/>
        </w:rPr>
        <w:t>65</w:t>
      </w:r>
      <w:r>
        <w:rPr>
          <w:rFonts w:eastAsiaTheme="minorEastAsia"/>
          <w:i w:val="0"/>
          <w:iCs w:val="0"/>
        </w:rPr>
        <w:fldChar w:fldCharType="end"/>
      </w:r>
      <w:r>
        <w:rPr>
          <w:rFonts w:eastAsiaTheme="minorEastAsia"/>
          <w:i w:val="0"/>
          <w:iCs w:val="0"/>
        </w:rPr>
        <w:fldChar w:fldCharType="end"/>
      </w:r>
    </w:p>
    <w:p w14:paraId="7AD5DBF3">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"_Toc126237461"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6 </w:t>
      </w:r>
      <w:r>
        <w:rPr>
          <w:rStyle w:val="100"/>
          <w:rFonts w:hint="eastAsia" w:eastAsiaTheme="minorEastAsia"/>
          <w:i w:val="0"/>
          <w:iCs w:val="0"/>
        </w:rPr>
        <w:t>血液生化学指标统计表</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_Toc126237461 \h </w:instrText>
      </w:r>
      <w:r>
        <w:rPr>
          <w:rFonts w:eastAsiaTheme="minorEastAsia"/>
          <w:i w:val="0"/>
          <w:iCs w:val="0"/>
        </w:rPr>
        <w:fldChar w:fldCharType="separate"/>
      </w:r>
      <w:r>
        <w:rPr>
          <w:rFonts w:eastAsiaTheme="minorEastAsia"/>
          <w:i w:val="0"/>
          <w:iCs w:val="0"/>
        </w:rPr>
        <w:t>66</w:t>
      </w:r>
      <w:r>
        <w:rPr>
          <w:rFonts w:eastAsiaTheme="minorEastAsia"/>
          <w:i w:val="0"/>
          <w:iCs w:val="0"/>
        </w:rPr>
        <w:fldChar w:fldCharType="end"/>
      </w:r>
      <w:r>
        <w:rPr>
          <w:rFonts w:eastAsiaTheme="minorEastAsia"/>
          <w:i w:val="0"/>
          <w:iCs w:val="0"/>
        </w:rPr>
        <w:fldChar w:fldCharType="end"/>
      </w:r>
    </w:p>
    <w:p w14:paraId="7963F2E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"_Toc126237462"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7 </w:t>
      </w:r>
      <w:r>
        <w:rPr>
          <w:rStyle w:val="100"/>
          <w:rFonts w:hint="eastAsia" w:eastAsiaTheme="minorEastAsia"/>
          <w:i w:val="0"/>
          <w:iCs w:val="0"/>
        </w:rPr>
        <w:t>淋巴细胞及淋巴细胞亚群统计表（如有）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_Toc126237462 \h </w:instrText>
      </w:r>
      <w:r>
        <w:rPr>
          <w:rFonts w:eastAsiaTheme="minorEastAsia"/>
          <w:i w:val="0"/>
          <w:iCs w:val="0"/>
        </w:rPr>
        <w:fldChar w:fldCharType="separate"/>
      </w:r>
      <w:r>
        <w:rPr>
          <w:rFonts w:eastAsiaTheme="minorEastAsia"/>
          <w:i w:val="0"/>
          <w:iCs w:val="0"/>
        </w:rPr>
        <w:t>67</w:t>
      </w:r>
      <w:r>
        <w:rPr>
          <w:rFonts w:eastAsiaTheme="minorEastAsia"/>
          <w:i w:val="0"/>
          <w:iCs w:val="0"/>
        </w:rPr>
        <w:fldChar w:fldCharType="end"/>
      </w:r>
      <w:r>
        <w:rPr>
          <w:rFonts w:eastAsiaTheme="minorEastAsia"/>
          <w:i w:val="0"/>
          <w:iCs w:val="0"/>
        </w:rPr>
        <w:fldChar w:fldCharType="end"/>
      </w:r>
    </w:p>
    <w:p w14:paraId="0A69C0D1">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"_Toc126237463"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8 </w:t>
      </w:r>
      <w:r>
        <w:rPr>
          <w:rStyle w:val="100"/>
          <w:rFonts w:hint="eastAsia" w:eastAsiaTheme="minorEastAsia"/>
          <w:i w:val="0"/>
          <w:iCs w:val="0"/>
        </w:rPr>
        <w:t>补体、免疫球蛋白、循环免疫复合物统计表（如有）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_Toc126237463 \h </w:instrText>
      </w:r>
      <w:r>
        <w:rPr>
          <w:rFonts w:eastAsiaTheme="minorEastAsia"/>
          <w:i w:val="0"/>
          <w:iCs w:val="0"/>
        </w:rPr>
        <w:fldChar w:fldCharType="separate"/>
      </w:r>
      <w:r>
        <w:rPr>
          <w:rFonts w:eastAsiaTheme="minorEastAsia"/>
          <w:i w:val="0"/>
          <w:iCs w:val="0"/>
        </w:rPr>
        <w:t>68</w:t>
      </w:r>
      <w:r>
        <w:rPr>
          <w:rFonts w:eastAsiaTheme="minorEastAsia"/>
          <w:i w:val="0"/>
          <w:iCs w:val="0"/>
        </w:rPr>
        <w:fldChar w:fldCharType="end"/>
      </w:r>
      <w:r>
        <w:rPr>
          <w:rFonts w:eastAsiaTheme="minorEastAsia"/>
          <w:i w:val="0"/>
          <w:iCs w:val="0"/>
        </w:rPr>
        <w:fldChar w:fldCharType="end"/>
      </w:r>
    </w:p>
    <w:p w14:paraId="1616B705">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"_Toc126237464"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9 </w:t>
      </w:r>
      <w:r>
        <w:rPr>
          <w:rStyle w:val="100"/>
          <w:rFonts w:hint="eastAsia" w:eastAsiaTheme="minorEastAsia"/>
          <w:i w:val="0"/>
          <w:iCs w:val="0"/>
        </w:rPr>
        <w:t>细胞因子统计表（如有）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_Toc126237464 \h </w:instrText>
      </w:r>
      <w:r>
        <w:rPr>
          <w:rFonts w:eastAsiaTheme="minorEastAsia"/>
          <w:i w:val="0"/>
          <w:iCs w:val="0"/>
        </w:rPr>
        <w:fldChar w:fldCharType="separate"/>
      </w:r>
      <w:r>
        <w:rPr>
          <w:rFonts w:eastAsiaTheme="minorEastAsia"/>
          <w:i w:val="0"/>
          <w:iCs w:val="0"/>
        </w:rPr>
        <w:t>69</w:t>
      </w:r>
      <w:r>
        <w:rPr>
          <w:rFonts w:eastAsiaTheme="minorEastAsia"/>
          <w:i w:val="0"/>
          <w:iCs w:val="0"/>
        </w:rPr>
        <w:fldChar w:fldCharType="end"/>
      </w:r>
      <w:r>
        <w:rPr>
          <w:rFonts w:eastAsiaTheme="minorEastAsia"/>
          <w:i w:val="0"/>
          <w:iCs w:val="0"/>
        </w:rPr>
        <w:fldChar w:fldCharType="end"/>
      </w:r>
    </w:p>
    <w:p w14:paraId="0077EAED">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"_Toc126237465" </w:instrText>
      </w:r>
      <w:r>
        <w:rPr>
          <w:i w:val="0"/>
          <w:iCs w:val="0"/>
        </w:rPr>
        <w:fldChar w:fldCharType="separate"/>
      </w:r>
      <w:r>
        <w:rPr>
          <w:rStyle w:val="100"/>
          <w:rFonts w:hint="eastAsia" w:eastAsiaTheme="minorEastAsia"/>
          <w:i w:val="0"/>
          <w:iCs w:val="0"/>
        </w:rPr>
        <w:t>附表</w:t>
      </w:r>
      <w:r>
        <w:rPr>
          <w:rStyle w:val="100"/>
          <w:rFonts w:eastAsiaTheme="minorEastAsia"/>
          <w:i w:val="0"/>
          <w:iCs w:val="0"/>
        </w:rPr>
        <w:t xml:space="preserve">10 </w:t>
      </w:r>
      <w:r>
        <w:rPr>
          <w:rStyle w:val="100"/>
          <w:rFonts w:hint="eastAsia" w:eastAsiaTheme="minorEastAsia"/>
          <w:i w:val="0"/>
          <w:iCs w:val="0"/>
        </w:rPr>
        <w:t>偏离情况汇总（如有）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_Toc126237465 \h </w:instrText>
      </w:r>
      <w:r>
        <w:rPr>
          <w:rFonts w:eastAsiaTheme="minorEastAsia"/>
          <w:i w:val="0"/>
          <w:iCs w:val="0"/>
        </w:rPr>
        <w:fldChar w:fldCharType="separate"/>
      </w:r>
      <w:r>
        <w:rPr>
          <w:rFonts w:eastAsiaTheme="minorEastAsia"/>
          <w:i w:val="0"/>
          <w:iCs w:val="0"/>
        </w:rPr>
        <w:t>70</w:t>
      </w:r>
      <w:r>
        <w:rPr>
          <w:rFonts w:eastAsiaTheme="minorEastAsia"/>
          <w:i w:val="0"/>
          <w:iCs w:val="0"/>
        </w:rPr>
        <w:fldChar w:fldCharType="end"/>
      </w:r>
      <w:r>
        <w:rPr>
          <w:rFonts w:eastAsiaTheme="minorEastAsia"/>
          <w:i w:val="0"/>
          <w:iCs w:val="0"/>
        </w:rPr>
        <w:fldChar w:fldCharType="end"/>
      </w:r>
    </w:p>
    <w:p w14:paraId="1D8067AF">
      <w:pPr>
        <w:widowControl/>
        <w:jc w:val="center"/>
        <w:rPr>
          <w:rFonts w:eastAsiaTheme="minorEastAsia"/>
          <w:i w:val="0"/>
          <w:iCs w:val="0"/>
          <w:szCs w:val="24"/>
        </w:rPr>
      </w:pPr>
      <w:r>
        <w:rPr>
          <w:rFonts w:eastAsiaTheme="minorEastAsia"/>
          <w:i w:val="0"/>
          <w:iCs w:val="0"/>
          <w:szCs w:val="24"/>
        </w:rPr>
        <w:fldChar w:fldCharType="end"/>
      </w:r>
    </w:p>
    <w:p w14:paraId="62166D71">
      <w:pPr>
        <w:widowControl/>
        <w:spacing w:line="240" w:lineRule="auto"/>
        <w:jc w:val="left"/>
        <w:rPr>
          <w:rFonts w:eastAsiaTheme="minorEastAsia"/>
          <w:i w:val="0"/>
          <w:iCs w:val="0"/>
          <w:szCs w:val="24"/>
        </w:rPr>
      </w:pPr>
      <w:r>
        <w:rPr>
          <w:rFonts w:eastAsiaTheme="minorEastAsia"/>
          <w:i w:val="0"/>
          <w:iCs w:val="0"/>
          <w:szCs w:val="24"/>
        </w:rPr>
        <w:br w:type="page"/>
      </w:r>
    </w:p>
    <w:p w14:paraId="1171677A">
      <w:pPr>
        <w:pStyle w:val="3"/>
        <w:rPr>
          <w:rStyle w:val="180"/>
          <w:rFonts w:eastAsiaTheme="minorEastAsia"/>
          <w:i w:val="0"/>
          <w:iCs w:val="0"/>
        </w:rPr>
      </w:pPr>
      <w:bookmarkStart w:id="10" w:name="_Toc126237200"/>
      <w:r>
        <w:rPr>
          <w:rStyle w:val="180"/>
          <w:rFonts w:hint="eastAsia" w:eastAsiaTheme="minorEastAsia"/>
          <w:i w:val="0"/>
          <w:iCs w:val="0"/>
        </w:rPr>
        <w:t>附录目录</w:t>
      </w:r>
      <w:bookmarkEnd w:id="10"/>
    </w:p>
    <w:p w14:paraId="469B5FD4">
      <w:pPr>
        <w:pStyle w:val="73"/>
        <w:tabs>
          <w:tab w:val="right" w:leader="dot" w:pos="9061"/>
        </w:tabs>
        <w:ind w:left="560" w:hanging="560"/>
        <w:rPr>
          <w:rFonts w:eastAsiaTheme="minorEastAsia"/>
          <w:i w:val="0"/>
          <w:iCs w:val="0"/>
          <w:color w:val="auto"/>
          <w:sz w:val="21"/>
          <w:szCs w:val="22"/>
        </w:rPr>
      </w:pPr>
      <w:r>
        <w:rPr>
          <w:rStyle w:val="180"/>
          <w:rFonts w:eastAsiaTheme="minorEastAsia"/>
          <w:i w:val="0"/>
          <w:iCs w:val="0"/>
        </w:rPr>
        <w:fldChar w:fldCharType="begin"/>
      </w:r>
      <w:r>
        <w:rPr>
          <w:rStyle w:val="180"/>
          <w:rFonts w:eastAsiaTheme="minorEastAsia"/>
          <w:i w:val="0"/>
          <w:iCs w:val="0"/>
        </w:rPr>
        <w:instrText xml:space="preserve"> TOC \h \z \c "</w:instrText>
      </w:r>
      <w:r>
        <w:rPr>
          <w:rStyle w:val="180"/>
          <w:rFonts w:hint="eastAsia" w:eastAsiaTheme="minorEastAsia"/>
          <w:i w:val="0"/>
          <w:iCs w:val="0"/>
        </w:rPr>
        <w:instrText xml:space="preserve">附录</w:instrText>
      </w:r>
      <w:r>
        <w:rPr>
          <w:rStyle w:val="180"/>
          <w:rFonts w:eastAsiaTheme="minorEastAsia"/>
          <w:i w:val="0"/>
          <w:iCs w:val="0"/>
        </w:rPr>
        <w:instrText xml:space="preserve">" </w:instrText>
      </w:r>
      <w:r>
        <w:rPr>
          <w:rStyle w:val="180"/>
          <w:rFonts w:eastAsiaTheme="minorEastAsia"/>
          <w:i w:val="0"/>
          <w:iCs w:val="0"/>
        </w:rPr>
        <w:fldChar w:fldCharType="separate"/>
      </w:r>
      <w:r>
        <w:rPr>
          <w:i w:val="0"/>
          <w:iCs w:val="0"/>
        </w:rPr>
        <w:fldChar w:fldCharType="begin"/>
      </w:r>
      <w:r>
        <w:rPr>
          <w:i w:val="0"/>
          <w:iCs w:val="0"/>
        </w:rPr>
        <w:instrText xml:space="preserve"> HYPERLINK \l "_Toc126237466"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 </w:t>
      </w:r>
      <w:r>
        <w:rPr>
          <w:rStyle w:val="100"/>
          <w:rFonts w:hint="eastAsia" w:eastAsiaTheme="minorEastAsia"/>
          <w:i w:val="0"/>
          <w:iCs w:val="0"/>
        </w:rPr>
        <w:t>临床观察个体数据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_Toc126237466 \h </w:instrText>
      </w:r>
      <w:r>
        <w:rPr>
          <w:rFonts w:eastAsiaTheme="minorEastAsia"/>
          <w:i w:val="0"/>
          <w:iCs w:val="0"/>
        </w:rPr>
        <w:fldChar w:fldCharType="separate"/>
      </w:r>
      <w:r>
        <w:rPr>
          <w:rFonts w:eastAsiaTheme="minorEastAsia"/>
          <w:i w:val="0"/>
          <w:iCs w:val="0"/>
        </w:rPr>
        <w:t>73</w:t>
      </w:r>
      <w:r>
        <w:rPr>
          <w:rFonts w:eastAsiaTheme="minorEastAsia"/>
          <w:i w:val="0"/>
          <w:iCs w:val="0"/>
        </w:rPr>
        <w:fldChar w:fldCharType="end"/>
      </w:r>
      <w:r>
        <w:rPr>
          <w:rFonts w:eastAsiaTheme="minorEastAsia"/>
          <w:i w:val="0"/>
          <w:iCs w:val="0"/>
        </w:rPr>
        <w:fldChar w:fldCharType="end"/>
      </w:r>
    </w:p>
    <w:p w14:paraId="51B81DCF">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"_Toc126237467"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2 </w:t>
      </w:r>
      <w:r>
        <w:rPr>
          <w:rStyle w:val="100"/>
          <w:rFonts w:hint="eastAsia" w:eastAsiaTheme="minorEastAsia"/>
          <w:i w:val="0"/>
          <w:iCs w:val="0"/>
        </w:rPr>
        <w:t>局部刺激性观察个体数据（如有）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_Toc126237467 \h </w:instrText>
      </w:r>
      <w:r>
        <w:rPr>
          <w:rFonts w:eastAsiaTheme="minorEastAsia"/>
          <w:i w:val="0"/>
          <w:iCs w:val="0"/>
        </w:rPr>
        <w:fldChar w:fldCharType="separate"/>
      </w:r>
      <w:r>
        <w:rPr>
          <w:rFonts w:eastAsiaTheme="minorEastAsia"/>
          <w:i w:val="0"/>
          <w:iCs w:val="0"/>
        </w:rPr>
        <w:t>74</w:t>
      </w:r>
      <w:r>
        <w:rPr>
          <w:rFonts w:eastAsiaTheme="minorEastAsia"/>
          <w:i w:val="0"/>
          <w:iCs w:val="0"/>
        </w:rPr>
        <w:fldChar w:fldCharType="end"/>
      </w:r>
      <w:r>
        <w:rPr>
          <w:rFonts w:eastAsiaTheme="minorEastAsia"/>
          <w:i w:val="0"/>
          <w:iCs w:val="0"/>
        </w:rPr>
        <w:fldChar w:fldCharType="end"/>
      </w:r>
    </w:p>
    <w:p w14:paraId="1F5C6737">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"_Toc126237468"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3 </w:t>
      </w:r>
      <w:r>
        <w:rPr>
          <w:rStyle w:val="100"/>
          <w:rFonts w:hint="eastAsia" w:eastAsiaTheme="minorEastAsia"/>
          <w:i w:val="0"/>
          <w:iCs w:val="0"/>
        </w:rPr>
        <w:t>体重个体数据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_Toc126237468 \h </w:instrText>
      </w:r>
      <w:r>
        <w:rPr>
          <w:rFonts w:eastAsiaTheme="minorEastAsia"/>
          <w:i w:val="0"/>
          <w:iCs w:val="0"/>
        </w:rPr>
        <w:fldChar w:fldCharType="separate"/>
      </w:r>
      <w:r>
        <w:rPr>
          <w:rFonts w:eastAsiaTheme="minorEastAsia"/>
          <w:i w:val="0"/>
          <w:iCs w:val="0"/>
        </w:rPr>
        <w:t>75</w:t>
      </w:r>
      <w:r>
        <w:rPr>
          <w:rFonts w:eastAsiaTheme="minorEastAsia"/>
          <w:i w:val="0"/>
          <w:iCs w:val="0"/>
        </w:rPr>
        <w:fldChar w:fldCharType="end"/>
      </w:r>
      <w:r>
        <w:rPr>
          <w:rFonts w:eastAsiaTheme="minorEastAsia"/>
          <w:i w:val="0"/>
          <w:iCs w:val="0"/>
        </w:rPr>
        <w:fldChar w:fldCharType="end"/>
      </w:r>
    </w:p>
    <w:p w14:paraId="36F07ABA">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"_Toc126237469"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4 </w:t>
      </w:r>
      <w:r>
        <w:rPr>
          <w:rStyle w:val="100"/>
          <w:rFonts w:hint="eastAsia" w:eastAsiaTheme="minorEastAsia"/>
          <w:i w:val="0"/>
          <w:iCs w:val="0"/>
        </w:rPr>
        <w:t>摄食量个体数据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_Toc126237469 \h </w:instrText>
      </w:r>
      <w:r>
        <w:rPr>
          <w:rFonts w:eastAsiaTheme="minorEastAsia"/>
          <w:i w:val="0"/>
          <w:iCs w:val="0"/>
        </w:rPr>
        <w:fldChar w:fldCharType="separate"/>
      </w:r>
      <w:r>
        <w:rPr>
          <w:rFonts w:eastAsiaTheme="minorEastAsia"/>
          <w:i w:val="0"/>
          <w:iCs w:val="0"/>
        </w:rPr>
        <w:t>76</w:t>
      </w:r>
      <w:r>
        <w:rPr>
          <w:rFonts w:eastAsiaTheme="minorEastAsia"/>
          <w:i w:val="0"/>
          <w:iCs w:val="0"/>
        </w:rPr>
        <w:fldChar w:fldCharType="end"/>
      </w:r>
      <w:r>
        <w:rPr>
          <w:rFonts w:eastAsiaTheme="minorEastAsia"/>
          <w:i w:val="0"/>
          <w:iCs w:val="0"/>
        </w:rPr>
        <w:fldChar w:fldCharType="end"/>
      </w:r>
    </w:p>
    <w:p w14:paraId="42A111EE">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"_Toc126237470"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5 </w:t>
      </w:r>
      <w:r>
        <w:rPr>
          <w:rStyle w:val="100"/>
          <w:rFonts w:hint="eastAsia" w:eastAsiaTheme="minorEastAsia"/>
          <w:i w:val="0"/>
          <w:iCs w:val="0"/>
        </w:rPr>
        <w:t>眼科检查个体数据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_Toc126237470 \h </w:instrText>
      </w:r>
      <w:r>
        <w:rPr>
          <w:rFonts w:eastAsiaTheme="minorEastAsia"/>
          <w:i w:val="0"/>
          <w:iCs w:val="0"/>
        </w:rPr>
        <w:fldChar w:fldCharType="separate"/>
      </w:r>
      <w:r>
        <w:rPr>
          <w:rFonts w:eastAsiaTheme="minorEastAsia"/>
          <w:i w:val="0"/>
          <w:iCs w:val="0"/>
        </w:rPr>
        <w:t>77</w:t>
      </w:r>
      <w:r>
        <w:rPr>
          <w:rFonts w:eastAsiaTheme="minorEastAsia"/>
          <w:i w:val="0"/>
          <w:iCs w:val="0"/>
        </w:rPr>
        <w:fldChar w:fldCharType="end"/>
      </w:r>
      <w:r>
        <w:rPr>
          <w:rFonts w:eastAsiaTheme="minorEastAsia"/>
          <w:i w:val="0"/>
          <w:iCs w:val="0"/>
        </w:rPr>
        <w:fldChar w:fldCharType="end"/>
      </w:r>
    </w:p>
    <w:p w14:paraId="3839A191">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"_Toc126237471"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6 </w:t>
      </w:r>
      <w:r>
        <w:rPr>
          <w:rStyle w:val="100"/>
          <w:rFonts w:hint="eastAsia" w:eastAsiaTheme="minorEastAsia"/>
          <w:i w:val="0"/>
          <w:iCs w:val="0"/>
        </w:rPr>
        <w:t>血液学指标个体数据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_Toc126237471 \h </w:instrText>
      </w:r>
      <w:r>
        <w:rPr>
          <w:rFonts w:eastAsiaTheme="minorEastAsia"/>
          <w:i w:val="0"/>
          <w:iCs w:val="0"/>
        </w:rPr>
        <w:fldChar w:fldCharType="separate"/>
      </w:r>
      <w:r>
        <w:rPr>
          <w:rFonts w:eastAsiaTheme="minorEastAsia"/>
          <w:i w:val="0"/>
          <w:iCs w:val="0"/>
        </w:rPr>
        <w:t>78</w:t>
      </w:r>
      <w:r>
        <w:rPr>
          <w:rFonts w:eastAsiaTheme="minorEastAsia"/>
          <w:i w:val="0"/>
          <w:iCs w:val="0"/>
        </w:rPr>
        <w:fldChar w:fldCharType="end"/>
      </w:r>
      <w:r>
        <w:rPr>
          <w:rFonts w:eastAsiaTheme="minorEastAsia"/>
          <w:i w:val="0"/>
          <w:iCs w:val="0"/>
        </w:rPr>
        <w:fldChar w:fldCharType="end"/>
      </w:r>
    </w:p>
    <w:p w14:paraId="15F803CE">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"_Toc126237472"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7 </w:t>
      </w:r>
      <w:r>
        <w:rPr>
          <w:rStyle w:val="100"/>
          <w:rFonts w:hint="eastAsia" w:eastAsiaTheme="minorEastAsia"/>
          <w:i w:val="0"/>
          <w:iCs w:val="0"/>
        </w:rPr>
        <w:t>血凝指标个体数据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_Toc126237472 \h </w:instrText>
      </w:r>
      <w:r>
        <w:rPr>
          <w:rFonts w:eastAsiaTheme="minorEastAsia"/>
          <w:i w:val="0"/>
          <w:iCs w:val="0"/>
        </w:rPr>
        <w:fldChar w:fldCharType="separate"/>
      </w:r>
      <w:r>
        <w:rPr>
          <w:rFonts w:eastAsiaTheme="minorEastAsia"/>
          <w:i w:val="0"/>
          <w:iCs w:val="0"/>
        </w:rPr>
        <w:t>79</w:t>
      </w:r>
      <w:r>
        <w:rPr>
          <w:rFonts w:eastAsiaTheme="minorEastAsia"/>
          <w:i w:val="0"/>
          <w:iCs w:val="0"/>
        </w:rPr>
        <w:fldChar w:fldCharType="end"/>
      </w:r>
      <w:r>
        <w:rPr>
          <w:rFonts w:eastAsiaTheme="minorEastAsia"/>
          <w:i w:val="0"/>
          <w:iCs w:val="0"/>
        </w:rPr>
        <w:fldChar w:fldCharType="end"/>
      </w:r>
    </w:p>
    <w:p w14:paraId="66B6BE4A">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"_Toc126237473"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8 </w:t>
      </w:r>
      <w:r>
        <w:rPr>
          <w:rStyle w:val="100"/>
          <w:rFonts w:hint="eastAsia" w:eastAsiaTheme="minorEastAsia"/>
          <w:i w:val="0"/>
          <w:iCs w:val="0"/>
        </w:rPr>
        <w:t>血液生化指标个体数据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_Toc126237473 \h </w:instrText>
      </w:r>
      <w:r>
        <w:rPr>
          <w:rFonts w:eastAsiaTheme="minorEastAsia"/>
          <w:i w:val="0"/>
          <w:iCs w:val="0"/>
        </w:rPr>
        <w:fldChar w:fldCharType="separate"/>
      </w:r>
      <w:r>
        <w:rPr>
          <w:rFonts w:eastAsiaTheme="minorEastAsia"/>
          <w:i w:val="0"/>
          <w:iCs w:val="0"/>
        </w:rPr>
        <w:t>80</w:t>
      </w:r>
      <w:r>
        <w:rPr>
          <w:rFonts w:eastAsiaTheme="minorEastAsia"/>
          <w:i w:val="0"/>
          <w:iCs w:val="0"/>
        </w:rPr>
        <w:fldChar w:fldCharType="end"/>
      </w:r>
      <w:r>
        <w:rPr>
          <w:rFonts w:eastAsiaTheme="minorEastAsia"/>
          <w:i w:val="0"/>
          <w:iCs w:val="0"/>
        </w:rPr>
        <w:fldChar w:fldCharType="end"/>
      </w:r>
    </w:p>
    <w:p w14:paraId="0BAF0F87">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"_Toc126237474"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9 </w:t>
      </w:r>
      <w:r>
        <w:rPr>
          <w:rStyle w:val="100"/>
          <w:rFonts w:hint="eastAsia" w:eastAsiaTheme="minorEastAsia"/>
          <w:i w:val="0"/>
          <w:iCs w:val="0"/>
        </w:rPr>
        <w:t>尿液指标个体数据</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_Toc126237474 \h </w:instrText>
      </w:r>
      <w:r>
        <w:rPr>
          <w:rFonts w:eastAsiaTheme="minorEastAsia"/>
          <w:i w:val="0"/>
          <w:iCs w:val="0"/>
        </w:rPr>
        <w:fldChar w:fldCharType="separate"/>
      </w:r>
      <w:r>
        <w:rPr>
          <w:rFonts w:eastAsiaTheme="minorEastAsia"/>
          <w:i w:val="0"/>
          <w:iCs w:val="0"/>
        </w:rPr>
        <w:t>81</w:t>
      </w:r>
      <w:r>
        <w:rPr>
          <w:rFonts w:eastAsiaTheme="minorEastAsia"/>
          <w:i w:val="0"/>
          <w:iCs w:val="0"/>
        </w:rPr>
        <w:fldChar w:fldCharType="end"/>
      </w:r>
      <w:r>
        <w:rPr>
          <w:rFonts w:eastAsiaTheme="minorEastAsia"/>
          <w:i w:val="0"/>
          <w:iCs w:val="0"/>
        </w:rPr>
        <w:fldChar w:fldCharType="end"/>
      </w:r>
    </w:p>
    <w:p w14:paraId="55F35E1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"_Toc126237475"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10 </w:t>
      </w:r>
      <w:r>
        <w:rPr>
          <w:rStyle w:val="100"/>
          <w:rFonts w:hint="eastAsia" w:eastAsiaTheme="minorEastAsia"/>
          <w:i w:val="0"/>
          <w:iCs w:val="0"/>
        </w:rPr>
        <w:t>淋巴细胞及淋巴细胞亚群个体数据（如有）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_Toc126237475 \h </w:instrText>
      </w:r>
      <w:r>
        <w:rPr>
          <w:rFonts w:eastAsiaTheme="minorEastAsia"/>
          <w:i w:val="0"/>
          <w:iCs w:val="0"/>
        </w:rPr>
        <w:fldChar w:fldCharType="separate"/>
      </w:r>
      <w:r>
        <w:rPr>
          <w:rFonts w:eastAsiaTheme="minorEastAsia"/>
          <w:i w:val="0"/>
          <w:iCs w:val="0"/>
        </w:rPr>
        <w:t>82</w:t>
      </w:r>
      <w:r>
        <w:rPr>
          <w:rFonts w:eastAsiaTheme="minorEastAsia"/>
          <w:i w:val="0"/>
          <w:iCs w:val="0"/>
        </w:rPr>
        <w:fldChar w:fldCharType="end"/>
      </w:r>
      <w:r>
        <w:rPr>
          <w:rFonts w:eastAsiaTheme="minorEastAsia"/>
          <w:i w:val="0"/>
          <w:iCs w:val="0"/>
        </w:rPr>
        <w:fldChar w:fldCharType="end"/>
      </w:r>
    </w:p>
    <w:p w14:paraId="746CC2EF">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"_Toc126237476"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11 </w:t>
      </w:r>
      <w:r>
        <w:rPr>
          <w:rStyle w:val="100"/>
          <w:rFonts w:hint="eastAsia" w:eastAsiaTheme="minorEastAsia"/>
          <w:i w:val="0"/>
          <w:iCs w:val="0"/>
        </w:rPr>
        <w:t>补体、免疫球蛋白、循环免疫复合物个体数据（如有）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_Toc126237476 \h </w:instrText>
      </w:r>
      <w:r>
        <w:rPr>
          <w:rFonts w:eastAsiaTheme="minorEastAsia"/>
          <w:i w:val="0"/>
          <w:iCs w:val="0"/>
        </w:rPr>
        <w:fldChar w:fldCharType="separate"/>
      </w:r>
      <w:r>
        <w:rPr>
          <w:rFonts w:eastAsiaTheme="minorEastAsia"/>
          <w:i w:val="0"/>
          <w:iCs w:val="0"/>
        </w:rPr>
        <w:t>83</w:t>
      </w:r>
      <w:r>
        <w:rPr>
          <w:rFonts w:eastAsiaTheme="minorEastAsia"/>
          <w:i w:val="0"/>
          <w:iCs w:val="0"/>
        </w:rPr>
        <w:fldChar w:fldCharType="end"/>
      </w:r>
      <w:r>
        <w:rPr>
          <w:rFonts w:eastAsiaTheme="minorEastAsia"/>
          <w:i w:val="0"/>
          <w:iCs w:val="0"/>
        </w:rPr>
        <w:fldChar w:fldCharType="end"/>
      </w:r>
    </w:p>
    <w:p w14:paraId="0B7F4855">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"_Toc126237477"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12 </w:t>
      </w:r>
      <w:r>
        <w:rPr>
          <w:rStyle w:val="100"/>
          <w:rFonts w:hint="eastAsia" w:eastAsiaTheme="minorEastAsia"/>
          <w:i w:val="0"/>
          <w:iCs w:val="0"/>
        </w:rPr>
        <w:t>细胞因子个体数据（如有）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_Toc126237477 \h </w:instrText>
      </w:r>
      <w:r>
        <w:rPr>
          <w:rFonts w:eastAsiaTheme="minorEastAsia"/>
          <w:i w:val="0"/>
          <w:iCs w:val="0"/>
        </w:rPr>
        <w:fldChar w:fldCharType="separate"/>
      </w:r>
      <w:r>
        <w:rPr>
          <w:rFonts w:eastAsiaTheme="minorEastAsia"/>
          <w:i w:val="0"/>
          <w:iCs w:val="0"/>
        </w:rPr>
        <w:t>84</w:t>
      </w:r>
      <w:r>
        <w:rPr>
          <w:rFonts w:eastAsiaTheme="minorEastAsia"/>
          <w:i w:val="0"/>
          <w:iCs w:val="0"/>
        </w:rPr>
        <w:fldChar w:fldCharType="end"/>
      </w:r>
      <w:r>
        <w:rPr>
          <w:rFonts w:eastAsiaTheme="minorEastAsia"/>
          <w:i w:val="0"/>
          <w:iCs w:val="0"/>
        </w:rPr>
        <w:fldChar w:fldCharType="end"/>
      </w:r>
    </w:p>
    <w:p w14:paraId="2D06A1F2">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"_Toc126237478"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13 </w:t>
      </w:r>
      <w:r>
        <w:rPr>
          <w:rStyle w:val="100"/>
          <w:rFonts w:hint="eastAsia" w:eastAsiaTheme="minorEastAsia"/>
          <w:i w:val="0"/>
          <w:iCs w:val="0"/>
        </w:rPr>
        <w:t>受试物质检报告</w:t>
      </w:r>
      <w:r>
        <w:rPr>
          <w:rStyle w:val="100"/>
          <w:rFonts w:eastAsiaTheme="minorEastAsia"/>
          <w:i w:val="0"/>
          <w:iCs w:val="0"/>
        </w:rPr>
        <w:t>(COA)</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_Toc126237478 \h </w:instrText>
      </w:r>
      <w:r>
        <w:rPr>
          <w:rFonts w:eastAsiaTheme="minorEastAsia"/>
          <w:i w:val="0"/>
          <w:iCs w:val="0"/>
        </w:rPr>
        <w:fldChar w:fldCharType="separate"/>
      </w:r>
      <w:r>
        <w:rPr>
          <w:rFonts w:eastAsiaTheme="minorEastAsia"/>
          <w:i w:val="0"/>
          <w:iCs w:val="0"/>
        </w:rPr>
        <w:t>85</w:t>
      </w:r>
      <w:r>
        <w:rPr>
          <w:rFonts w:eastAsiaTheme="minorEastAsia"/>
          <w:i w:val="0"/>
          <w:iCs w:val="0"/>
        </w:rPr>
        <w:fldChar w:fldCharType="end"/>
      </w:r>
      <w:r>
        <w:rPr>
          <w:rFonts w:eastAsiaTheme="minorEastAsia"/>
          <w:i w:val="0"/>
          <w:iCs w:val="0"/>
        </w:rPr>
        <w:fldChar w:fldCharType="end"/>
      </w:r>
    </w:p>
    <w:p w14:paraId="727F9C2D">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"_Toc126237479"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14 </w:t>
      </w:r>
      <w:r>
        <w:rPr>
          <w:rStyle w:val="100"/>
          <w:rFonts w:hint="eastAsia" w:eastAsiaTheme="minorEastAsia"/>
          <w:i w:val="0"/>
          <w:iCs w:val="0"/>
        </w:rPr>
        <w:t>受试物制剂分析报告（如有）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_Toc126237479 \h </w:instrText>
      </w:r>
      <w:r>
        <w:rPr>
          <w:rFonts w:eastAsiaTheme="minorEastAsia"/>
          <w:i w:val="0"/>
          <w:iCs w:val="0"/>
        </w:rPr>
        <w:fldChar w:fldCharType="separate"/>
      </w:r>
      <w:r>
        <w:rPr>
          <w:rFonts w:eastAsiaTheme="minorEastAsia"/>
          <w:i w:val="0"/>
          <w:iCs w:val="0"/>
        </w:rPr>
        <w:t>86</w:t>
      </w:r>
      <w:r>
        <w:rPr>
          <w:rFonts w:eastAsiaTheme="minorEastAsia"/>
          <w:i w:val="0"/>
          <w:iCs w:val="0"/>
        </w:rPr>
        <w:fldChar w:fldCharType="end"/>
      </w:r>
      <w:r>
        <w:rPr>
          <w:rFonts w:eastAsiaTheme="minorEastAsia"/>
          <w:i w:val="0"/>
          <w:iCs w:val="0"/>
        </w:rPr>
        <w:fldChar w:fldCharType="end"/>
      </w:r>
    </w:p>
    <w:p w14:paraId="24974D54">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"_Toc126237480"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15 </w:t>
      </w:r>
      <w:r>
        <w:rPr>
          <w:rStyle w:val="100"/>
          <w:rFonts w:hint="eastAsia" w:eastAsiaTheme="minorEastAsia"/>
          <w:i w:val="0"/>
          <w:iCs w:val="0"/>
        </w:rPr>
        <w:t>濒死</w:t>
      </w:r>
      <w:r>
        <w:rPr>
          <w:rStyle w:val="100"/>
          <w:rFonts w:eastAsiaTheme="minorEastAsia"/>
          <w:i w:val="0"/>
          <w:iCs w:val="0"/>
        </w:rPr>
        <w:t>/</w:t>
      </w:r>
      <w:r>
        <w:rPr>
          <w:rStyle w:val="100"/>
          <w:rFonts w:hint="eastAsia" w:eastAsiaTheme="minorEastAsia"/>
          <w:i w:val="0"/>
          <w:iCs w:val="0"/>
        </w:rPr>
        <w:t>死亡动物报告（如有）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_Toc126237480 \h </w:instrText>
      </w:r>
      <w:r>
        <w:rPr>
          <w:rFonts w:eastAsiaTheme="minorEastAsia"/>
          <w:i w:val="0"/>
          <w:iCs w:val="0"/>
        </w:rPr>
        <w:fldChar w:fldCharType="separate"/>
      </w:r>
      <w:r>
        <w:rPr>
          <w:rFonts w:eastAsiaTheme="minorEastAsia"/>
          <w:i w:val="0"/>
          <w:iCs w:val="0"/>
        </w:rPr>
        <w:t>87</w:t>
      </w:r>
      <w:r>
        <w:rPr>
          <w:rFonts w:eastAsiaTheme="minorEastAsia"/>
          <w:i w:val="0"/>
          <w:iCs w:val="0"/>
        </w:rPr>
        <w:fldChar w:fldCharType="end"/>
      </w:r>
      <w:r>
        <w:rPr>
          <w:rFonts w:eastAsiaTheme="minorEastAsia"/>
          <w:i w:val="0"/>
          <w:iCs w:val="0"/>
        </w:rPr>
        <w:fldChar w:fldCharType="end"/>
      </w:r>
    </w:p>
    <w:p w14:paraId="5B7E6768">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"_Toc126237481"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16 </w:t>
      </w:r>
      <w:r>
        <w:rPr>
          <w:rStyle w:val="100"/>
          <w:rFonts w:hint="eastAsia" w:eastAsiaTheme="minorEastAsia"/>
          <w:i w:val="0"/>
          <w:iCs w:val="0"/>
        </w:rPr>
        <w:t>安全药理报告（如有）</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_Toc126237481 \h </w:instrText>
      </w:r>
      <w:r>
        <w:rPr>
          <w:rFonts w:eastAsiaTheme="minorEastAsia"/>
          <w:i w:val="0"/>
          <w:iCs w:val="0"/>
        </w:rPr>
        <w:fldChar w:fldCharType="separate"/>
      </w:r>
      <w:r>
        <w:rPr>
          <w:rFonts w:eastAsiaTheme="minorEastAsia"/>
          <w:i w:val="0"/>
          <w:iCs w:val="0"/>
        </w:rPr>
        <w:t>88</w:t>
      </w:r>
      <w:r>
        <w:rPr>
          <w:rFonts w:eastAsiaTheme="minorEastAsia"/>
          <w:i w:val="0"/>
          <w:iCs w:val="0"/>
        </w:rPr>
        <w:fldChar w:fldCharType="end"/>
      </w:r>
      <w:r>
        <w:rPr>
          <w:rFonts w:eastAsiaTheme="minorEastAsia"/>
          <w:i w:val="0"/>
          <w:iCs w:val="0"/>
        </w:rPr>
        <w:fldChar w:fldCharType="end"/>
      </w:r>
    </w:p>
    <w:p w14:paraId="1B51DD18">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"_Toc126237482"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17 </w:t>
      </w:r>
      <w:r>
        <w:rPr>
          <w:rStyle w:val="100"/>
          <w:rFonts w:hint="eastAsia" w:eastAsiaTheme="minorEastAsia"/>
          <w:i w:val="0"/>
          <w:iCs w:val="0"/>
        </w:rPr>
        <w:t>毒代动力学报告</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_Toc126237482 \h </w:instrText>
      </w:r>
      <w:r>
        <w:rPr>
          <w:rFonts w:eastAsiaTheme="minorEastAsia"/>
          <w:i w:val="0"/>
          <w:iCs w:val="0"/>
        </w:rPr>
        <w:fldChar w:fldCharType="separate"/>
      </w:r>
      <w:r>
        <w:rPr>
          <w:rFonts w:eastAsiaTheme="minorEastAsia"/>
          <w:i w:val="0"/>
          <w:iCs w:val="0"/>
        </w:rPr>
        <w:t>89</w:t>
      </w:r>
      <w:r>
        <w:rPr>
          <w:rFonts w:eastAsiaTheme="minorEastAsia"/>
          <w:i w:val="0"/>
          <w:iCs w:val="0"/>
        </w:rPr>
        <w:fldChar w:fldCharType="end"/>
      </w:r>
      <w:r>
        <w:rPr>
          <w:rFonts w:eastAsiaTheme="minorEastAsia"/>
          <w:i w:val="0"/>
          <w:iCs w:val="0"/>
        </w:rPr>
        <w:fldChar w:fldCharType="end"/>
      </w:r>
    </w:p>
    <w:p w14:paraId="2E9BB32B">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"_Toc126237483"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18 </w:t>
      </w:r>
      <w:r>
        <w:rPr>
          <w:rStyle w:val="100"/>
          <w:rFonts w:hint="eastAsia" w:eastAsiaTheme="minorEastAsia"/>
          <w:i w:val="0"/>
          <w:iCs w:val="0"/>
        </w:rPr>
        <w:t>浓度检测报告</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_Toc126237483 \h </w:instrText>
      </w:r>
      <w:r>
        <w:rPr>
          <w:rFonts w:eastAsiaTheme="minorEastAsia"/>
          <w:i w:val="0"/>
          <w:iCs w:val="0"/>
        </w:rPr>
        <w:fldChar w:fldCharType="separate"/>
      </w:r>
      <w:r>
        <w:rPr>
          <w:rFonts w:eastAsiaTheme="minorEastAsia"/>
          <w:i w:val="0"/>
          <w:iCs w:val="0"/>
        </w:rPr>
        <w:t>90</w:t>
      </w:r>
      <w:r>
        <w:rPr>
          <w:rFonts w:eastAsiaTheme="minorEastAsia"/>
          <w:i w:val="0"/>
          <w:iCs w:val="0"/>
        </w:rPr>
        <w:fldChar w:fldCharType="end"/>
      </w:r>
      <w:r>
        <w:rPr>
          <w:rFonts w:eastAsiaTheme="minorEastAsia"/>
          <w:i w:val="0"/>
          <w:iCs w:val="0"/>
        </w:rPr>
        <w:fldChar w:fldCharType="end"/>
      </w:r>
    </w:p>
    <w:p w14:paraId="26353D1C">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"_Toc126237484"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19 </w:t>
      </w:r>
      <w:r>
        <w:rPr>
          <w:rStyle w:val="100"/>
          <w:rFonts w:hint="eastAsia" w:eastAsiaTheme="minorEastAsia"/>
          <w:i w:val="0"/>
          <w:iCs w:val="0"/>
        </w:rPr>
        <w:t>抗药抗体报告</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_Toc126237484 \h </w:instrText>
      </w:r>
      <w:r>
        <w:rPr>
          <w:rFonts w:eastAsiaTheme="minorEastAsia"/>
          <w:i w:val="0"/>
          <w:iCs w:val="0"/>
        </w:rPr>
        <w:fldChar w:fldCharType="separate"/>
      </w:r>
      <w:r>
        <w:rPr>
          <w:rFonts w:eastAsiaTheme="minorEastAsia"/>
          <w:i w:val="0"/>
          <w:iCs w:val="0"/>
        </w:rPr>
        <w:t>91</w:t>
      </w:r>
      <w:r>
        <w:rPr>
          <w:rFonts w:eastAsiaTheme="minorEastAsia"/>
          <w:i w:val="0"/>
          <w:iCs w:val="0"/>
        </w:rPr>
        <w:fldChar w:fldCharType="end"/>
      </w:r>
      <w:r>
        <w:rPr>
          <w:rFonts w:eastAsiaTheme="minorEastAsia"/>
          <w:i w:val="0"/>
          <w:iCs w:val="0"/>
        </w:rPr>
        <w:fldChar w:fldCharType="end"/>
      </w:r>
    </w:p>
    <w:p w14:paraId="63760F65">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"_Toc126237485"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20 </w:t>
      </w:r>
      <w:r>
        <w:rPr>
          <w:rStyle w:val="100"/>
          <w:rFonts w:hint="eastAsia" w:eastAsiaTheme="minorEastAsia"/>
          <w:i w:val="0"/>
          <w:iCs w:val="0"/>
        </w:rPr>
        <w:t>病理学报告</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_Toc126237485 \h </w:instrText>
      </w:r>
      <w:r>
        <w:rPr>
          <w:rFonts w:eastAsiaTheme="minorEastAsia"/>
          <w:i w:val="0"/>
          <w:iCs w:val="0"/>
        </w:rPr>
        <w:fldChar w:fldCharType="separate"/>
      </w:r>
      <w:r>
        <w:rPr>
          <w:rFonts w:eastAsiaTheme="minorEastAsia"/>
          <w:i w:val="0"/>
          <w:iCs w:val="0"/>
        </w:rPr>
        <w:t>92</w:t>
      </w:r>
      <w:r>
        <w:rPr>
          <w:rFonts w:eastAsiaTheme="minorEastAsia"/>
          <w:i w:val="0"/>
          <w:iCs w:val="0"/>
        </w:rPr>
        <w:fldChar w:fldCharType="end"/>
      </w:r>
      <w:r>
        <w:rPr>
          <w:rFonts w:eastAsiaTheme="minorEastAsia"/>
          <w:i w:val="0"/>
          <w:iCs w:val="0"/>
        </w:rPr>
        <w:fldChar w:fldCharType="end"/>
      </w:r>
    </w:p>
    <w:p w14:paraId="433986AF">
      <w:pPr>
        <w:pStyle w:val="73"/>
        <w:tabs>
          <w:tab w:val="right" w:leader="dot" w:pos="9061"/>
        </w:tabs>
        <w:ind w:left="480" w:hanging="480"/>
        <w:rPr>
          <w:rFonts w:eastAsiaTheme="minorEastAsia"/>
          <w:i w:val="0"/>
          <w:iCs w:val="0"/>
          <w:color w:val="auto"/>
          <w:sz w:val="21"/>
          <w:szCs w:val="22"/>
        </w:rPr>
      </w:pPr>
      <w:r>
        <w:rPr>
          <w:i w:val="0"/>
          <w:iCs w:val="0"/>
        </w:rPr>
        <w:fldChar w:fldCharType="begin"/>
      </w:r>
      <w:r>
        <w:rPr>
          <w:i w:val="0"/>
          <w:iCs w:val="0"/>
        </w:rPr>
        <w:instrText xml:space="preserve"> HYPERLINK \l "_Toc126237486" </w:instrText>
      </w:r>
      <w:r>
        <w:rPr>
          <w:i w:val="0"/>
          <w:iCs w:val="0"/>
        </w:rPr>
        <w:fldChar w:fldCharType="separate"/>
      </w:r>
      <w:r>
        <w:rPr>
          <w:rStyle w:val="100"/>
          <w:rFonts w:hint="eastAsia" w:eastAsiaTheme="minorEastAsia"/>
          <w:i w:val="0"/>
          <w:iCs w:val="0"/>
        </w:rPr>
        <w:t>附录</w:t>
      </w:r>
      <w:r>
        <w:rPr>
          <w:rStyle w:val="100"/>
          <w:rFonts w:eastAsiaTheme="minorEastAsia"/>
          <w:i w:val="0"/>
          <w:iCs w:val="0"/>
        </w:rPr>
        <w:t xml:space="preserve">21 </w:t>
      </w:r>
      <w:r>
        <w:rPr>
          <w:rStyle w:val="100"/>
          <w:rFonts w:hint="eastAsia" w:eastAsiaTheme="minorEastAsia"/>
          <w:i w:val="0"/>
          <w:iCs w:val="0"/>
        </w:rPr>
        <w:t>试验方案及方案变更</w:t>
      </w:r>
      <w:r>
        <w:rPr>
          <w:rFonts w:eastAsiaTheme="minorEastAsia"/>
          <w:i w:val="0"/>
          <w:iCs w:val="0"/>
        </w:rPr>
        <w:tab/>
      </w:r>
      <w:r>
        <w:rPr>
          <w:rFonts w:eastAsiaTheme="minorEastAsia"/>
          <w:i w:val="0"/>
          <w:iCs w:val="0"/>
        </w:rPr>
        <w:fldChar w:fldCharType="begin"/>
      </w:r>
      <w:r>
        <w:rPr>
          <w:rFonts w:eastAsiaTheme="minorEastAsia"/>
          <w:i w:val="0"/>
          <w:iCs w:val="0"/>
        </w:rPr>
        <w:instrText xml:space="preserve"> PAGEREF _Toc126237486 \h </w:instrText>
      </w:r>
      <w:r>
        <w:rPr>
          <w:rFonts w:eastAsiaTheme="minorEastAsia"/>
          <w:i w:val="0"/>
          <w:iCs w:val="0"/>
        </w:rPr>
        <w:fldChar w:fldCharType="separate"/>
      </w:r>
      <w:r>
        <w:rPr>
          <w:rFonts w:eastAsiaTheme="minorEastAsia"/>
          <w:i w:val="0"/>
          <w:iCs w:val="0"/>
        </w:rPr>
        <w:t>93</w:t>
      </w:r>
      <w:r>
        <w:rPr>
          <w:rFonts w:eastAsiaTheme="minorEastAsia"/>
          <w:i w:val="0"/>
          <w:iCs w:val="0"/>
        </w:rPr>
        <w:fldChar w:fldCharType="end"/>
      </w:r>
      <w:r>
        <w:rPr>
          <w:rFonts w:eastAsiaTheme="minorEastAsia"/>
          <w:i w:val="0"/>
          <w:iCs w:val="0"/>
        </w:rPr>
        <w:fldChar w:fldCharType="end"/>
      </w:r>
    </w:p>
    <w:p w14:paraId="10F0BE1F">
      <w:pPr>
        <w:widowControl/>
        <w:jc w:val="left"/>
        <w:rPr>
          <w:rFonts w:eastAsiaTheme="minorEastAsia"/>
          <w:i w:val="0"/>
          <w:iCs w:val="0"/>
          <w:szCs w:val="24"/>
        </w:rPr>
      </w:pPr>
      <w:r>
        <w:rPr>
          <w:rStyle w:val="180"/>
          <w:rFonts w:eastAsiaTheme="minorEastAsia"/>
          <w:i w:val="0"/>
          <w:iCs w:val="0"/>
        </w:rPr>
        <w:fldChar w:fldCharType="end"/>
      </w:r>
    </w:p>
    <w:p w14:paraId="7EBA56DE">
      <w:pPr>
        <w:widowControl/>
        <w:spacing w:line="240" w:lineRule="auto"/>
        <w:jc w:val="left"/>
        <w:rPr>
          <w:rFonts w:eastAsiaTheme="minorEastAsia"/>
          <w:i w:val="0"/>
          <w:iCs w:val="0"/>
          <w:szCs w:val="24"/>
        </w:rPr>
      </w:pPr>
      <w:r>
        <w:rPr>
          <w:rFonts w:eastAsiaTheme="minorEastAsia"/>
          <w:i w:val="0"/>
          <w:iCs w:val="0"/>
          <w:szCs w:val="24"/>
        </w:rPr>
        <w:br w:type="page"/>
      </w:r>
    </w:p>
    <w:bookmarkEnd w:id="5"/>
    <w:p w14:paraId="4DA377E9">
      <w:pPr>
        <w:pStyle w:val="3"/>
        <w:contextualSpacing/>
        <w:rPr>
          <w:rStyle w:val="180"/>
          <w:rFonts w:eastAsiaTheme="minorEastAsia"/>
          <w:i w:val="0"/>
          <w:iCs w:val="0"/>
          <w:highlight w:val="none"/>
        </w:rPr>
      </w:pPr>
      <w:bookmarkStart w:id="11" w:name="_Toc492033793"/>
      <w:bookmarkStart w:id="12" w:name="_Toc109559416"/>
      <w:bookmarkStart w:id="13" w:name="_Toc489535151"/>
      <w:bookmarkStart w:id="14" w:name="_Toc106355482"/>
      <w:bookmarkStart w:id="15" w:name="_Toc82730573"/>
      <w:bookmarkStart w:id="16" w:name="_Toc11382"/>
      <w:bookmarkStart w:id="17" w:name="_Toc126237201"/>
      <w:bookmarkStart w:id="18" w:name="_Toc22599"/>
      <w:bookmarkStart w:id="19" w:name="_Toc5585"/>
      <w:bookmarkStart w:id="20" w:name="_Toc112852011"/>
      <w:bookmarkStart w:id="21" w:name="_Toc273092193"/>
      <w:bookmarkStart w:id="22" w:name="_Toc94519349"/>
      <w:bookmarkStart w:id="23" w:name="_Toc25250"/>
      <w:bookmarkStart w:id="24" w:name="_Toc23251710"/>
      <w:bookmarkStart w:id="25" w:name="_Toc94521841"/>
      <w:bookmarkStart w:id="26" w:name="_Toc14132"/>
      <w:bookmarkStart w:id="27" w:name="_Toc94521501"/>
      <w:r>
        <w:rPr>
          <w:rStyle w:val="180"/>
          <w:rFonts w:hint="eastAsia" w:eastAsiaTheme="minorEastAsia"/>
          <w:i w:val="0"/>
          <w:iCs w:val="0"/>
          <w:highlight w:val="none"/>
        </w:rPr>
        <w:t>主要缩略词表</w:t>
      </w:r>
      <w:bookmarkEnd w:id="11"/>
      <w:bookmarkEnd w:id="12"/>
      <w:bookmarkEnd w:id="13"/>
      <w:bookmarkEnd w:id="14"/>
      <w:bookmarkEnd w:id="15"/>
      <w:bookmarkEnd w:id="16"/>
      <w:bookmarkEnd w:id="17"/>
      <w:bookmarkEnd w:id="18"/>
      <w:bookmarkEnd w:id="19"/>
      <w:bookmarkEnd w:id="20"/>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2261"/>
        <w:gridCol w:w="3434"/>
        <w:gridCol w:w="3432"/>
      </w:tblGrid>
      <w:tr w14:paraId="4049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tblHeader/>
          <w:jc w:val="center"/>
        </w:trPr>
        <w:tc>
          <w:tcPr>
            <w:tcW w:w="1239" w:type="pct"/>
            <w:vAlign w:val="center"/>
          </w:tcPr>
          <w:p w14:paraId="133C09D4">
            <w:pPr>
              <w:spacing w:line="240" w:lineRule="exact"/>
              <w:rPr>
                <w:rFonts w:eastAsiaTheme="minorEastAsia"/>
                <w:b/>
                <w:bCs/>
                <w:i w:val="0"/>
                <w:iCs w:val="0"/>
                <w:color w:val="000000" w:themeColor="text1"/>
                <w:szCs w:val="24"/>
                <w:highlight w:val="none"/>
                <w14:textFill>
                  <w14:solidFill>
                    <w14:schemeClr w14:val="tx1"/>
                  </w14:solidFill>
                </w14:textFill>
              </w:rPr>
            </w:pPr>
            <w:r>
              <w:rPr>
                <w:rFonts w:hint="eastAsia" w:eastAsiaTheme="minorEastAsia"/>
                <w:b/>
                <w:i w:val="0"/>
                <w:iCs w:val="0"/>
                <w:color w:val="000000" w:themeColor="text1"/>
                <w:szCs w:val="24"/>
                <w:highlight w:val="none"/>
                <w14:textFill>
                  <w14:solidFill>
                    <w14:schemeClr w14:val="tx1"/>
                  </w14:solidFill>
                </w14:textFill>
              </w:rPr>
              <w:t>缩写</w:t>
            </w:r>
          </w:p>
        </w:tc>
        <w:tc>
          <w:tcPr>
            <w:tcW w:w="1881" w:type="pct"/>
            <w:vAlign w:val="center"/>
          </w:tcPr>
          <w:p w14:paraId="0151B7E0">
            <w:pPr>
              <w:spacing w:line="240" w:lineRule="exact"/>
              <w:rPr>
                <w:rFonts w:eastAsiaTheme="minorEastAsia"/>
                <w:b/>
                <w:i w:val="0"/>
                <w:iCs w:val="0"/>
                <w:color w:val="000000" w:themeColor="text1"/>
                <w:szCs w:val="24"/>
                <w:highlight w:val="none"/>
                <w14:textFill>
                  <w14:solidFill>
                    <w14:schemeClr w14:val="tx1"/>
                  </w14:solidFill>
                </w14:textFill>
              </w:rPr>
            </w:pPr>
            <w:r>
              <w:rPr>
                <w:rFonts w:hint="eastAsia" w:eastAsiaTheme="minorEastAsia"/>
                <w:b/>
                <w:i w:val="0"/>
                <w:iCs w:val="0"/>
                <w:color w:val="000000" w:themeColor="text1"/>
                <w:szCs w:val="24"/>
                <w:highlight w:val="none"/>
                <w14:textFill>
                  <w14:solidFill>
                    <w14:schemeClr w14:val="tx1"/>
                  </w14:solidFill>
                </w14:textFill>
              </w:rPr>
              <w:t>英文全称</w:t>
            </w:r>
          </w:p>
        </w:tc>
        <w:tc>
          <w:tcPr>
            <w:tcW w:w="1880" w:type="pct"/>
            <w:vAlign w:val="center"/>
          </w:tcPr>
          <w:p w14:paraId="3707C625">
            <w:pPr>
              <w:spacing w:line="240" w:lineRule="exact"/>
              <w:rPr>
                <w:rFonts w:eastAsiaTheme="minorEastAsia"/>
                <w:b/>
                <w:i w:val="0"/>
                <w:iCs w:val="0"/>
                <w:color w:val="000000" w:themeColor="text1"/>
                <w:szCs w:val="24"/>
                <w:highlight w:val="none"/>
                <w14:textFill>
                  <w14:solidFill>
                    <w14:schemeClr w14:val="tx1"/>
                  </w14:solidFill>
                </w14:textFill>
              </w:rPr>
            </w:pPr>
            <w:r>
              <w:rPr>
                <w:rFonts w:hint="eastAsia" w:eastAsiaTheme="minorEastAsia"/>
                <w:b/>
                <w:bCs/>
                <w:i w:val="0"/>
                <w:iCs w:val="0"/>
                <w:color w:val="000000" w:themeColor="text1"/>
                <w:szCs w:val="24"/>
                <w:highlight w:val="none"/>
                <w14:textFill>
                  <w14:solidFill>
                    <w14:schemeClr w14:val="tx1"/>
                  </w14:solidFill>
                </w14:textFill>
              </w:rPr>
              <w:t>中文全称</w:t>
            </w:r>
          </w:p>
        </w:tc>
      </w:tr>
      <w:tr w14:paraId="7AC2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84EEB51">
            <w:pPr>
              <w:pStyle w:val="540"/>
              <w:rPr>
                <w:rFonts w:eastAsiaTheme="minorEastAsia"/>
                <w:i w:val="0"/>
                <w:iCs w:val="0"/>
                <w:sz w:val="24"/>
                <w:szCs w:val="24"/>
                <w:highlight w:val="none"/>
              </w:rPr>
            </w:pPr>
            <w:r>
              <w:rPr>
                <w:rFonts w:eastAsiaTheme="minorEastAsia"/>
                <w:i w:val="0"/>
                <w:iCs w:val="0"/>
                <w:sz w:val="24"/>
                <w:szCs w:val="24"/>
                <w:highlight w:val="none"/>
              </w:rPr>
              <w:t>%Diff</w:t>
            </w:r>
          </w:p>
        </w:tc>
        <w:tc>
          <w:tcPr>
            <w:tcW w:w="1881" w:type="pct"/>
            <w:vAlign w:val="center"/>
          </w:tcPr>
          <w:p w14:paraId="66A6681A">
            <w:pPr>
              <w:pStyle w:val="540"/>
              <w:rPr>
                <w:rFonts w:eastAsiaTheme="minorEastAsia"/>
                <w:i w:val="0"/>
                <w:iCs w:val="0"/>
                <w:sz w:val="24"/>
                <w:szCs w:val="24"/>
                <w:highlight w:val="none"/>
              </w:rPr>
            </w:pPr>
            <w:r>
              <w:rPr>
                <w:rFonts w:eastAsiaTheme="minorEastAsia"/>
                <w:i w:val="0"/>
                <w:iCs w:val="0"/>
                <w:sz w:val="24"/>
                <w:szCs w:val="24"/>
                <w:highlight w:val="none"/>
              </w:rPr>
              <w:t>% Difference</w:t>
            </w:r>
          </w:p>
        </w:tc>
        <w:tc>
          <w:tcPr>
            <w:tcW w:w="1880" w:type="pct"/>
            <w:shd w:val="clear" w:color="auto" w:fill="auto"/>
            <w:vAlign w:val="center"/>
          </w:tcPr>
          <w:p w14:paraId="18F499F2">
            <w:pPr>
              <w:pStyle w:val="540"/>
              <w:rPr>
                <w:rFonts w:eastAsiaTheme="minorEastAsia"/>
                <w:i w:val="0"/>
                <w:iCs w:val="0"/>
                <w:sz w:val="24"/>
                <w:szCs w:val="24"/>
                <w:highlight w:val="none"/>
              </w:rPr>
            </w:pPr>
            <w:r>
              <w:rPr>
                <w:rFonts w:hint="eastAsia" w:eastAsiaTheme="minorEastAsia"/>
                <w:i w:val="0"/>
                <w:iCs w:val="0"/>
                <w:sz w:val="24"/>
                <w:szCs w:val="24"/>
                <w:highlight w:val="none"/>
              </w:rPr>
              <w:t>变化率</w:t>
            </w:r>
          </w:p>
        </w:tc>
      </w:tr>
      <w:tr w14:paraId="4FB8B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4A7A8F8">
            <w:pPr>
              <w:pStyle w:val="540"/>
              <w:rPr>
                <w:rFonts w:eastAsiaTheme="minorEastAsia"/>
                <w:i w:val="0"/>
                <w:iCs w:val="0"/>
                <w:sz w:val="24"/>
                <w:szCs w:val="24"/>
                <w:highlight w:val="none"/>
              </w:rPr>
            </w:pPr>
            <w:r>
              <w:rPr>
                <w:rFonts w:eastAsiaTheme="minorEastAsia"/>
                <w:i w:val="0"/>
                <w:iCs w:val="0"/>
                <w:sz w:val="24"/>
                <w:szCs w:val="24"/>
                <w:highlight w:val="none"/>
              </w:rPr>
              <w:t>A/G</w:t>
            </w:r>
          </w:p>
        </w:tc>
        <w:tc>
          <w:tcPr>
            <w:tcW w:w="1881" w:type="pct"/>
            <w:vAlign w:val="center"/>
          </w:tcPr>
          <w:p w14:paraId="7F09EAA9">
            <w:pPr>
              <w:pStyle w:val="540"/>
              <w:rPr>
                <w:rFonts w:eastAsiaTheme="minorEastAsia"/>
                <w:i w:val="0"/>
                <w:iCs w:val="0"/>
                <w:sz w:val="24"/>
                <w:szCs w:val="24"/>
                <w:highlight w:val="none"/>
              </w:rPr>
            </w:pPr>
            <w:r>
              <w:rPr>
                <w:rFonts w:eastAsiaTheme="minorEastAsia"/>
                <w:i w:val="0"/>
                <w:iCs w:val="0"/>
                <w:sz w:val="24"/>
                <w:szCs w:val="24"/>
                <w:highlight w:val="none"/>
              </w:rPr>
              <w:t>Albumin-Globulin Ratio</w:t>
            </w:r>
          </w:p>
        </w:tc>
        <w:tc>
          <w:tcPr>
            <w:tcW w:w="1880" w:type="pct"/>
            <w:shd w:val="clear" w:color="auto" w:fill="auto"/>
            <w:vAlign w:val="center"/>
          </w:tcPr>
          <w:p w14:paraId="3A7C5AEB">
            <w:pPr>
              <w:pStyle w:val="540"/>
              <w:rPr>
                <w:rFonts w:eastAsiaTheme="minorEastAsia"/>
                <w:i w:val="0"/>
                <w:iCs w:val="0"/>
                <w:sz w:val="24"/>
                <w:szCs w:val="24"/>
                <w:highlight w:val="none"/>
              </w:rPr>
            </w:pPr>
            <w:r>
              <w:rPr>
                <w:rFonts w:hint="eastAsia" w:eastAsiaTheme="minorEastAsia"/>
                <w:i w:val="0"/>
                <w:iCs w:val="0"/>
                <w:sz w:val="24"/>
                <w:szCs w:val="24"/>
                <w:highlight w:val="none"/>
              </w:rPr>
              <w:t>白球比</w:t>
            </w:r>
          </w:p>
        </w:tc>
      </w:tr>
      <w:tr w14:paraId="79F2A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C59D4FA">
            <w:pPr>
              <w:pStyle w:val="540"/>
              <w:rPr>
                <w:rFonts w:eastAsiaTheme="minorEastAsia"/>
                <w:i w:val="0"/>
                <w:iCs w:val="0"/>
                <w:sz w:val="24"/>
                <w:szCs w:val="24"/>
                <w:highlight w:val="none"/>
              </w:rPr>
            </w:pPr>
            <w:r>
              <w:rPr>
                <w:rFonts w:eastAsiaTheme="minorEastAsia"/>
                <w:i w:val="0"/>
                <w:iCs w:val="0"/>
                <w:sz w:val="24"/>
                <w:szCs w:val="24"/>
                <w:highlight w:val="none"/>
              </w:rPr>
              <w:t>AAALAC</w:t>
            </w:r>
          </w:p>
        </w:tc>
        <w:tc>
          <w:tcPr>
            <w:tcW w:w="1881" w:type="pct"/>
            <w:vAlign w:val="center"/>
          </w:tcPr>
          <w:p w14:paraId="1D4C81C5">
            <w:pPr>
              <w:pStyle w:val="540"/>
              <w:rPr>
                <w:rFonts w:eastAsiaTheme="minorEastAsia"/>
                <w:i w:val="0"/>
                <w:iCs w:val="0"/>
                <w:sz w:val="24"/>
                <w:szCs w:val="24"/>
                <w:highlight w:val="none"/>
              </w:rPr>
            </w:pPr>
            <w:r>
              <w:rPr>
                <w:rFonts w:eastAsiaTheme="minorEastAsia"/>
                <w:i w:val="0"/>
                <w:iCs w:val="0"/>
                <w:sz w:val="24"/>
                <w:szCs w:val="24"/>
                <w:highlight w:val="none"/>
              </w:rPr>
              <w:t>Association for Assessment and Accreditation of Laboratory Animal Care International</w:t>
            </w:r>
          </w:p>
        </w:tc>
        <w:tc>
          <w:tcPr>
            <w:tcW w:w="1880" w:type="pct"/>
            <w:vAlign w:val="center"/>
          </w:tcPr>
          <w:p w14:paraId="1B1B1B4A">
            <w:pPr>
              <w:pStyle w:val="540"/>
              <w:rPr>
                <w:rFonts w:eastAsiaTheme="minorEastAsia"/>
                <w:i w:val="0"/>
                <w:iCs w:val="0"/>
                <w:sz w:val="24"/>
                <w:szCs w:val="24"/>
                <w:highlight w:val="none"/>
              </w:rPr>
            </w:pPr>
            <w:r>
              <w:rPr>
                <w:rFonts w:hint="eastAsia" w:eastAsiaTheme="minorEastAsia"/>
                <w:i w:val="0"/>
                <w:iCs w:val="0"/>
                <w:sz w:val="24"/>
                <w:szCs w:val="24"/>
                <w:highlight w:val="none"/>
              </w:rPr>
              <w:t>国际实验动物评估和管理委员会</w:t>
            </w:r>
          </w:p>
        </w:tc>
      </w:tr>
      <w:tr w14:paraId="5A59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DD4EEDB">
            <w:pPr>
              <w:pStyle w:val="540"/>
              <w:rPr>
                <w:rFonts w:eastAsiaTheme="minorEastAsia"/>
                <w:i w:val="0"/>
                <w:iCs w:val="0"/>
                <w:sz w:val="24"/>
                <w:szCs w:val="24"/>
                <w:highlight w:val="none"/>
              </w:rPr>
            </w:pPr>
            <w:r>
              <w:rPr>
                <w:rFonts w:eastAsiaTheme="minorEastAsia"/>
                <w:i w:val="0"/>
                <w:iCs w:val="0"/>
                <w:sz w:val="24"/>
                <w:szCs w:val="24"/>
                <w:highlight w:val="none"/>
              </w:rPr>
              <w:t>ADA</w:t>
            </w:r>
          </w:p>
        </w:tc>
        <w:tc>
          <w:tcPr>
            <w:tcW w:w="1881" w:type="pct"/>
            <w:vAlign w:val="center"/>
          </w:tcPr>
          <w:p w14:paraId="1CDC3016">
            <w:pPr>
              <w:pStyle w:val="540"/>
              <w:rPr>
                <w:rFonts w:eastAsiaTheme="minorEastAsia"/>
                <w:i w:val="0"/>
                <w:iCs w:val="0"/>
                <w:sz w:val="24"/>
                <w:szCs w:val="24"/>
                <w:highlight w:val="none"/>
              </w:rPr>
            </w:pPr>
            <w:r>
              <w:rPr>
                <w:rFonts w:eastAsiaTheme="minorEastAsia"/>
                <w:i w:val="0"/>
                <w:iCs w:val="0"/>
                <w:sz w:val="24"/>
                <w:szCs w:val="24"/>
                <w:highlight w:val="none"/>
              </w:rPr>
              <w:t xml:space="preserve">Anti-Drug </w:t>
            </w:r>
            <w:r>
              <w:rPr>
                <w:rFonts w:hint="eastAsia" w:eastAsiaTheme="minorEastAsia"/>
                <w:i w:val="0"/>
                <w:iCs w:val="0"/>
                <w:sz w:val="24"/>
                <w:szCs w:val="24"/>
                <w:highlight w:val="none"/>
              </w:rPr>
              <w:t>A</w:t>
            </w:r>
            <w:r>
              <w:rPr>
                <w:rFonts w:eastAsiaTheme="minorEastAsia"/>
                <w:i w:val="0"/>
                <w:iCs w:val="0"/>
                <w:sz w:val="24"/>
                <w:szCs w:val="24"/>
                <w:highlight w:val="none"/>
              </w:rPr>
              <w:t>ntibody</w:t>
            </w:r>
          </w:p>
        </w:tc>
        <w:tc>
          <w:tcPr>
            <w:tcW w:w="1880" w:type="pct"/>
            <w:vAlign w:val="center"/>
          </w:tcPr>
          <w:p w14:paraId="462D7E74">
            <w:pPr>
              <w:pStyle w:val="540"/>
              <w:rPr>
                <w:rFonts w:eastAsiaTheme="minorEastAsia"/>
                <w:i w:val="0"/>
                <w:iCs w:val="0"/>
                <w:sz w:val="24"/>
                <w:szCs w:val="24"/>
                <w:highlight w:val="none"/>
              </w:rPr>
            </w:pPr>
            <w:r>
              <w:rPr>
                <w:rFonts w:hint="eastAsia" w:eastAsiaTheme="minorEastAsia"/>
                <w:i w:val="0"/>
                <w:iCs w:val="0"/>
                <w:sz w:val="24"/>
                <w:szCs w:val="24"/>
                <w:highlight w:val="none"/>
              </w:rPr>
              <w:t>抗药抗体</w:t>
            </w:r>
          </w:p>
        </w:tc>
      </w:tr>
      <w:tr w14:paraId="7EBC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457643A">
            <w:pPr>
              <w:pStyle w:val="540"/>
              <w:rPr>
                <w:rFonts w:eastAsiaTheme="minorEastAsia"/>
                <w:i w:val="0"/>
                <w:iCs w:val="0"/>
                <w:sz w:val="24"/>
                <w:szCs w:val="24"/>
                <w:highlight w:val="none"/>
              </w:rPr>
            </w:pPr>
            <w:r>
              <w:rPr>
                <w:rFonts w:eastAsiaTheme="minorEastAsia"/>
                <w:i w:val="0"/>
                <w:iCs w:val="0"/>
                <w:sz w:val="24"/>
                <w:szCs w:val="24"/>
                <w:highlight w:val="none"/>
              </w:rPr>
              <w:t>ALB</w:t>
            </w:r>
          </w:p>
        </w:tc>
        <w:tc>
          <w:tcPr>
            <w:tcW w:w="1881" w:type="pct"/>
            <w:vAlign w:val="center"/>
          </w:tcPr>
          <w:p w14:paraId="47ACD17F">
            <w:pPr>
              <w:pStyle w:val="540"/>
              <w:rPr>
                <w:rFonts w:eastAsiaTheme="minorEastAsia"/>
                <w:i w:val="0"/>
                <w:iCs w:val="0"/>
                <w:sz w:val="24"/>
                <w:szCs w:val="24"/>
                <w:highlight w:val="none"/>
              </w:rPr>
            </w:pPr>
            <w:r>
              <w:rPr>
                <w:rFonts w:eastAsiaTheme="minorEastAsia"/>
                <w:i w:val="0"/>
                <w:iCs w:val="0"/>
                <w:sz w:val="24"/>
                <w:szCs w:val="24"/>
                <w:highlight w:val="none"/>
              </w:rPr>
              <w:t>Albumin</w:t>
            </w:r>
          </w:p>
        </w:tc>
        <w:tc>
          <w:tcPr>
            <w:tcW w:w="1880" w:type="pct"/>
            <w:vAlign w:val="center"/>
          </w:tcPr>
          <w:p w14:paraId="4BEDD977">
            <w:pPr>
              <w:pStyle w:val="540"/>
              <w:rPr>
                <w:rFonts w:eastAsiaTheme="minorEastAsia"/>
                <w:i w:val="0"/>
                <w:iCs w:val="0"/>
                <w:sz w:val="24"/>
                <w:szCs w:val="24"/>
                <w:highlight w:val="none"/>
              </w:rPr>
            </w:pPr>
            <w:r>
              <w:rPr>
                <w:rFonts w:hint="eastAsia" w:eastAsiaTheme="minorEastAsia"/>
                <w:i w:val="0"/>
                <w:iCs w:val="0"/>
                <w:sz w:val="24"/>
                <w:szCs w:val="24"/>
                <w:highlight w:val="none"/>
              </w:rPr>
              <w:t>白蛋白</w:t>
            </w:r>
          </w:p>
        </w:tc>
      </w:tr>
      <w:tr w14:paraId="7AA3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26289DC">
            <w:pPr>
              <w:pStyle w:val="540"/>
              <w:rPr>
                <w:rFonts w:eastAsiaTheme="minorEastAsia"/>
                <w:i w:val="0"/>
                <w:iCs w:val="0"/>
                <w:sz w:val="24"/>
                <w:szCs w:val="24"/>
                <w:highlight w:val="none"/>
              </w:rPr>
            </w:pPr>
            <w:r>
              <w:rPr>
                <w:rFonts w:eastAsiaTheme="minorEastAsia"/>
                <w:i w:val="0"/>
                <w:iCs w:val="0"/>
                <w:sz w:val="24"/>
                <w:szCs w:val="24"/>
                <w:highlight w:val="none"/>
              </w:rPr>
              <w:t>ALP</w:t>
            </w:r>
          </w:p>
        </w:tc>
        <w:tc>
          <w:tcPr>
            <w:tcW w:w="1881" w:type="pct"/>
            <w:vAlign w:val="center"/>
          </w:tcPr>
          <w:p w14:paraId="394F72F2">
            <w:pPr>
              <w:pStyle w:val="540"/>
              <w:rPr>
                <w:rFonts w:eastAsiaTheme="minorEastAsia"/>
                <w:i w:val="0"/>
                <w:iCs w:val="0"/>
                <w:sz w:val="24"/>
                <w:szCs w:val="24"/>
                <w:highlight w:val="none"/>
              </w:rPr>
            </w:pPr>
            <w:r>
              <w:rPr>
                <w:rFonts w:eastAsiaTheme="minorEastAsia"/>
                <w:i w:val="0"/>
                <w:iCs w:val="0"/>
                <w:sz w:val="24"/>
                <w:szCs w:val="24"/>
                <w:highlight w:val="none"/>
              </w:rPr>
              <w:t>Alkaline Phosphatase</w:t>
            </w:r>
          </w:p>
        </w:tc>
        <w:tc>
          <w:tcPr>
            <w:tcW w:w="1880" w:type="pct"/>
            <w:vAlign w:val="center"/>
          </w:tcPr>
          <w:p w14:paraId="37F98655">
            <w:pPr>
              <w:pStyle w:val="540"/>
              <w:rPr>
                <w:rFonts w:eastAsiaTheme="minorEastAsia"/>
                <w:i w:val="0"/>
                <w:iCs w:val="0"/>
                <w:sz w:val="24"/>
                <w:szCs w:val="24"/>
                <w:highlight w:val="none"/>
              </w:rPr>
            </w:pPr>
            <w:r>
              <w:rPr>
                <w:rFonts w:hint="eastAsia" w:eastAsiaTheme="minorEastAsia"/>
                <w:i w:val="0"/>
                <w:iCs w:val="0"/>
                <w:sz w:val="24"/>
                <w:szCs w:val="24"/>
                <w:highlight w:val="none"/>
              </w:rPr>
              <w:t>碱性磷酸酶</w:t>
            </w:r>
          </w:p>
        </w:tc>
      </w:tr>
      <w:tr w14:paraId="3234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0BEC47C">
            <w:pPr>
              <w:pStyle w:val="540"/>
              <w:rPr>
                <w:rFonts w:eastAsiaTheme="minorEastAsia"/>
                <w:i w:val="0"/>
                <w:iCs w:val="0"/>
                <w:sz w:val="24"/>
                <w:szCs w:val="24"/>
                <w:highlight w:val="none"/>
              </w:rPr>
            </w:pPr>
            <w:r>
              <w:rPr>
                <w:rFonts w:eastAsiaTheme="minorEastAsia"/>
                <w:i w:val="0"/>
                <w:iCs w:val="0"/>
                <w:sz w:val="24"/>
                <w:szCs w:val="24"/>
                <w:highlight w:val="none"/>
              </w:rPr>
              <w:t>ALT</w:t>
            </w:r>
          </w:p>
        </w:tc>
        <w:tc>
          <w:tcPr>
            <w:tcW w:w="1881" w:type="pct"/>
            <w:vAlign w:val="center"/>
          </w:tcPr>
          <w:p w14:paraId="1184B6AC">
            <w:pPr>
              <w:pStyle w:val="540"/>
              <w:rPr>
                <w:rFonts w:eastAsiaTheme="minorEastAsia"/>
                <w:i w:val="0"/>
                <w:iCs w:val="0"/>
                <w:sz w:val="24"/>
                <w:szCs w:val="24"/>
                <w:highlight w:val="none"/>
              </w:rPr>
            </w:pPr>
            <w:r>
              <w:rPr>
                <w:rFonts w:eastAsiaTheme="minorEastAsia"/>
                <w:i w:val="0"/>
                <w:iCs w:val="0"/>
                <w:sz w:val="24"/>
                <w:szCs w:val="24"/>
                <w:highlight w:val="none"/>
              </w:rPr>
              <w:t>Alanine Aminotransferase</w:t>
            </w:r>
          </w:p>
        </w:tc>
        <w:tc>
          <w:tcPr>
            <w:tcW w:w="1880" w:type="pct"/>
            <w:vAlign w:val="center"/>
          </w:tcPr>
          <w:p w14:paraId="2B608DFF">
            <w:pPr>
              <w:pStyle w:val="540"/>
              <w:rPr>
                <w:rFonts w:eastAsiaTheme="minorEastAsia"/>
                <w:i w:val="0"/>
                <w:iCs w:val="0"/>
                <w:sz w:val="24"/>
                <w:szCs w:val="24"/>
                <w:highlight w:val="none"/>
              </w:rPr>
            </w:pPr>
            <w:r>
              <w:rPr>
                <w:rFonts w:hint="eastAsia" w:eastAsiaTheme="minorEastAsia"/>
                <w:i w:val="0"/>
                <w:iCs w:val="0"/>
                <w:sz w:val="24"/>
                <w:szCs w:val="24"/>
                <w:highlight w:val="none"/>
              </w:rPr>
              <w:t>丙氨酸氨基转移酶</w:t>
            </w:r>
          </w:p>
        </w:tc>
      </w:tr>
      <w:tr w14:paraId="1774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8D17791">
            <w:pPr>
              <w:pStyle w:val="540"/>
              <w:rPr>
                <w:rFonts w:eastAsiaTheme="minorEastAsia"/>
                <w:i w:val="0"/>
                <w:iCs w:val="0"/>
                <w:sz w:val="24"/>
                <w:szCs w:val="24"/>
                <w:highlight w:val="none"/>
              </w:rPr>
            </w:pPr>
            <w:r>
              <w:rPr>
                <w:rFonts w:eastAsiaTheme="minorEastAsia"/>
                <w:i w:val="0"/>
                <w:iCs w:val="0"/>
                <w:sz w:val="24"/>
                <w:szCs w:val="24"/>
                <w:highlight w:val="none"/>
              </w:rPr>
              <w:t>ANOVA</w:t>
            </w:r>
          </w:p>
        </w:tc>
        <w:tc>
          <w:tcPr>
            <w:tcW w:w="1881" w:type="pct"/>
            <w:vAlign w:val="center"/>
          </w:tcPr>
          <w:p w14:paraId="36E4B870">
            <w:pPr>
              <w:pStyle w:val="540"/>
              <w:rPr>
                <w:rFonts w:eastAsiaTheme="minorEastAsia"/>
                <w:i w:val="0"/>
                <w:iCs w:val="0"/>
                <w:sz w:val="24"/>
                <w:szCs w:val="24"/>
                <w:highlight w:val="none"/>
              </w:rPr>
            </w:pPr>
            <w:r>
              <w:rPr>
                <w:rFonts w:eastAsiaTheme="minorEastAsia"/>
                <w:i w:val="0"/>
                <w:iCs w:val="0"/>
                <w:sz w:val="24"/>
                <w:szCs w:val="24"/>
                <w:highlight w:val="none"/>
              </w:rPr>
              <w:t>Analysis Of Variance</w:t>
            </w:r>
          </w:p>
        </w:tc>
        <w:tc>
          <w:tcPr>
            <w:tcW w:w="1880" w:type="pct"/>
            <w:vAlign w:val="center"/>
          </w:tcPr>
          <w:p w14:paraId="7F847474">
            <w:pPr>
              <w:pStyle w:val="540"/>
              <w:rPr>
                <w:rFonts w:eastAsiaTheme="minorEastAsia"/>
                <w:i w:val="0"/>
                <w:iCs w:val="0"/>
                <w:sz w:val="24"/>
                <w:szCs w:val="24"/>
                <w:highlight w:val="none"/>
              </w:rPr>
            </w:pPr>
            <w:r>
              <w:rPr>
                <w:rFonts w:hint="eastAsia" w:eastAsiaTheme="minorEastAsia"/>
                <w:i w:val="0"/>
                <w:iCs w:val="0"/>
                <w:sz w:val="24"/>
                <w:szCs w:val="24"/>
                <w:highlight w:val="none"/>
              </w:rPr>
              <w:t>单因素方差分析</w:t>
            </w:r>
          </w:p>
        </w:tc>
      </w:tr>
      <w:tr w14:paraId="5EAF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CBFEACC">
            <w:pPr>
              <w:pStyle w:val="540"/>
              <w:rPr>
                <w:rFonts w:eastAsiaTheme="minorEastAsia"/>
                <w:i w:val="0"/>
                <w:iCs w:val="0"/>
                <w:sz w:val="24"/>
                <w:szCs w:val="24"/>
                <w:highlight w:val="none"/>
              </w:rPr>
            </w:pPr>
            <w:r>
              <w:rPr>
                <w:rFonts w:eastAsiaTheme="minorEastAsia"/>
                <w:i w:val="0"/>
                <w:iCs w:val="0"/>
                <w:sz w:val="24"/>
                <w:szCs w:val="24"/>
                <w:highlight w:val="none"/>
              </w:rPr>
              <w:t>APTT</w:t>
            </w:r>
          </w:p>
        </w:tc>
        <w:tc>
          <w:tcPr>
            <w:tcW w:w="1881" w:type="pct"/>
            <w:vAlign w:val="center"/>
          </w:tcPr>
          <w:p w14:paraId="199F97B0">
            <w:pPr>
              <w:pStyle w:val="540"/>
              <w:rPr>
                <w:rFonts w:eastAsiaTheme="minorEastAsia"/>
                <w:i w:val="0"/>
                <w:iCs w:val="0"/>
                <w:sz w:val="24"/>
                <w:szCs w:val="24"/>
                <w:highlight w:val="none"/>
              </w:rPr>
            </w:pPr>
            <w:r>
              <w:rPr>
                <w:rFonts w:eastAsiaTheme="minorEastAsia"/>
                <w:i w:val="0"/>
                <w:iCs w:val="0"/>
                <w:sz w:val="24"/>
                <w:szCs w:val="24"/>
                <w:highlight w:val="none"/>
              </w:rPr>
              <w:t>Activ</w:t>
            </w:r>
            <w:r>
              <w:rPr>
                <w:rFonts w:hint="eastAsia" w:eastAsiaTheme="minorEastAsia"/>
                <w:i w:val="0"/>
                <w:iCs w:val="0"/>
                <w:sz w:val="24"/>
                <w:szCs w:val="24"/>
                <w:highlight w:val="none"/>
              </w:rPr>
              <w:t>at</w:t>
            </w:r>
            <w:r>
              <w:rPr>
                <w:rFonts w:eastAsiaTheme="minorEastAsia"/>
                <w:i w:val="0"/>
                <w:iCs w:val="0"/>
                <w:sz w:val="24"/>
                <w:szCs w:val="24"/>
                <w:highlight w:val="none"/>
              </w:rPr>
              <w:t>ed Partial Thromboplastin Time</w:t>
            </w:r>
          </w:p>
        </w:tc>
        <w:tc>
          <w:tcPr>
            <w:tcW w:w="1880" w:type="pct"/>
            <w:vAlign w:val="center"/>
          </w:tcPr>
          <w:p w14:paraId="1A8AECEB">
            <w:pPr>
              <w:pStyle w:val="540"/>
              <w:rPr>
                <w:rFonts w:eastAsiaTheme="minorEastAsia"/>
                <w:i w:val="0"/>
                <w:iCs w:val="0"/>
                <w:sz w:val="24"/>
                <w:szCs w:val="24"/>
                <w:highlight w:val="none"/>
              </w:rPr>
            </w:pPr>
            <w:r>
              <w:rPr>
                <w:rFonts w:hint="eastAsia" w:eastAsiaTheme="minorEastAsia"/>
                <w:i w:val="0"/>
                <w:iCs w:val="0"/>
                <w:sz w:val="24"/>
                <w:szCs w:val="24"/>
                <w:highlight w:val="none"/>
              </w:rPr>
              <w:t>活化部分凝血酶时间</w:t>
            </w:r>
          </w:p>
        </w:tc>
      </w:tr>
      <w:tr w14:paraId="451F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483BA4A">
            <w:pPr>
              <w:pStyle w:val="540"/>
              <w:rPr>
                <w:rFonts w:eastAsiaTheme="minorEastAsia"/>
                <w:i w:val="0"/>
                <w:iCs w:val="0"/>
                <w:sz w:val="24"/>
                <w:szCs w:val="24"/>
                <w:highlight w:val="none"/>
              </w:rPr>
            </w:pPr>
            <w:bookmarkStart w:id="28" w:name="OLE_LINK30"/>
            <w:r>
              <w:rPr>
                <w:rFonts w:eastAsiaTheme="minorEastAsia"/>
                <w:i w:val="0"/>
                <w:iCs w:val="0"/>
                <w:sz w:val="24"/>
                <w:szCs w:val="24"/>
                <w:highlight w:val="none"/>
              </w:rPr>
              <w:t>AST</w:t>
            </w:r>
            <w:bookmarkEnd w:id="28"/>
          </w:p>
        </w:tc>
        <w:tc>
          <w:tcPr>
            <w:tcW w:w="1881" w:type="pct"/>
            <w:vAlign w:val="center"/>
          </w:tcPr>
          <w:p w14:paraId="1C8E6F9E">
            <w:pPr>
              <w:pStyle w:val="540"/>
              <w:rPr>
                <w:rFonts w:eastAsiaTheme="minorEastAsia"/>
                <w:i w:val="0"/>
                <w:iCs w:val="0"/>
                <w:sz w:val="24"/>
                <w:szCs w:val="24"/>
                <w:highlight w:val="none"/>
              </w:rPr>
            </w:pPr>
            <w:r>
              <w:rPr>
                <w:rFonts w:eastAsiaTheme="minorEastAsia"/>
                <w:i w:val="0"/>
                <w:iCs w:val="0"/>
                <w:sz w:val="24"/>
                <w:szCs w:val="24"/>
                <w:highlight w:val="none"/>
              </w:rPr>
              <w:t>Aspartate Aminotransferase</w:t>
            </w:r>
          </w:p>
        </w:tc>
        <w:tc>
          <w:tcPr>
            <w:tcW w:w="1880" w:type="pct"/>
            <w:vAlign w:val="center"/>
          </w:tcPr>
          <w:p w14:paraId="1F5CC5DC">
            <w:pPr>
              <w:pStyle w:val="540"/>
              <w:rPr>
                <w:rFonts w:eastAsiaTheme="minorEastAsia"/>
                <w:i w:val="0"/>
                <w:iCs w:val="0"/>
                <w:sz w:val="24"/>
                <w:szCs w:val="24"/>
                <w:highlight w:val="none"/>
              </w:rPr>
            </w:pPr>
            <w:r>
              <w:rPr>
                <w:rFonts w:hint="eastAsia" w:eastAsiaTheme="minorEastAsia"/>
                <w:i w:val="0"/>
                <w:iCs w:val="0"/>
                <w:sz w:val="24"/>
                <w:szCs w:val="24"/>
                <w:highlight w:val="none"/>
              </w:rPr>
              <w:t>天门冬氨酸氨基转移酶</w:t>
            </w:r>
          </w:p>
        </w:tc>
      </w:tr>
      <w:tr w14:paraId="7C65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C8D6D82">
            <w:pPr>
              <w:pStyle w:val="540"/>
              <w:rPr>
                <w:rFonts w:eastAsiaTheme="minorEastAsia"/>
                <w:i w:val="0"/>
                <w:iCs w:val="0"/>
                <w:sz w:val="24"/>
                <w:szCs w:val="24"/>
                <w:highlight w:val="none"/>
              </w:rPr>
            </w:pPr>
            <w:r>
              <w:rPr>
                <w:rFonts w:eastAsiaTheme="minorEastAsia"/>
                <w:i w:val="0"/>
                <w:iCs w:val="0"/>
                <w:sz w:val="24"/>
                <w:szCs w:val="24"/>
                <w:highlight w:val="none"/>
              </w:rPr>
              <w:t>AUC</w:t>
            </w:r>
            <w:r>
              <w:rPr>
                <w:rFonts w:eastAsiaTheme="minorEastAsia"/>
                <w:i w:val="0"/>
                <w:iCs w:val="0"/>
                <w:sz w:val="24"/>
                <w:szCs w:val="24"/>
                <w:highlight w:val="none"/>
                <w:vertAlign w:val="subscript"/>
              </w:rPr>
              <w:t>last</w:t>
            </w:r>
          </w:p>
        </w:tc>
        <w:tc>
          <w:tcPr>
            <w:tcW w:w="1881" w:type="pct"/>
            <w:vAlign w:val="center"/>
          </w:tcPr>
          <w:p w14:paraId="38AEEFA4">
            <w:pPr>
              <w:pStyle w:val="540"/>
              <w:rPr>
                <w:rFonts w:eastAsiaTheme="minorEastAsia"/>
                <w:i w:val="0"/>
                <w:iCs w:val="0"/>
                <w:sz w:val="24"/>
                <w:szCs w:val="24"/>
                <w:highlight w:val="none"/>
              </w:rPr>
            </w:pPr>
            <w:r>
              <w:rPr>
                <w:rFonts w:eastAsiaTheme="minorEastAsia"/>
                <w:i w:val="0"/>
                <w:iCs w:val="0"/>
                <w:sz w:val="24"/>
                <w:szCs w:val="24"/>
                <w:highlight w:val="none"/>
              </w:rPr>
              <w:t>Area Under the Curve from Time Zero to Last Measurable Time Point</w:t>
            </w:r>
          </w:p>
        </w:tc>
        <w:tc>
          <w:tcPr>
            <w:tcW w:w="1880" w:type="pct"/>
            <w:vAlign w:val="center"/>
          </w:tcPr>
          <w:p w14:paraId="2A2C3122">
            <w:pPr>
              <w:pStyle w:val="540"/>
              <w:rPr>
                <w:rFonts w:eastAsiaTheme="minorEastAsia"/>
                <w:i w:val="0"/>
                <w:iCs w:val="0"/>
                <w:sz w:val="24"/>
                <w:szCs w:val="24"/>
                <w:highlight w:val="none"/>
              </w:rPr>
            </w:pPr>
            <w:r>
              <w:rPr>
                <w:rFonts w:hint="eastAsia" w:eastAsiaTheme="minorEastAsia"/>
                <w:i w:val="0"/>
                <w:iCs w:val="0"/>
                <w:sz w:val="24"/>
                <w:szCs w:val="24"/>
                <w:highlight w:val="none"/>
              </w:rPr>
              <w:t>从给药时间开始到最后一个点的这段时间的</w:t>
            </w:r>
            <w:r>
              <w:rPr>
                <w:rFonts w:eastAsiaTheme="minorEastAsia"/>
                <w:i w:val="0"/>
                <w:iCs w:val="0"/>
                <w:sz w:val="24"/>
                <w:szCs w:val="24"/>
                <w:highlight w:val="none"/>
              </w:rPr>
              <w:t>AUC</w:t>
            </w:r>
          </w:p>
        </w:tc>
      </w:tr>
      <w:tr w14:paraId="1825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4DABE30">
            <w:pPr>
              <w:pStyle w:val="540"/>
              <w:rPr>
                <w:rFonts w:eastAsiaTheme="minorEastAsia"/>
                <w:i w:val="0"/>
                <w:iCs w:val="0"/>
                <w:sz w:val="24"/>
                <w:szCs w:val="24"/>
                <w:highlight w:val="none"/>
              </w:rPr>
            </w:pPr>
            <w:r>
              <w:rPr>
                <w:rFonts w:eastAsiaTheme="minorEastAsia"/>
                <w:i w:val="0"/>
                <w:iCs w:val="0"/>
                <w:sz w:val="24"/>
                <w:szCs w:val="24"/>
                <w:highlight w:val="none"/>
              </w:rPr>
              <w:t>BASO</w:t>
            </w:r>
          </w:p>
        </w:tc>
        <w:tc>
          <w:tcPr>
            <w:tcW w:w="1881" w:type="pct"/>
            <w:vAlign w:val="center"/>
          </w:tcPr>
          <w:p w14:paraId="36BF2C67">
            <w:pPr>
              <w:pStyle w:val="540"/>
              <w:rPr>
                <w:rFonts w:eastAsiaTheme="minorEastAsia"/>
                <w:i w:val="0"/>
                <w:iCs w:val="0"/>
                <w:sz w:val="24"/>
                <w:szCs w:val="24"/>
                <w:highlight w:val="none"/>
              </w:rPr>
            </w:pPr>
            <w:r>
              <w:rPr>
                <w:rFonts w:eastAsiaTheme="minorEastAsia"/>
                <w:i w:val="0"/>
                <w:iCs w:val="0"/>
                <w:sz w:val="24"/>
                <w:szCs w:val="24"/>
                <w:highlight w:val="none"/>
              </w:rPr>
              <w:t xml:space="preserve">Basophils </w:t>
            </w:r>
          </w:p>
        </w:tc>
        <w:tc>
          <w:tcPr>
            <w:tcW w:w="1880" w:type="pct"/>
            <w:vAlign w:val="center"/>
          </w:tcPr>
          <w:p w14:paraId="5F1733A6">
            <w:pPr>
              <w:pStyle w:val="540"/>
              <w:rPr>
                <w:rFonts w:eastAsiaTheme="minorEastAsia"/>
                <w:i w:val="0"/>
                <w:iCs w:val="0"/>
                <w:sz w:val="24"/>
                <w:szCs w:val="24"/>
                <w:highlight w:val="none"/>
              </w:rPr>
            </w:pPr>
            <w:r>
              <w:rPr>
                <w:rFonts w:hint="eastAsia" w:eastAsiaTheme="minorEastAsia"/>
                <w:i w:val="0"/>
                <w:iCs w:val="0"/>
                <w:sz w:val="24"/>
                <w:szCs w:val="24"/>
                <w:highlight w:val="none"/>
              </w:rPr>
              <w:t>嗜碱性粒细胞</w:t>
            </w:r>
          </w:p>
        </w:tc>
      </w:tr>
      <w:tr w14:paraId="5BC0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8D67363">
            <w:pPr>
              <w:pStyle w:val="540"/>
              <w:rPr>
                <w:rFonts w:eastAsiaTheme="minorEastAsia"/>
                <w:i w:val="0"/>
                <w:iCs w:val="0"/>
                <w:sz w:val="24"/>
                <w:szCs w:val="24"/>
                <w:highlight w:val="none"/>
              </w:rPr>
            </w:pPr>
            <w:r>
              <w:rPr>
                <w:rFonts w:eastAsiaTheme="minorEastAsia"/>
                <w:i w:val="0"/>
                <w:iCs w:val="0"/>
                <w:sz w:val="24"/>
                <w:szCs w:val="24"/>
                <w:highlight w:val="none"/>
              </w:rPr>
              <w:t>C3</w:t>
            </w:r>
          </w:p>
        </w:tc>
        <w:tc>
          <w:tcPr>
            <w:tcW w:w="1881" w:type="pct"/>
            <w:vAlign w:val="center"/>
          </w:tcPr>
          <w:p w14:paraId="0615863E">
            <w:pPr>
              <w:pStyle w:val="540"/>
              <w:rPr>
                <w:rFonts w:eastAsiaTheme="minorEastAsia"/>
                <w:i w:val="0"/>
                <w:iCs w:val="0"/>
                <w:sz w:val="24"/>
                <w:szCs w:val="24"/>
                <w:highlight w:val="none"/>
              </w:rPr>
            </w:pPr>
            <w:r>
              <w:rPr>
                <w:rFonts w:eastAsiaTheme="minorEastAsia"/>
                <w:i w:val="0"/>
                <w:iCs w:val="0"/>
                <w:sz w:val="24"/>
                <w:szCs w:val="24"/>
                <w:highlight w:val="none"/>
              </w:rPr>
              <w:t>Complement C3</w:t>
            </w:r>
          </w:p>
        </w:tc>
        <w:tc>
          <w:tcPr>
            <w:tcW w:w="1880" w:type="pct"/>
            <w:vAlign w:val="center"/>
          </w:tcPr>
          <w:p w14:paraId="02CBB3DF">
            <w:pPr>
              <w:pStyle w:val="540"/>
              <w:rPr>
                <w:rFonts w:eastAsiaTheme="minorEastAsia"/>
                <w:i w:val="0"/>
                <w:iCs w:val="0"/>
                <w:sz w:val="24"/>
                <w:szCs w:val="24"/>
                <w:highlight w:val="none"/>
              </w:rPr>
            </w:pPr>
            <w:r>
              <w:rPr>
                <w:rFonts w:hint="eastAsia" w:eastAsiaTheme="minorEastAsia"/>
                <w:i w:val="0"/>
                <w:iCs w:val="0"/>
                <w:sz w:val="24"/>
                <w:szCs w:val="24"/>
                <w:highlight w:val="none"/>
              </w:rPr>
              <w:t>补体</w:t>
            </w:r>
            <w:r>
              <w:rPr>
                <w:rFonts w:eastAsiaTheme="minorEastAsia"/>
                <w:i w:val="0"/>
                <w:iCs w:val="0"/>
                <w:sz w:val="24"/>
                <w:szCs w:val="24"/>
                <w:highlight w:val="none"/>
              </w:rPr>
              <w:t>C3</w:t>
            </w:r>
          </w:p>
        </w:tc>
      </w:tr>
      <w:tr w14:paraId="5E9C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49C0765">
            <w:pPr>
              <w:pStyle w:val="540"/>
              <w:rPr>
                <w:rFonts w:eastAsiaTheme="minorEastAsia"/>
                <w:i w:val="0"/>
                <w:iCs w:val="0"/>
                <w:sz w:val="24"/>
                <w:szCs w:val="24"/>
                <w:highlight w:val="none"/>
              </w:rPr>
            </w:pPr>
            <w:r>
              <w:rPr>
                <w:rFonts w:eastAsiaTheme="minorEastAsia"/>
                <w:i w:val="0"/>
                <w:iCs w:val="0"/>
                <w:sz w:val="24"/>
                <w:szCs w:val="24"/>
                <w:highlight w:val="none"/>
              </w:rPr>
              <w:t>C4</w:t>
            </w:r>
          </w:p>
        </w:tc>
        <w:tc>
          <w:tcPr>
            <w:tcW w:w="1881" w:type="pct"/>
            <w:vAlign w:val="center"/>
          </w:tcPr>
          <w:p w14:paraId="20D493E5">
            <w:pPr>
              <w:pStyle w:val="540"/>
              <w:rPr>
                <w:rFonts w:eastAsiaTheme="minorEastAsia"/>
                <w:i w:val="0"/>
                <w:iCs w:val="0"/>
                <w:sz w:val="24"/>
                <w:szCs w:val="24"/>
                <w:highlight w:val="none"/>
              </w:rPr>
            </w:pPr>
            <w:r>
              <w:rPr>
                <w:rFonts w:eastAsiaTheme="minorEastAsia"/>
                <w:i w:val="0"/>
                <w:iCs w:val="0"/>
                <w:sz w:val="24"/>
                <w:szCs w:val="24"/>
                <w:highlight w:val="none"/>
              </w:rPr>
              <w:t>Complement C4</w:t>
            </w:r>
          </w:p>
        </w:tc>
        <w:tc>
          <w:tcPr>
            <w:tcW w:w="1880" w:type="pct"/>
            <w:vAlign w:val="center"/>
          </w:tcPr>
          <w:p w14:paraId="163A88BE">
            <w:pPr>
              <w:pStyle w:val="540"/>
              <w:rPr>
                <w:rFonts w:eastAsiaTheme="minorEastAsia"/>
                <w:i w:val="0"/>
                <w:iCs w:val="0"/>
                <w:sz w:val="24"/>
                <w:szCs w:val="24"/>
                <w:highlight w:val="none"/>
              </w:rPr>
            </w:pPr>
            <w:r>
              <w:rPr>
                <w:rFonts w:hint="eastAsia" w:eastAsiaTheme="minorEastAsia"/>
                <w:i w:val="0"/>
                <w:iCs w:val="0"/>
                <w:sz w:val="24"/>
                <w:szCs w:val="24"/>
                <w:highlight w:val="none"/>
              </w:rPr>
              <w:t>补体</w:t>
            </w:r>
            <w:r>
              <w:rPr>
                <w:rFonts w:eastAsiaTheme="minorEastAsia"/>
                <w:i w:val="0"/>
                <w:iCs w:val="0"/>
                <w:sz w:val="24"/>
                <w:szCs w:val="24"/>
                <w:highlight w:val="none"/>
              </w:rPr>
              <w:t>C4</w:t>
            </w:r>
          </w:p>
        </w:tc>
      </w:tr>
      <w:tr w14:paraId="2CBA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97DD2B7">
            <w:pPr>
              <w:pStyle w:val="540"/>
              <w:rPr>
                <w:rFonts w:eastAsiaTheme="minorEastAsia"/>
                <w:i w:val="0"/>
                <w:iCs w:val="0"/>
                <w:sz w:val="24"/>
                <w:szCs w:val="24"/>
                <w:highlight w:val="none"/>
              </w:rPr>
            </w:pPr>
            <w:r>
              <w:rPr>
                <w:rFonts w:eastAsiaTheme="minorEastAsia"/>
                <w:i w:val="0"/>
                <w:iCs w:val="0"/>
                <w:sz w:val="24"/>
                <w:szCs w:val="24"/>
                <w:highlight w:val="none"/>
              </w:rPr>
              <w:t>Ca</w:t>
            </w:r>
          </w:p>
        </w:tc>
        <w:tc>
          <w:tcPr>
            <w:tcW w:w="1881" w:type="pct"/>
            <w:vAlign w:val="center"/>
          </w:tcPr>
          <w:p w14:paraId="2B097C9D">
            <w:pPr>
              <w:pStyle w:val="540"/>
              <w:rPr>
                <w:rFonts w:eastAsiaTheme="minorEastAsia"/>
                <w:i w:val="0"/>
                <w:iCs w:val="0"/>
                <w:sz w:val="24"/>
                <w:szCs w:val="24"/>
                <w:highlight w:val="none"/>
              </w:rPr>
            </w:pPr>
            <w:r>
              <w:rPr>
                <w:rFonts w:eastAsiaTheme="minorEastAsia"/>
                <w:i w:val="0"/>
                <w:iCs w:val="0"/>
                <w:sz w:val="24"/>
                <w:szCs w:val="24"/>
                <w:highlight w:val="none"/>
              </w:rPr>
              <w:t>Total Calcium</w:t>
            </w:r>
          </w:p>
        </w:tc>
        <w:tc>
          <w:tcPr>
            <w:tcW w:w="1880" w:type="pct"/>
            <w:vAlign w:val="center"/>
          </w:tcPr>
          <w:p w14:paraId="25FE6D7A">
            <w:pPr>
              <w:pStyle w:val="540"/>
              <w:rPr>
                <w:rFonts w:eastAsiaTheme="minorEastAsia"/>
                <w:i w:val="0"/>
                <w:iCs w:val="0"/>
                <w:sz w:val="24"/>
                <w:szCs w:val="24"/>
                <w:highlight w:val="none"/>
              </w:rPr>
            </w:pPr>
            <w:r>
              <w:rPr>
                <w:rFonts w:hint="eastAsia" w:eastAsiaTheme="minorEastAsia"/>
                <w:i w:val="0"/>
                <w:iCs w:val="0"/>
                <w:sz w:val="24"/>
                <w:szCs w:val="24"/>
                <w:highlight w:val="none"/>
              </w:rPr>
              <w:t>总钙</w:t>
            </w:r>
          </w:p>
        </w:tc>
      </w:tr>
      <w:tr w14:paraId="054D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E4CB7E1">
            <w:pPr>
              <w:pStyle w:val="540"/>
              <w:rPr>
                <w:rFonts w:eastAsiaTheme="minorEastAsia"/>
                <w:i w:val="0"/>
                <w:iCs w:val="0"/>
                <w:sz w:val="24"/>
                <w:szCs w:val="24"/>
                <w:highlight w:val="none"/>
              </w:rPr>
            </w:pPr>
            <w:r>
              <w:rPr>
                <w:rFonts w:eastAsiaTheme="minorEastAsia"/>
                <w:i w:val="0"/>
                <w:iCs w:val="0"/>
                <w:sz w:val="24"/>
                <w:szCs w:val="24"/>
                <w:highlight w:val="none"/>
              </w:rPr>
              <w:t>CAST</w:t>
            </w:r>
          </w:p>
        </w:tc>
        <w:tc>
          <w:tcPr>
            <w:tcW w:w="1881" w:type="pct"/>
            <w:vAlign w:val="center"/>
          </w:tcPr>
          <w:p w14:paraId="3036DD99">
            <w:pPr>
              <w:pStyle w:val="540"/>
              <w:rPr>
                <w:rFonts w:eastAsiaTheme="minorEastAsia"/>
                <w:i w:val="0"/>
                <w:iCs w:val="0"/>
                <w:sz w:val="24"/>
                <w:szCs w:val="24"/>
                <w:highlight w:val="none"/>
              </w:rPr>
            </w:pPr>
            <w:r>
              <w:rPr>
                <w:rFonts w:eastAsiaTheme="minorEastAsia"/>
                <w:i w:val="0"/>
                <w:iCs w:val="0"/>
                <w:sz w:val="24"/>
                <w:szCs w:val="24"/>
                <w:highlight w:val="none"/>
              </w:rPr>
              <w:t>Cast</w:t>
            </w:r>
          </w:p>
        </w:tc>
        <w:tc>
          <w:tcPr>
            <w:tcW w:w="1880" w:type="pct"/>
            <w:vAlign w:val="center"/>
          </w:tcPr>
          <w:p w14:paraId="43E00C86">
            <w:pPr>
              <w:pStyle w:val="540"/>
              <w:rPr>
                <w:rFonts w:eastAsiaTheme="minorEastAsia"/>
                <w:i w:val="0"/>
                <w:iCs w:val="0"/>
                <w:sz w:val="24"/>
                <w:szCs w:val="24"/>
                <w:highlight w:val="none"/>
              </w:rPr>
            </w:pPr>
            <w:r>
              <w:rPr>
                <w:rFonts w:hint="eastAsia" w:eastAsiaTheme="minorEastAsia"/>
                <w:i w:val="0"/>
                <w:iCs w:val="0"/>
                <w:sz w:val="24"/>
                <w:szCs w:val="24"/>
                <w:highlight w:val="none"/>
              </w:rPr>
              <w:t>管型</w:t>
            </w:r>
          </w:p>
        </w:tc>
      </w:tr>
      <w:tr w14:paraId="207C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327AB5C">
            <w:pPr>
              <w:pStyle w:val="540"/>
              <w:rPr>
                <w:rFonts w:eastAsiaTheme="minorEastAsia"/>
                <w:i w:val="0"/>
                <w:iCs w:val="0"/>
                <w:sz w:val="24"/>
                <w:szCs w:val="24"/>
                <w:highlight w:val="none"/>
              </w:rPr>
            </w:pPr>
            <w:r>
              <w:rPr>
                <w:rFonts w:eastAsiaTheme="minorEastAsia"/>
                <w:i w:val="0"/>
                <w:iCs w:val="0"/>
                <w:sz w:val="24"/>
                <w:szCs w:val="24"/>
                <w:highlight w:val="none"/>
              </w:rPr>
              <w:t>CIC</w:t>
            </w:r>
          </w:p>
        </w:tc>
        <w:tc>
          <w:tcPr>
            <w:tcW w:w="1881" w:type="pct"/>
            <w:vAlign w:val="center"/>
          </w:tcPr>
          <w:p w14:paraId="23E5A32B">
            <w:pPr>
              <w:pStyle w:val="540"/>
              <w:rPr>
                <w:rFonts w:eastAsiaTheme="minorEastAsia"/>
                <w:i w:val="0"/>
                <w:iCs w:val="0"/>
                <w:color w:val="000000"/>
                <w:sz w:val="24"/>
                <w:szCs w:val="24"/>
                <w:highlight w:val="none"/>
              </w:rPr>
            </w:pPr>
            <w:r>
              <w:rPr>
                <w:rFonts w:eastAsiaTheme="minorEastAsia"/>
                <w:i w:val="0"/>
                <w:iCs w:val="0"/>
                <w:sz w:val="24"/>
                <w:szCs w:val="24"/>
                <w:highlight w:val="none"/>
              </w:rPr>
              <w:t>Circulating Immune Complex</w:t>
            </w:r>
          </w:p>
        </w:tc>
        <w:tc>
          <w:tcPr>
            <w:tcW w:w="1880" w:type="pct"/>
            <w:vAlign w:val="center"/>
          </w:tcPr>
          <w:p w14:paraId="3BB16BAF">
            <w:pPr>
              <w:pStyle w:val="540"/>
              <w:rPr>
                <w:rFonts w:eastAsiaTheme="minorEastAsia"/>
                <w:i w:val="0"/>
                <w:iCs w:val="0"/>
                <w:sz w:val="24"/>
                <w:szCs w:val="24"/>
                <w:highlight w:val="none"/>
              </w:rPr>
            </w:pPr>
            <w:r>
              <w:rPr>
                <w:rFonts w:hint="eastAsia" w:eastAsiaTheme="minorEastAsia"/>
                <w:i w:val="0"/>
                <w:iCs w:val="0"/>
                <w:sz w:val="24"/>
                <w:szCs w:val="24"/>
                <w:highlight w:val="none"/>
              </w:rPr>
              <w:t>循环免疫复合物</w:t>
            </w:r>
          </w:p>
        </w:tc>
      </w:tr>
      <w:tr w14:paraId="182A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563D30E">
            <w:pPr>
              <w:pStyle w:val="540"/>
              <w:rPr>
                <w:rFonts w:eastAsiaTheme="minorEastAsia"/>
                <w:i w:val="0"/>
                <w:iCs w:val="0"/>
                <w:sz w:val="24"/>
                <w:szCs w:val="24"/>
                <w:highlight w:val="none"/>
              </w:rPr>
            </w:pPr>
            <w:r>
              <w:rPr>
                <w:rFonts w:eastAsiaTheme="minorEastAsia"/>
                <w:i w:val="0"/>
                <w:iCs w:val="0"/>
                <w:sz w:val="24"/>
                <w:szCs w:val="24"/>
                <w:highlight w:val="none"/>
              </w:rPr>
              <w:t>CK</w:t>
            </w:r>
          </w:p>
        </w:tc>
        <w:tc>
          <w:tcPr>
            <w:tcW w:w="1881" w:type="pct"/>
            <w:vAlign w:val="center"/>
          </w:tcPr>
          <w:p w14:paraId="11A4B6B3">
            <w:pPr>
              <w:pStyle w:val="540"/>
              <w:rPr>
                <w:rFonts w:eastAsiaTheme="minorEastAsia"/>
                <w:i w:val="0"/>
                <w:iCs w:val="0"/>
                <w:sz w:val="24"/>
                <w:szCs w:val="24"/>
                <w:highlight w:val="none"/>
              </w:rPr>
            </w:pPr>
            <w:r>
              <w:rPr>
                <w:rFonts w:eastAsiaTheme="minorEastAsia"/>
                <w:i w:val="0"/>
                <w:iCs w:val="0"/>
                <w:sz w:val="24"/>
                <w:szCs w:val="24"/>
                <w:highlight w:val="none"/>
              </w:rPr>
              <w:t>Creatine Kinase</w:t>
            </w:r>
          </w:p>
        </w:tc>
        <w:tc>
          <w:tcPr>
            <w:tcW w:w="1880" w:type="pct"/>
            <w:vAlign w:val="center"/>
          </w:tcPr>
          <w:p w14:paraId="7701B92E">
            <w:pPr>
              <w:pStyle w:val="540"/>
              <w:rPr>
                <w:rFonts w:eastAsiaTheme="minorEastAsia"/>
                <w:i w:val="0"/>
                <w:iCs w:val="0"/>
                <w:sz w:val="24"/>
                <w:szCs w:val="24"/>
                <w:highlight w:val="none"/>
              </w:rPr>
            </w:pPr>
            <w:r>
              <w:rPr>
                <w:rFonts w:hint="eastAsia" w:eastAsiaTheme="minorEastAsia"/>
                <w:i w:val="0"/>
                <w:iCs w:val="0"/>
                <w:sz w:val="24"/>
                <w:szCs w:val="24"/>
                <w:highlight w:val="none"/>
              </w:rPr>
              <w:t>肌酸激酶</w:t>
            </w:r>
          </w:p>
        </w:tc>
      </w:tr>
      <w:tr w14:paraId="6436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1BB1D22">
            <w:pPr>
              <w:pStyle w:val="540"/>
              <w:rPr>
                <w:rFonts w:eastAsiaTheme="minorEastAsia"/>
                <w:i w:val="0"/>
                <w:iCs w:val="0"/>
                <w:sz w:val="24"/>
                <w:szCs w:val="24"/>
                <w:highlight w:val="none"/>
              </w:rPr>
            </w:pPr>
            <w:r>
              <w:rPr>
                <w:rFonts w:eastAsiaTheme="minorEastAsia"/>
                <w:i w:val="0"/>
                <w:iCs w:val="0"/>
                <w:sz w:val="24"/>
                <w:szCs w:val="24"/>
                <w:highlight w:val="none"/>
              </w:rPr>
              <w:t>Cl</w:t>
            </w:r>
            <w:r>
              <w:rPr>
                <w:rFonts w:eastAsiaTheme="minorEastAsia"/>
                <w:i w:val="0"/>
                <w:iCs w:val="0"/>
                <w:sz w:val="24"/>
                <w:szCs w:val="24"/>
                <w:highlight w:val="none"/>
                <w:vertAlign w:val="superscript"/>
              </w:rPr>
              <w:t>-</w:t>
            </w:r>
            <w:r>
              <w:rPr>
                <w:rFonts w:eastAsiaTheme="minorEastAsia"/>
                <w:i w:val="0"/>
                <w:iCs w:val="0"/>
                <w:sz w:val="24"/>
                <w:szCs w:val="24"/>
                <w:highlight w:val="none"/>
              </w:rPr>
              <w:t>/Cl</w:t>
            </w:r>
          </w:p>
        </w:tc>
        <w:tc>
          <w:tcPr>
            <w:tcW w:w="1881" w:type="pct"/>
            <w:vAlign w:val="center"/>
          </w:tcPr>
          <w:p w14:paraId="225971D4">
            <w:pPr>
              <w:pStyle w:val="540"/>
              <w:rPr>
                <w:rFonts w:eastAsiaTheme="minorEastAsia"/>
                <w:i w:val="0"/>
                <w:iCs w:val="0"/>
                <w:sz w:val="24"/>
                <w:szCs w:val="24"/>
                <w:highlight w:val="none"/>
              </w:rPr>
            </w:pPr>
            <w:r>
              <w:rPr>
                <w:rFonts w:eastAsiaTheme="minorEastAsia"/>
                <w:i w:val="0"/>
                <w:iCs w:val="0"/>
                <w:sz w:val="24"/>
                <w:szCs w:val="24"/>
                <w:highlight w:val="none"/>
              </w:rPr>
              <w:t>Chloride</w:t>
            </w:r>
          </w:p>
        </w:tc>
        <w:tc>
          <w:tcPr>
            <w:tcW w:w="1880" w:type="pct"/>
            <w:vAlign w:val="center"/>
          </w:tcPr>
          <w:p w14:paraId="5C7088A3">
            <w:pPr>
              <w:pStyle w:val="540"/>
              <w:rPr>
                <w:rFonts w:eastAsiaTheme="minorEastAsia"/>
                <w:i w:val="0"/>
                <w:iCs w:val="0"/>
                <w:sz w:val="24"/>
                <w:szCs w:val="24"/>
                <w:highlight w:val="none"/>
              </w:rPr>
            </w:pPr>
            <w:r>
              <w:rPr>
                <w:rFonts w:hint="eastAsia" w:eastAsiaTheme="minorEastAsia"/>
                <w:i w:val="0"/>
                <w:iCs w:val="0"/>
                <w:sz w:val="24"/>
                <w:szCs w:val="24"/>
                <w:highlight w:val="none"/>
              </w:rPr>
              <w:t>氯离子浓度</w:t>
            </w:r>
          </w:p>
        </w:tc>
      </w:tr>
      <w:tr w14:paraId="2DFB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34AC237">
            <w:pPr>
              <w:pStyle w:val="540"/>
              <w:rPr>
                <w:rFonts w:eastAsiaTheme="minorEastAsia"/>
                <w:i w:val="0"/>
                <w:iCs w:val="0"/>
                <w:sz w:val="24"/>
                <w:szCs w:val="24"/>
                <w:highlight w:val="none"/>
              </w:rPr>
            </w:pPr>
            <w:r>
              <w:rPr>
                <w:rFonts w:eastAsiaTheme="minorEastAsia"/>
                <w:i w:val="0"/>
                <w:iCs w:val="0"/>
                <w:sz w:val="24"/>
                <w:szCs w:val="24"/>
                <w:highlight w:val="none"/>
              </w:rPr>
              <w:t>Cmax</w:t>
            </w:r>
          </w:p>
        </w:tc>
        <w:tc>
          <w:tcPr>
            <w:tcW w:w="1881" w:type="pct"/>
            <w:vAlign w:val="center"/>
          </w:tcPr>
          <w:p w14:paraId="06096F95">
            <w:pPr>
              <w:pStyle w:val="540"/>
              <w:rPr>
                <w:rFonts w:eastAsiaTheme="minorEastAsia"/>
                <w:i w:val="0"/>
                <w:iCs w:val="0"/>
                <w:sz w:val="24"/>
                <w:szCs w:val="24"/>
                <w:highlight w:val="none"/>
              </w:rPr>
            </w:pPr>
            <w:r>
              <w:rPr>
                <w:rFonts w:eastAsiaTheme="minorEastAsia"/>
                <w:i w:val="0"/>
                <w:iCs w:val="0"/>
                <w:sz w:val="24"/>
                <w:szCs w:val="24"/>
                <w:highlight w:val="none"/>
              </w:rPr>
              <w:t>Maximum Concentration</w:t>
            </w:r>
          </w:p>
        </w:tc>
        <w:tc>
          <w:tcPr>
            <w:tcW w:w="1880" w:type="pct"/>
            <w:vAlign w:val="center"/>
          </w:tcPr>
          <w:p w14:paraId="330A5210">
            <w:pPr>
              <w:pStyle w:val="540"/>
              <w:rPr>
                <w:rFonts w:eastAsiaTheme="minorEastAsia"/>
                <w:i w:val="0"/>
                <w:iCs w:val="0"/>
                <w:sz w:val="24"/>
                <w:szCs w:val="24"/>
                <w:highlight w:val="none"/>
              </w:rPr>
            </w:pPr>
            <w:r>
              <w:rPr>
                <w:rFonts w:hint="eastAsia" w:eastAsiaTheme="minorEastAsia"/>
                <w:i w:val="0"/>
                <w:iCs w:val="0"/>
                <w:sz w:val="24"/>
                <w:szCs w:val="24"/>
                <w:highlight w:val="none"/>
              </w:rPr>
              <w:t>达峰浓度</w:t>
            </w:r>
          </w:p>
        </w:tc>
      </w:tr>
      <w:tr w14:paraId="6B4B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323F80A">
            <w:pPr>
              <w:pStyle w:val="540"/>
              <w:rPr>
                <w:rFonts w:eastAsiaTheme="minorEastAsia"/>
                <w:i w:val="0"/>
                <w:iCs w:val="0"/>
                <w:sz w:val="24"/>
                <w:szCs w:val="24"/>
                <w:highlight w:val="none"/>
              </w:rPr>
            </w:pPr>
            <w:r>
              <w:rPr>
                <w:rFonts w:eastAsiaTheme="minorEastAsia"/>
                <w:i w:val="0"/>
                <w:iCs w:val="0"/>
                <w:sz w:val="24"/>
                <w:szCs w:val="24"/>
                <w:highlight w:val="none"/>
              </w:rPr>
              <w:t>CREA</w:t>
            </w:r>
          </w:p>
        </w:tc>
        <w:tc>
          <w:tcPr>
            <w:tcW w:w="1881" w:type="pct"/>
            <w:vAlign w:val="center"/>
          </w:tcPr>
          <w:p w14:paraId="65EF6183">
            <w:pPr>
              <w:pStyle w:val="540"/>
              <w:rPr>
                <w:rFonts w:eastAsiaTheme="minorEastAsia"/>
                <w:i w:val="0"/>
                <w:iCs w:val="0"/>
                <w:sz w:val="24"/>
                <w:szCs w:val="24"/>
                <w:highlight w:val="none"/>
              </w:rPr>
            </w:pPr>
            <w:r>
              <w:rPr>
                <w:rFonts w:eastAsiaTheme="minorEastAsia"/>
                <w:i w:val="0"/>
                <w:iCs w:val="0"/>
                <w:sz w:val="24"/>
                <w:szCs w:val="24"/>
                <w:highlight w:val="none"/>
              </w:rPr>
              <w:t>Creatinine</w:t>
            </w:r>
          </w:p>
        </w:tc>
        <w:tc>
          <w:tcPr>
            <w:tcW w:w="1880" w:type="pct"/>
            <w:vAlign w:val="center"/>
          </w:tcPr>
          <w:p w14:paraId="2B7CBC2D">
            <w:pPr>
              <w:pStyle w:val="540"/>
              <w:rPr>
                <w:rFonts w:eastAsiaTheme="minorEastAsia"/>
                <w:i w:val="0"/>
                <w:iCs w:val="0"/>
                <w:sz w:val="24"/>
                <w:szCs w:val="24"/>
                <w:highlight w:val="none"/>
              </w:rPr>
            </w:pPr>
            <w:r>
              <w:rPr>
                <w:rFonts w:hint="eastAsia" w:eastAsiaTheme="minorEastAsia"/>
                <w:i w:val="0"/>
                <w:iCs w:val="0"/>
                <w:sz w:val="24"/>
                <w:szCs w:val="24"/>
                <w:highlight w:val="none"/>
              </w:rPr>
              <w:t>肌酐</w:t>
            </w:r>
          </w:p>
        </w:tc>
      </w:tr>
      <w:tr w14:paraId="1246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8BD3FC6">
            <w:pPr>
              <w:pStyle w:val="540"/>
              <w:rPr>
                <w:rFonts w:eastAsiaTheme="minorEastAsia"/>
                <w:i w:val="0"/>
                <w:iCs w:val="0"/>
                <w:sz w:val="24"/>
                <w:szCs w:val="24"/>
                <w:highlight w:val="none"/>
              </w:rPr>
            </w:pPr>
            <w:r>
              <w:rPr>
                <w:rFonts w:eastAsiaTheme="minorEastAsia"/>
                <w:i w:val="0"/>
                <w:iCs w:val="0"/>
                <w:sz w:val="24"/>
                <w:szCs w:val="24"/>
                <w:highlight w:val="none"/>
              </w:rPr>
              <w:t>CRP</w:t>
            </w:r>
          </w:p>
        </w:tc>
        <w:tc>
          <w:tcPr>
            <w:tcW w:w="1881" w:type="pct"/>
            <w:vAlign w:val="center"/>
          </w:tcPr>
          <w:p w14:paraId="6F446FF6">
            <w:pPr>
              <w:pStyle w:val="540"/>
              <w:rPr>
                <w:rFonts w:eastAsiaTheme="minorEastAsia"/>
                <w:i w:val="0"/>
                <w:iCs w:val="0"/>
                <w:sz w:val="24"/>
                <w:szCs w:val="24"/>
                <w:highlight w:val="none"/>
              </w:rPr>
            </w:pPr>
            <w:r>
              <w:rPr>
                <w:rFonts w:eastAsiaTheme="minorEastAsia"/>
                <w:i w:val="0"/>
                <w:iCs w:val="0"/>
                <w:sz w:val="24"/>
                <w:szCs w:val="24"/>
                <w:highlight w:val="none"/>
              </w:rPr>
              <w:t>C-Reactive Protein</w:t>
            </w:r>
          </w:p>
        </w:tc>
        <w:tc>
          <w:tcPr>
            <w:tcW w:w="1880" w:type="pct"/>
            <w:vAlign w:val="center"/>
          </w:tcPr>
          <w:p w14:paraId="2F8812D3">
            <w:pPr>
              <w:pStyle w:val="540"/>
              <w:rPr>
                <w:rFonts w:eastAsiaTheme="minorEastAsia"/>
                <w:i w:val="0"/>
                <w:iCs w:val="0"/>
                <w:sz w:val="24"/>
                <w:szCs w:val="24"/>
                <w:highlight w:val="none"/>
              </w:rPr>
            </w:pPr>
            <w:r>
              <w:rPr>
                <w:rFonts w:eastAsiaTheme="minorEastAsia"/>
                <w:i w:val="0"/>
                <w:iCs w:val="0"/>
                <w:sz w:val="24"/>
                <w:szCs w:val="24"/>
                <w:highlight w:val="none"/>
              </w:rPr>
              <w:t>C</w:t>
            </w:r>
            <w:r>
              <w:rPr>
                <w:rFonts w:hint="eastAsia" w:eastAsiaTheme="minorEastAsia"/>
                <w:i w:val="0"/>
                <w:iCs w:val="0"/>
                <w:sz w:val="24"/>
                <w:szCs w:val="24"/>
                <w:highlight w:val="none"/>
              </w:rPr>
              <w:t>反应蛋白</w:t>
            </w:r>
          </w:p>
        </w:tc>
      </w:tr>
      <w:tr w14:paraId="3E04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76002A8">
            <w:pPr>
              <w:pStyle w:val="540"/>
              <w:rPr>
                <w:rFonts w:eastAsiaTheme="minorEastAsia"/>
                <w:i w:val="0"/>
                <w:iCs w:val="0"/>
                <w:sz w:val="24"/>
                <w:szCs w:val="24"/>
                <w:highlight w:val="none"/>
              </w:rPr>
            </w:pPr>
            <w:r>
              <w:rPr>
                <w:rFonts w:eastAsiaTheme="minorEastAsia"/>
                <w:i w:val="0"/>
                <w:iCs w:val="0"/>
                <w:sz w:val="24"/>
                <w:szCs w:val="24"/>
                <w:highlight w:val="none"/>
              </w:rPr>
              <w:t>X</w:t>
            </w:r>
            <w:r>
              <w:rPr>
                <w:rFonts w:hint="eastAsia" w:eastAsiaTheme="minorEastAsia"/>
                <w:i w:val="0"/>
                <w:iCs w:val="0"/>
                <w:sz w:val="24"/>
                <w:szCs w:val="24"/>
                <w:highlight w:val="none"/>
                <w:vertAlign w:val="superscript"/>
              </w:rPr>
              <w:t>，</w:t>
            </w:r>
            <w:r>
              <w:rPr>
                <w:rFonts w:eastAsiaTheme="minorEastAsia"/>
                <w:i w:val="0"/>
                <w:iCs w:val="0"/>
                <w:sz w:val="24"/>
                <w:szCs w:val="24"/>
                <w:highlight w:val="none"/>
              </w:rPr>
              <w:t>TAL</w:t>
            </w:r>
          </w:p>
        </w:tc>
        <w:tc>
          <w:tcPr>
            <w:tcW w:w="1881" w:type="pct"/>
            <w:vAlign w:val="center"/>
          </w:tcPr>
          <w:p w14:paraId="4952B1BC">
            <w:pPr>
              <w:pStyle w:val="540"/>
              <w:rPr>
                <w:rFonts w:eastAsiaTheme="minorEastAsia"/>
                <w:i w:val="0"/>
                <w:iCs w:val="0"/>
                <w:sz w:val="24"/>
                <w:szCs w:val="24"/>
                <w:highlight w:val="none"/>
              </w:rPr>
            </w:pPr>
            <w:r>
              <w:rPr>
                <w:rFonts w:eastAsiaTheme="minorEastAsia"/>
                <w:i w:val="0"/>
                <w:iCs w:val="0"/>
                <w:sz w:val="24"/>
                <w:szCs w:val="24"/>
                <w:highlight w:val="none"/>
              </w:rPr>
              <w:t>Crystal</w:t>
            </w:r>
          </w:p>
        </w:tc>
        <w:tc>
          <w:tcPr>
            <w:tcW w:w="1880" w:type="pct"/>
            <w:vAlign w:val="center"/>
          </w:tcPr>
          <w:p w14:paraId="047956D0">
            <w:pPr>
              <w:pStyle w:val="540"/>
              <w:rPr>
                <w:rFonts w:eastAsiaTheme="minorEastAsia"/>
                <w:i w:val="0"/>
                <w:iCs w:val="0"/>
                <w:sz w:val="24"/>
                <w:szCs w:val="24"/>
                <w:highlight w:val="none"/>
              </w:rPr>
            </w:pPr>
            <w:r>
              <w:rPr>
                <w:rFonts w:hint="eastAsia" w:eastAsiaTheme="minorEastAsia"/>
                <w:i w:val="0"/>
                <w:iCs w:val="0"/>
                <w:sz w:val="24"/>
                <w:szCs w:val="24"/>
                <w:highlight w:val="none"/>
              </w:rPr>
              <w:t>结晶</w:t>
            </w:r>
          </w:p>
        </w:tc>
      </w:tr>
      <w:tr w14:paraId="5B18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D0EEEFF">
            <w:pPr>
              <w:pStyle w:val="540"/>
              <w:rPr>
                <w:rFonts w:eastAsiaTheme="minorEastAsia"/>
                <w:i w:val="0"/>
                <w:iCs w:val="0"/>
                <w:sz w:val="24"/>
                <w:szCs w:val="24"/>
                <w:highlight w:val="none"/>
              </w:rPr>
            </w:pPr>
            <w:r>
              <w:rPr>
                <w:rFonts w:eastAsiaTheme="minorEastAsia"/>
                <w:i w:val="0"/>
                <w:iCs w:val="0"/>
                <w:sz w:val="24"/>
                <w:szCs w:val="24"/>
                <w:highlight w:val="none"/>
              </w:rPr>
              <w:t>CV</w:t>
            </w:r>
          </w:p>
        </w:tc>
        <w:tc>
          <w:tcPr>
            <w:tcW w:w="1881" w:type="pct"/>
            <w:vAlign w:val="center"/>
          </w:tcPr>
          <w:p w14:paraId="00F38D39">
            <w:pPr>
              <w:pStyle w:val="540"/>
              <w:rPr>
                <w:rFonts w:eastAsiaTheme="minorEastAsia"/>
                <w:i w:val="0"/>
                <w:iCs w:val="0"/>
                <w:color w:val="000000"/>
                <w:sz w:val="24"/>
                <w:szCs w:val="24"/>
                <w:highlight w:val="none"/>
              </w:rPr>
            </w:pPr>
            <w:r>
              <w:rPr>
                <w:rFonts w:eastAsiaTheme="minorEastAsia"/>
                <w:i w:val="0"/>
                <w:iCs w:val="0"/>
                <w:sz w:val="24"/>
                <w:szCs w:val="24"/>
                <w:highlight w:val="none"/>
              </w:rPr>
              <w:t xml:space="preserve">Coefficient </w:t>
            </w:r>
            <w:r>
              <w:rPr>
                <w:rFonts w:hint="eastAsia" w:eastAsiaTheme="minorEastAsia"/>
                <w:i w:val="0"/>
                <w:iCs w:val="0"/>
                <w:sz w:val="24"/>
                <w:szCs w:val="24"/>
                <w:highlight w:val="none"/>
              </w:rPr>
              <w:t>o</w:t>
            </w:r>
            <w:r>
              <w:rPr>
                <w:rFonts w:eastAsiaTheme="minorEastAsia"/>
                <w:i w:val="0"/>
                <w:iCs w:val="0"/>
                <w:sz w:val="24"/>
                <w:szCs w:val="24"/>
                <w:highlight w:val="none"/>
              </w:rPr>
              <w:t>f Variation</w:t>
            </w:r>
          </w:p>
        </w:tc>
        <w:tc>
          <w:tcPr>
            <w:tcW w:w="1880" w:type="pct"/>
            <w:vAlign w:val="center"/>
          </w:tcPr>
          <w:p w14:paraId="1A7D7C5B">
            <w:pPr>
              <w:pStyle w:val="540"/>
              <w:rPr>
                <w:rFonts w:eastAsiaTheme="minorEastAsia"/>
                <w:i w:val="0"/>
                <w:iCs w:val="0"/>
                <w:sz w:val="24"/>
                <w:szCs w:val="24"/>
                <w:highlight w:val="none"/>
              </w:rPr>
            </w:pPr>
            <w:r>
              <w:rPr>
                <w:rFonts w:hint="eastAsia" w:eastAsiaTheme="minorEastAsia"/>
                <w:i w:val="0"/>
                <w:iCs w:val="0"/>
                <w:sz w:val="24"/>
                <w:szCs w:val="24"/>
                <w:highlight w:val="none"/>
              </w:rPr>
              <w:t>变异系数</w:t>
            </w:r>
          </w:p>
        </w:tc>
      </w:tr>
      <w:tr w14:paraId="7EAA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36069BC">
            <w:pPr>
              <w:pStyle w:val="540"/>
              <w:rPr>
                <w:rFonts w:eastAsiaTheme="minorEastAsia"/>
                <w:i w:val="0"/>
                <w:iCs w:val="0"/>
                <w:sz w:val="24"/>
                <w:szCs w:val="24"/>
                <w:highlight w:val="none"/>
              </w:rPr>
            </w:pPr>
            <w:bookmarkStart w:id="29" w:name="OLE_LINK31"/>
            <w:r>
              <w:rPr>
                <w:rFonts w:eastAsiaTheme="minorEastAsia"/>
                <w:i w:val="0"/>
                <w:iCs w:val="0"/>
                <w:sz w:val="24"/>
                <w:szCs w:val="24"/>
                <w:highlight w:val="none"/>
              </w:rPr>
              <w:t>Dunnett</w:t>
            </w:r>
            <w:bookmarkEnd w:id="29"/>
          </w:p>
        </w:tc>
        <w:tc>
          <w:tcPr>
            <w:tcW w:w="1881" w:type="pct"/>
            <w:vAlign w:val="center"/>
          </w:tcPr>
          <w:p w14:paraId="34C5219F">
            <w:pPr>
              <w:pStyle w:val="540"/>
              <w:rPr>
                <w:rFonts w:eastAsiaTheme="minorEastAsia"/>
                <w:i w:val="0"/>
                <w:iCs w:val="0"/>
                <w:sz w:val="24"/>
                <w:szCs w:val="24"/>
                <w:highlight w:val="none"/>
              </w:rPr>
            </w:pPr>
            <w:r>
              <w:rPr>
                <w:rFonts w:eastAsiaTheme="minorEastAsia"/>
                <w:i w:val="0"/>
                <w:iCs w:val="0"/>
                <w:sz w:val="24"/>
                <w:szCs w:val="24"/>
                <w:highlight w:val="none"/>
              </w:rPr>
              <w:t xml:space="preserve">Dunnett's Test </w:t>
            </w:r>
          </w:p>
        </w:tc>
        <w:tc>
          <w:tcPr>
            <w:tcW w:w="1880" w:type="pct"/>
            <w:vAlign w:val="center"/>
          </w:tcPr>
          <w:p w14:paraId="09A79FD1">
            <w:pPr>
              <w:pStyle w:val="540"/>
              <w:rPr>
                <w:rFonts w:eastAsiaTheme="minorEastAsia"/>
                <w:i w:val="0"/>
                <w:iCs w:val="0"/>
                <w:sz w:val="24"/>
                <w:szCs w:val="24"/>
                <w:highlight w:val="none"/>
              </w:rPr>
            </w:pPr>
            <w:r>
              <w:rPr>
                <w:rFonts w:eastAsiaTheme="minorEastAsia"/>
                <w:i w:val="0"/>
                <w:iCs w:val="0"/>
                <w:sz w:val="24"/>
                <w:szCs w:val="24"/>
                <w:highlight w:val="none"/>
              </w:rPr>
              <w:t>Dunnett’ t</w:t>
            </w:r>
            <w:r>
              <w:rPr>
                <w:rFonts w:hint="eastAsia" w:eastAsiaTheme="minorEastAsia"/>
                <w:i w:val="0"/>
                <w:iCs w:val="0"/>
                <w:sz w:val="24"/>
                <w:szCs w:val="24"/>
                <w:highlight w:val="none"/>
              </w:rPr>
              <w:t>检验</w:t>
            </w:r>
          </w:p>
        </w:tc>
      </w:tr>
      <w:tr w14:paraId="324D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6B7A188">
            <w:pPr>
              <w:pStyle w:val="540"/>
              <w:rPr>
                <w:rFonts w:eastAsiaTheme="minorEastAsia"/>
                <w:i w:val="0"/>
                <w:iCs w:val="0"/>
                <w:sz w:val="24"/>
                <w:szCs w:val="24"/>
                <w:highlight w:val="none"/>
              </w:rPr>
            </w:pPr>
            <w:r>
              <w:rPr>
                <w:rFonts w:eastAsiaTheme="minorEastAsia"/>
                <w:i w:val="0"/>
                <w:iCs w:val="0"/>
                <w:sz w:val="24"/>
                <w:szCs w:val="24"/>
                <w:highlight w:val="none"/>
              </w:rPr>
              <w:t>EC</w:t>
            </w:r>
          </w:p>
        </w:tc>
        <w:tc>
          <w:tcPr>
            <w:tcW w:w="1881" w:type="pct"/>
            <w:vAlign w:val="center"/>
          </w:tcPr>
          <w:p w14:paraId="7DBCC37B">
            <w:pPr>
              <w:pStyle w:val="540"/>
              <w:rPr>
                <w:rFonts w:eastAsiaTheme="minorEastAsia"/>
                <w:i w:val="0"/>
                <w:iCs w:val="0"/>
                <w:sz w:val="24"/>
                <w:szCs w:val="24"/>
                <w:highlight w:val="none"/>
              </w:rPr>
            </w:pPr>
            <w:r>
              <w:rPr>
                <w:rFonts w:eastAsiaTheme="minorEastAsia"/>
                <w:i w:val="0"/>
                <w:iCs w:val="0"/>
                <w:sz w:val="24"/>
                <w:szCs w:val="24"/>
                <w:highlight w:val="none"/>
              </w:rPr>
              <w:t>Epithelial Cell</w:t>
            </w:r>
          </w:p>
        </w:tc>
        <w:tc>
          <w:tcPr>
            <w:tcW w:w="1880" w:type="pct"/>
            <w:vAlign w:val="center"/>
          </w:tcPr>
          <w:p w14:paraId="4DA4473C">
            <w:pPr>
              <w:pStyle w:val="540"/>
              <w:rPr>
                <w:rFonts w:eastAsiaTheme="minorEastAsia"/>
                <w:i w:val="0"/>
                <w:iCs w:val="0"/>
                <w:sz w:val="24"/>
                <w:szCs w:val="24"/>
                <w:highlight w:val="none"/>
              </w:rPr>
            </w:pPr>
            <w:r>
              <w:rPr>
                <w:rFonts w:hint="eastAsia" w:eastAsiaTheme="minorEastAsia"/>
                <w:i w:val="0"/>
                <w:iCs w:val="0"/>
                <w:sz w:val="24"/>
                <w:szCs w:val="24"/>
                <w:highlight w:val="none"/>
              </w:rPr>
              <w:t>上皮细胞</w:t>
            </w:r>
          </w:p>
        </w:tc>
      </w:tr>
      <w:tr w14:paraId="22DEE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7BB5501">
            <w:pPr>
              <w:pStyle w:val="540"/>
              <w:rPr>
                <w:rFonts w:eastAsiaTheme="minorEastAsia"/>
                <w:i w:val="0"/>
                <w:iCs w:val="0"/>
                <w:sz w:val="24"/>
                <w:szCs w:val="24"/>
                <w:highlight w:val="none"/>
              </w:rPr>
            </w:pPr>
            <w:r>
              <w:rPr>
                <w:rFonts w:eastAsiaTheme="minorEastAsia"/>
                <w:i w:val="0"/>
                <w:iCs w:val="0"/>
                <w:sz w:val="24"/>
                <w:szCs w:val="24"/>
                <w:highlight w:val="none"/>
              </w:rPr>
              <w:t>EOS/EO</w:t>
            </w:r>
          </w:p>
        </w:tc>
        <w:tc>
          <w:tcPr>
            <w:tcW w:w="1881" w:type="pct"/>
            <w:vAlign w:val="center"/>
          </w:tcPr>
          <w:p w14:paraId="18B8FE94">
            <w:pPr>
              <w:pStyle w:val="540"/>
              <w:rPr>
                <w:rFonts w:eastAsiaTheme="minorEastAsia"/>
                <w:i w:val="0"/>
                <w:iCs w:val="0"/>
                <w:sz w:val="24"/>
                <w:szCs w:val="24"/>
                <w:highlight w:val="none"/>
              </w:rPr>
            </w:pPr>
            <w:r>
              <w:rPr>
                <w:rFonts w:eastAsiaTheme="minorEastAsia"/>
                <w:i w:val="0"/>
                <w:iCs w:val="0"/>
                <w:sz w:val="24"/>
                <w:szCs w:val="24"/>
                <w:highlight w:val="none"/>
              </w:rPr>
              <w:t>Eosinophil</w:t>
            </w:r>
          </w:p>
        </w:tc>
        <w:tc>
          <w:tcPr>
            <w:tcW w:w="1880" w:type="pct"/>
            <w:vAlign w:val="center"/>
          </w:tcPr>
          <w:p w14:paraId="0C0B26DF">
            <w:pPr>
              <w:pStyle w:val="540"/>
              <w:rPr>
                <w:rFonts w:eastAsiaTheme="minorEastAsia"/>
                <w:i w:val="0"/>
                <w:iCs w:val="0"/>
                <w:sz w:val="24"/>
                <w:szCs w:val="24"/>
                <w:highlight w:val="none"/>
              </w:rPr>
            </w:pPr>
            <w:r>
              <w:rPr>
                <w:rFonts w:hint="eastAsia" w:eastAsiaTheme="minorEastAsia"/>
                <w:i w:val="0"/>
                <w:iCs w:val="0"/>
                <w:sz w:val="24"/>
                <w:szCs w:val="24"/>
                <w:highlight w:val="none"/>
              </w:rPr>
              <w:t>嗜酸性粒细胞</w:t>
            </w:r>
          </w:p>
        </w:tc>
      </w:tr>
      <w:tr w14:paraId="34A5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C711119">
            <w:pPr>
              <w:pStyle w:val="540"/>
              <w:rPr>
                <w:rFonts w:eastAsiaTheme="minorEastAsia"/>
                <w:i w:val="0"/>
                <w:iCs w:val="0"/>
                <w:sz w:val="24"/>
                <w:szCs w:val="24"/>
                <w:highlight w:val="none"/>
              </w:rPr>
            </w:pPr>
            <w:r>
              <w:rPr>
                <w:rFonts w:eastAsiaTheme="minorEastAsia"/>
                <w:i w:val="0"/>
                <w:iCs w:val="0"/>
                <w:sz w:val="24"/>
                <w:szCs w:val="24"/>
                <w:highlight w:val="none"/>
              </w:rPr>
              <w:t>EXACT</w:t>
            </w:r>
          </w:p>
        </w:tc>
        <w:tc>
          <w:tcPr>
            <w:tcW w:w="1881" w:type="pct"/>
            <w:vAlign w:val="center"/>
          </w:tcPr>
          <w:p w14:paraId="78A9DECB">
            <w:pPr>
              <w:pStyle w:val="540"/>
              <w:rPr>
                <w:rFonts w:eastAsiaTheme="minorEastAsia"/>
                <w:i w:val="0"/>
                <w:iCs w:val="0"/>
                <w:sz w:val="24"/>
                <w:szCs w:val="24"/>
                <w:highlight w:val="none"/>
              </w:rPr>
            </w:pPr>
            <w:r>
              <w:rPr>
                <w:rFonts w:eastAsiaTheme="minorEastAsia"/>
                <w:i w:val="0"/>
                <w:iCs w:val="0"/>
                <w:sz w:val="24"/>
                <w:szCs w:val="24"/>
                <w:highlight w:val="none"/>
              </w:rPr>
              <w:t>Fisher's Exact Test</w:t>
            </w:r>
          </w:p>
        </w:tc>
        <w:tc>
          <w:tcPr>
            <w:tcW w:w="1880" w:type="pct"/>
            <w:vAlign w:val="center"/>
          </w:tcPr>
          <w:p w14:paraId="27D51579">
            <w:pPr>
              <w:pStyle w:val="540"/>
              <w:rPr>
                <w:rFonts w:eastAsiaTheme="minorEastAsia"/>
                <w:i w:val="0"/>
                <w:iCs w:val="0"/>
                <w:sz w:val="24"/>
                <w:szCs w:val="24"/>
                <w:highlight w:val="none"/>
              </w:rPr>
            </w:pPr>
            <w:r>
              <w:rPr>
                <w:rFonts w:eastAsiaTheme="minorEastAsia"/>
                <w:i w:val="0"/>
                <w:iCs w:val="0"/>
                <w:sz w:val="24"/>
                <w:szCs w:val="24"/>
                <w:highlight w:val="none"/>
              </w:rPr>
              <w:t xml:space="preserve">Fisher </w:t>
            </w:r>
            <w:r>
              <w:rPr>
                <w:rFonts w:hint="eastAsia" w:eastAsiaTheme="minorEastAsia"/>
                <w:i w:val="0"/>
                <w:iCs w:val="0"/>
                <w:sz w:val="24"/>
                <w:szCs w:val="24"/>
                <w:highlight w:val="none"/>
              </w:rPr>
              <w:t>确切概率法</w:t>
            </w:r>
          </w:p>
        </w:tc>
      </w:tr>
      <w:tr w14:paraId="74FD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CA03C45">
            <w:pPr>
              <w:pStyle w:val="540"/>
              <w:rPr>
                <w:rFonts w:eastAsiaTheme="minorEastAsia"/>
                <w:i w:val="0"/>
                <w:iCs w:val="0"/>
                <w:sz w:val="24"/>
                <w:szCs w:val="24"/>
                <w:highlight w:val="none"/>
              </w:rPr>
            </w:pPr>
            <w:r>
              <w:rPr>
                <w:rFonts w:eastAsiaTheme="minorEastAsia"/>
                <w:i w:val="0"/>
                <w:iCs w:val="0"/>
                <w:sz w:val="24"/>
                <w:szCs w:val="24"/>
                <w:highlight w:val="none"/>
              </w:rPr>
              <w:t>FDA/US FDA</w:t>
            </w:r>
          </w:p>
        </w:tc>
        <w:tc>
          <w:tcPr>
            <w:tcW w:w="1881" w:type="pct"/>
            <w:vAlign w:val="center"/>
          </w:tcPr>
          <w:p w14:paraId="3A34FAA9">
            <w:pPr>
              <w:pStyle w:val="540"/>
              <w:rPr>
                <w:rFonts w:eastAsiaTheme="minorEastAsia"/>
                <w:i w:val="0"/>
                <w:iCs w:val="0"/>
                <w:sz w:val="24"/>
                <w:szCs w:val="24"/>
                <w:highlight w:val="none"/>
              </w:rPr>
            </w:pPr>
            <w:r>
              <w:rPr>
                <w:rFonts w:eastAsiaTheme="minorEastAsia"/>
                <w:i w:val="0"/>
                <w:iCs w:val="0"/>
                <w:sz w:val="24"/>
                <w:szCs w:val="24"/>
                <w:highlight w:val="none"/>
              </w:rPr>
              <w:t>Food And Drug Administration</w:t>
            </w:r>
          </w:p>
        </w:tc>
        <w:tc>
          <w:tcPr>
            <w:tcW w:w="1880" w:type="pct"/>
            <w:vAlign w:val="center"/>
          </w:tcPr>
          <w:p w14:paraId="1D80E5D6">
            <w:pPr>
              <w:pStyle w:val="540"/>
              <w:rPr>
                <w:rFonts w:eastAsiaTheme="minorEastAsia"/>
                <w:i w:val="0"/>
                <w:iCs w:val="0"/>
                <w:sz w:val="24"/>
                <w:szCs w:val="24"/>
                <w:highlight w:val="none"/>
              </w:rPr>
            </w:pPr>
            <w:r>
              <w:rPr>
                <w:rFonts w:hint="eastAsia" w:eastAsiaTheme="minorEastAsia"/>
                <w:i w:val="0"/>
                <w:iCs w:val="0"/>
                <w:sz w:val="24"/>
                <w:szCs w:val="24"/>
                <w:highlight w:val="none"/>
              </w:rPr>
              <w:t>美国食品药品监督管理总局</w:t>
            </w:r>
          </w:p>
        </w:tc>
      </w:tr>
      <w:tr w14:paraId="1D22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F12060C">
            <w:pPr>
              <w:pStyle w:val="540"/>
              <w:rPr>
                <w:rFonts w:eastAsiaTheme="minorEastAsia"/>
                <w:i w:val="0"/>
                <w:iCs w:val="0"/>
                <w:sz w:val="24"/>
                <w:szCs w:val="24"/>
                <w:highlight w:val="none"/>
              </w:rPr>
            </w:pPr>
            <w:r>
              <w:rPr>
                <w:rFonts w:eastAsiaTheme="minorEastAsia"/>
                <w:i w:val="0"/>
                <w:iCs w:val="0"/>
                <w:sz w:val="24"/>
                <w:szCs w:val="24"/>
                <w:highlight w:val="none"/>
              </w:rPr>
              <w:t>FIB/Fbg/Fbg C.</w:t>
            </w:r>
          </w:p>
        </w:tc>
        <w:tc>
          <w:tcPr>
            <w:tcW w:w="1881" w:type="pct"/>
            <w:vAlign w:val="center"/>
          </w:tcPr>
          <w:p w14:paraId="017EE330">
            <w:pPr>
              <w:pStyle w:val="540"/>
              <w:rPr>
                <w:rFonts w:eastAsiaTheme="minorEastAsia"/>
                <w:i w:val="0"/>
                <w:iCs w:val="0"/>
                <w:sz w:val="24"/>
                <w:szCs w:val="24"/>
                <w:highlight w:val="none"/>
              </w:rPr>
            </w:pPr>
            <w:r>
              <w:rPr>
                <w:rFonts w:eastAsiaTheme="minorEastAsia"/>
                <w:i w:val="0"/>
                <w:iCs w:val="0"/>
                <w:sz w:val="24"/>
                <w:szCs w:val="24"/>
                <w:highlight w:val="none"/>
              </w:rPr>
              <w:t>Fibrinogen</w:t>
            </w:r>
          </w:p>
        </w:tc>
        <w:tc>
          <w:tcPr>
            <w:tcW w:w="1880" w:type="pct"/>
            <w:vAlign w:val="center"/>
          </w:tcPr>
          <w:p w14:paraId="7BDE6055">
            <w:pPr>
              <w:pStyle w:val="540"/>
              <w:rPr>
                <w:rFonts w:eastAsiaTheme="minorEastAsia"/>
                <w:i w:val="0"/>
                <w:iCs w:val="0"/>
                <w:sz w:val="24"/>
                <w:szCs w:val="24"/>
                <w:highlight w:val="none"/>
              </w:rPr>
            </w:pPr>
            <w:r>
              <w:rPr>
                <w:rFonts w:hint="eastAsia" w:eastAsiaTheme="minorEastAsia"/>
                <w:i w:val="0"/>
                <w:iCs w:val="0"/>
                <w:sz w:val="24"/>
                <w:szCs w:val="24"/>
                <w:highlight w:val="none"/>
              </w:rPr>
              <w:t>纤维蛋白原</w:t>
            </w:r>
          </w:p>
        </w:tc>
      </w:tr>
      <w:tr w14:paraId="6788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116ECC3">
            <w:pPr>
              <w:pStyle w:val="540"/>
              <w:rPr>
                <w:rFonts w:eastAsiaTheme="minorEastAsia"/>
                <w:i w:val="0"/>
                <w:iCs w:val="0"/>
                <w:sz w:val="24"/>
                <w:szCs w:val="24"/>
                <w:highlight w:val="none"/>
              </w:rPr>
            </w:pPr>
            <w:r>
              <w:rPr>
                <w:rFonts w:eastAsiaTheme="minorEastAsia"/>
                <w:i w:val="0"/>
                <w:iCs w:val="0"/>
                <w:sz w:val="24"/>
                <w:szCs w:val="24"/>
                <w:highlight w:val="none"/>
              </w:rPr>
              <w:t>GGT</w:t>
            </w:r>
          </w:p>
        </w:tc>
        <w:tc>
          <w:tcPr>
            <w:tcW w:w="1881" w:type="pct"/>
            <w:vAlign w:val="center"/>
          </w:tcPr>
          <w:p w14:paraId="7785DF16">
            <w:pPr>
              <w:pStyle w:val="540"/>
              <w:rPr>
                <w:rFonts w:eastAsiaTheme="minorEastAsia"/>
                <w:i w:val="0"/>
                <w:iCs w:val="0"/>
                <w:sz w:val="24"/>
                <w:szCs w:val="24"/>
                <w:highlight w:val="none"/>
              </w:rPr>
            </w:pPr>
            <w:r>
              <w:rPr>
                <w:rFonts w:eastAsiaTheme="minorEastAsia"/>
                <w:i w:val="0"/>
                <w:iCs w:val="0"/>
                <w:sz w:val="24"/>
                <w:szCs w:val="24"/>
                <w:highlight w:val="none"/>
              </w:rPr>
              <w:t xml:space="preserve">Gamma-Glutamyltransferase </w:t>
            </w:r>
          </w:p>
        </w:tc>
        <w:tc>
          <w:tcPr>
            <w:tcW w:w="1880" w:type="pct"/>
            <w:vAlign w:val="center"/>
          </w:tcPr>
          <w:p w14:paraId="65CC3E8F">
            <w:pPr>
              <w:pStyle w:val="540"/>
              <w:rPr>
                <w:rFonts w:eastAsiaTheme="minorEastAsia"/>
                <w:i w:val="0"/>
                <w:iCs w:val="0"/>
                <w:sz w:val="24"/>
                <w:szCs w:val="24"/>
                <w:highlight w:val="none"/>
              </w:rPr>
            </w:pPr>
            <w:r>
              <w:rPr>
                <w:rFonts w:eastAsiaTheme="minorEastAsia"/>
                <w:i w:val="0"/>
                <w:iCs w:val="0"/>
                <w:sz w:val="24"/>
                <w:szCs w:val="24"/>
                <w:highlight w:val="none"/>
              </w:rPr>
              <w:t>γ-</w:t>
            </w:r>
            <w:r>
              <w:rPr>
                <w:rFonts w:hint="eastAsia" w:eastAsiaTheme="minorEastAsia"/>
                <w:i w:val="0"/>
                <w:iCs w:val="0"/>
                <w:sz w:val="24"/>
                <w:szCs w:val="24"/>
                <w:highlight w:val="none"/>
              </w:rPr>
              <w:t>谷氨酰转移酶</w:t>
            </w:r>
          </w:p>
        </w:tc>
      </w:tr>
      <w:tr w14:paraId="6998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8F7B147">
            <w:pPr>
              <w:pStyle w:val="540"/>
              <w:rPr>
                <w:rFonts w:eastAsiaTheme="minorEastAsia"/>
                <w:i w:val="0"/>
                <w:iCs w:val="0"/>
                <w:sz w:val="24"/>
                <w:szCs w:val="24"/>
                <w:highlight w:val="none"/>
              </w:rPr>
            </w:pPr>
            <w:r>
              <w:rPr>
                <w:rFonts w:eastAsiaTheme="minorEastAsia"/>
                <w:i w:val="0"/>
                <w:iCs w:val="0"/>
                <w:sz w:val="24"/>
                <w:szCs w:val="24"/>
                <w:highlight w:val="none"/>
              </w:rPr>
              <w:t>GLB</w:t>
            </w:r>
          </w:p>
        </w:tc>
        <w:tc>
          <w:tcPr>
            <w:tcW w:w="1881" w:type="pct"/>
            <w:vAlign w:val="center"/>
          </w:tcPr>
          <w:p w14:paraId="2158B475">
            <w:pPr>
              <w:pStyle w:val="540"/>
              <w:rPr>
                <w:rFonts w:eastAsiaTheme="minorEastAsia"/>
                <w:i w:val="0"/>
                <w:iCs w:val="0"/>
                <w:sz w:val="24"/>
                <w:szCs w:val="24"/>
                <w:highlight w:val="none"/>
              </w:rPr>
            </w:pPr>
            <w:r>
              <w:rPr>
                <w:rFonts w:eastAsiaTheme="minorEastAsia"/>
                <w:i w:val="0"/>
                <w:iCs w:val="0"/>
                <w:sz w:val="24"/>
                <w:szCs w:val="24"/>
                <w:highlight w:val="none"/>
              </w:rPr>
              <w:t>Globulin</w:t>
            </w:r>
          </w:p>
        </w:tc>
        <w:tc>
          <w:tcPr>
            <w:tcW w:w="1880" w:type="pct"/>
            <w:vAlign w:val="center"/>
          </w:tcPr>
          <w:p w14:paraId="630FA0CD">
            <w:pPr>
              <w:pStyle w:val="540"/>
              <w:rPr>
                <w:rFonts w:eastAsiaTheme="minorEastAsia"/>
                <w:i w:val="0"/>
                <w:iCs w:val="0"/>
                <w:sz w:val="24"/>
                <w:szCs w:val="24"/>
                <w:highlight w:val="none"/>
              </w:rPr>
            </w:pPr>
            <w:r>
              <w:rPr>
                <w:rFonts w:hint="eastAsia" w:eastAsiaTheme="minorEastAsia"/>
                <w:i w:val="0"/>
                <w:iCs w:val="0"/>
                <w:sz w:val="24"/>
                <w:szCs w:val="24"/>
                <w:highlight w:val="none"/>
              </w:rPr>
              <w:t>球蛋白</w:t>
            </w:r>
          </w:p>
        </w:tc>
      </w:tr>
      <w:tr w14:paraId="204E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68104BF">
            <w:pPr>
              <w:pStyle w:val="540"/>
              <w:rPr>
                <w:rFonts w:eastAsiaTheme="minorEastAsia"/>
                <w:i w:val="0"/>
                <w:iCs w:val="0"/>
                <w:sz w:val="24"/>
                <w:szCs w:val="24"/>
                <w:highlight w:val="none"/>
              </w:rPr>
            </w:pPr>
            <w:r>
              <w:rPr>
                <w:rFonts w:eastAsiaTheme="minorEastAsia"/>
                <w:i w:val="0"/>
                <w:iCs w:val="0"/>
                <w:sz w:val="24"/>
                <w:szCs w:val="24"/>
                <w:highlight w:val="none"/>
              </w:rPr>
              <w:t>GLP</w:t>
            </w:r>
          </w:p>
        </w:tc>
        <w:tc>
          <w:tcPr>
            <w:tcW w:w="1881" w:type="pct"/>
            <w:vAlign w:val="center"/>
          </w:tcPr>
          <w:p w14:paraId="3E9FE5BC">
            <w:pPr>
              <w:pStyle w:val="540"/>
              <w:rPr>
                <w:rFonts w:eastAsiaTheme="minorEastAsia"/>
                <w:i w:val="0"/>
                <w:iCs w:val="0"/>
                <w:sz w:val="24"/>
                <w:szCs w:val="24"/>
                <w:highlight w:val="none"/>
              </w:rPr>
            </w:pPr>
            <w:r>
              <w:rPr>
                <w:rFonts w:eastAsiaTheme="minorEastAsia"/>
                <w:i w:val="0"/>
                <w:iCs w:val="0"/>
                <w:sz w:val="24"/>
                <w:szCs w:val="24"/>
                <w:highlight w:val="none"/>
              </w:rPr>
              <w:t>Good Laboratory Practice</w:t>
            </w:r>
          </w:p>
        </w:tc>
        <w:tc>
          <w:tcPr>
            <w:tcW w:w="1880" w:type="pct"/>
            <w:vAlign w:val="center"/>
          </w:tcPr>
          <w:p w14:paraId="173D28AD">
            <w:pPr>
              <w:pStyle w:val="540"/>
              <w:rPr>
                <w:rFonts w:eastAsiaTheme="minorEastAsia"/>
                <w:i w:val="0"/>
                <w:iCs w:val="0"/>
                <w:sz w:val="24"/>
                <w:szCs w:val="24"/>
                <w:highlight w:val="none"/>
              </w:rPr>
            </w:pPr>
            <w:r>
              <w:rPr>
                <w:rFonts w:hint="eastAsia" w:eastAsiaTheme="minorEastAsia"/>
                <w:i w:val="0"/>
                <w:iCs w:val="0"/>
                <w:sz w:val="24"/>
                <w:szCs w:val="24"/>
                <w:highlight w:val="none"/>
              </w:rPr>
              <w:t>药物非临床研究质量管理规范</w:t>
            </w:r>
          </w:p>
        </w:tc>
      </w:tr>
      <w:tr w14:paraId="1D3A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5A0D974">
            <w:pPr>
              <w:pStyle w:val="540"/>
              <w:rPr>
                <w:rFonts w:eastAsiaTheme="minorEastAsia"/>
                <w:i w:val="0"/>
                <w:iCs w:val="0"/>
                <w:sz w:val="24"/>
                <w:szCs w:val="24"/>
                <w:highlight w:val="none"/>
              </w:rPr>
            </w:pPr>
            <w:r>
              <w:rPr>
                <w:rFonts w:eastAsiaTheme="minorEastAsia"/>
                <w:i w:val="0"/>
                <w:iCs w:val="0"/>
                <w:sz w:val="24"/>
                <w:szCs w:val="24"/>
                <w:highlight w:val="none"/>
              </w:rPr>
              <w:t>GLU</w:t>
            </w:r>
          </w:p>
        </w:tc>
        <w:tc>
          <w:tcPr>
            <w:tcW w:w="1881" w:type="pct"/>
            <w:vAlign w:val="center"/>
          </w:tcPr>
          <w:p w14:paraId="36C33027">
            <w:pPr>
              <w:pStyle w:val="540"/>
              <w:rPr>
                <w:rFonts w:eastAsiaTheme="minorEastAsia"/>
                <w:i w:val="0"/>
                <w:iCs w:val="0"/>
                <w:sz w:val="24"/>
                <w:szCs w:val="24"/>
                <w:highlight w:val="none"/>
              </w:rPr>
            </w:pPr>
            <w:r>
              <w:rPr>
                <w:rFonts w:eastAsiaTheme="minorEastAsia"/>
                <w:i w:val="0"/>
                <w:iCs w:val="0"/>
                <w:sz w:val="24"/>
                <w:szCs w:val="24"/>
                <w:highlight w:val="none"/>
              </w:rPr>
              <w:t>Glucose</w:t>
            </w:r>
          </w:p>
        </w:tc>
        <w:tc>
          <w:tcPr>
            <w:tcW w:w="1880" w:type="pct"/>
            <w:vAlign w:val="center"/>
          </w:tcPr>
          <w:p w14:paraId="791B0921">
            <w:pPr>
              <w:pStyle w:val="540"/>
              <w:rPr>
                <w:rFonts w:eastAsiaTheme="minorEastAsia"/>
                <w:i w:val="0"/>
                <w:iCs w:val="0"/>
                <w:sz w:val="24"/>
                <w:szCs w:val="24"/>
                <w:highlight w:val="none"/>
              </w:rPr>
            </w:pPr>
            <w:r>
              <w:rPr>
                <w:rFonts w:hint="eastAsia" w:eastAsiaTheme="minorEastAsia"/>
                <w:i w:val="0"/>
                <w:iCs w:val="0"/>
                <w:sz w:val="24"/>
                <w:szCs w:val="24"/>
                <w:highlight w:val="none"/>
              </w:rPr>
              <w:t>血糖</w:t>
            </w:r>
          </w:p>
        </w:tc>
      </w:tr>
      <w:tr w14:paraId="29C9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A6A66E4">
            <w:pPr>
              <w:pStyle w:val="540"/>
              <w:rPr>
                <w:rFonts w:eastAsiaTheme="minorEastAsia"/>
                <w:i w:val="0"/>
                <w:iCs w:val="0"/>
                <w:sz w:val="24"/>
                <w:szCs w:val="24"/>
                <w:highlight w:val="none"/>
              </w:rPr>
            </w:pPr>
            <w:r>
              <w:rPr>
                <w:rFonts w:eastAsiaTheme="minorEastAsia"/>
                <w:i w:val="0"/>
                <w:iCs w:val="0"/>
                <w:sz w:val="24"/>
                <w:szCs w:val="24"/>
                <w:highlight w:val="none"/>
              </w:rPr>
              <w:t>HCT</w:t>
            </w:r>
          </w:p>
        </w:tc>
        <w:tc>
          <w:tcPr>
            <w:tcW w:w="1881" w:type="pct"/>
            <w:vAlign w:val="center"/>
          </w:tcPr>
          <w:p w14:paraId="3EFA3210">
            <w:pPr>
              <w:pStyle w:val="540"/>
              <w:rPr>
                <w:rFonts w:eastAsiaTheme="minorEastAsia"/>
                <w:i w:val="0"/>
                <w:iCs w:val="0"/>
                <w:sz w:val="24"/>
                <w:szCs w:val="24"/>
                <w:highlight w:val="none"/>
              </w:rPr>
            </w:pPr>
            <w:r>
              <w:rPr>
                <w:rFonts w:eastAsiaTheme="minorEastAsia"/>
                <w:i w:val="0"/>
                <w:iCs w:val="0"/>
                <w:sz w:val="24"/>
                <w:szCs w:val="24"/>
                <w:highlight w:val="none"/>
              </w:rPr>
              <w:t>Hematocrit</w:t>
            </w:r>
          </w:p>
        </w:tc>
        <w:tc>
          <w:tcPr>
            <w:tcW w:w="1880" w:type="pct"/>
            <w:vAlign w:val="center"/>
          </w:tcPr>
          <w:p w14:paraId="1F5F659C">
            <w:pPr>
              <w:pStyle w:val="540"/>
              <w:rPr>
                <w:rFonts w:eastAsiaTheme="minorEastAsia"/>
                <w:i w:val="0"/>
                <w:iCs w:val="0"/>
                <w:sz w:val="24"/>
                <w:szCs w:val="24"/>
                <w:highlight w:val="none"/>
              </w:rPr>
            </w:pPr>
            <w:r>
              <w:rPr>
                <w:rFonts w:hint="eastAsia" w:eastAsiaTheme="minorEastAsia"/>
                <w:i w:val="0"/>
                <w:iCs w:val="0"/>
                <w:sz w:val="24"/>
                <w:szCs w:val="24"/>
                <w:highlight w:val="none"/>
              </w:rPr>
              <w:t>红细胞容积</w:t>
            </w:r>
          </w:p>
        </w:tc>
      </w:tr>
      <w:tr w14:paraId="6B37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C7D75E6">
            <w:pPr>
              <w:pStyle w:val="540"/>
              <w:rPr>
                <w:rFonts w:eastAsiaTheme="minorEastAsia"/>
                <w:i w:val="0"/>
                <w:iCs w:val="0"/>
                <w:sz w:val="24"/>
                <w:szCs w:val="24"/>
                <w:highlight w:val="none"/>
              </w:rPr>
            </w:pPr>
            <w:r>
              <w:rPr>
                <w:rFonts w:eastAsiaTheme="minorEastAsia"/>
                <w:i w:val="0"/>
                <w:iCs w:val="0"/>
                <w:sz w:val="24"/>
                <w:szCs w:val="24"/>
                <w:highlight w:val="none"/>
              </w:rPr>
              <w:t>HGB</w:t>
            </w:r>
          </w:p>
        </w:tc>
        <w:tc>
          <w:tcPr>
            <w:tcW w:w="1881" w:type="pct"/>
            <w:vAlign w:val="center"/>
          </w:tcPr>
          <w:p w14:paraId="3420D8EA">
            <w:pPr>
              <w:pStyle w:val="540"/>
              <w:rPr>
                <w:rFonts w:eastAsiaTheme="minorEastAsia"/>
                <w:i w:val="0"/>
                <w:iCs w:val="0"/>
                <w:sz w:val="24"/>
                <w:szCs w:val="24"/>
                <w:highlight w:val="none"/>
              </w:rPr>
            </w:pPr>
            <w:r>
              <w:rPr>
                <w:rFonts w:eastAsiaTheme="minorEastAsia"/>
                <w:i w:val="0"/>
                <w:iCs w:val="0"/>
                <w:sz w:val="24"/>
                <w:szCs w:val="24"/>
                <w:highlight w:val="none"/>
              </w:rPr>
              <w:t>Hemoglobin</w:t>
            </w:r>
          </w:p>
        </w:tc>
        <w:tc>
          <w:tcPr>
            <w:tcW w:w="1880" w:type="pct"/>
            <w:vAlign w:val="center"/>
          </w:tcPr>
          <w:p w14:paraId="6B2E531C">
            <w:pPr>
              <w:pStyle w:val="540"/>
              <w:rPr>
                <w:rFonts w:eastAsiaTheme="minorEastAsia"/>
                <w:i w:val="0"/>
                <w:iCs w:val="0"/>
                <w:sz w:val="24"/>
                <w:szCs w:val="24"/>
                <w:highlight w:val="none"/>
              </w:rPr>
            </w:pPr>
            <w:r>
              <w:rPr>
                <w:rFonts w:hint="eastAsia" w:eastAsiaTheme="minorEastAsia"/>
                <w:i w:val="0"/>
                <w:iCs w:val="0"/>
                <w:sz w:val="24"/>
                <w:szCs w:val="24"/>
                <w:highlight w:val="none"/>
              </w:rPr>
              <w:t>血红蛋白</w:t>
            </w:r>
          </w:p>
        </w:tc>
      </w:tr>
      <w:tr w14:paraId="7AC6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35E8137">
            <w:pPr>
              <w:pStyle w:val="540"/>
              <w:rPr>
                <w:rFonts w:eastAsiaTheme="minorEastAsia"/>
                <w:i w:val="0"/>
                <w:iCs w:val="0"/>
                <w:sz w:val="24"/>
                <w:szCs w:val="24"/>
                <w:highlight w:val="none"/>
              </w:rPr>
            </w:pPr>
            <w:r>
              <w:rPr>
                <w:rFonts w:eastAsiaTheme="minorEastAsia"/>
                <w:i w:val="0"/>
                <w:iCs w:val="0"/>
                <w:sz w:val="24"/>
                <w:szCs w:val="24"/>
                <w:highlight w:val="none"/>
              </w:rPr>
              <w:t>Hy.CAST</w:t>
            </w:r>
          </w:p>
        </w:tc>
        <w:tc>
          <w:tcPr>
            <w:tcW w:w="1881" w:type="pct"/>
            <w:vAlign w:val="center"/>
          </w:tcPr>
          <w:p w14:paraId="1B8FE756">
            <w:pPr>
              <w:pStyle w:val="540"/>
              <w:rPr>
                <w:rFonts w:eastAsiaTheme="minorEastAsia"/>
                <w:i w:val="0"/>
                <w:iCs w:val="0"/>
                <w:sz w:val="24"/>
                <w:szCs w:val="24"/>
                <w:highlight w:val="none"/>
              </w:rPr>
            </w:pPr>
            <w:r>
              <w:rPr>
                <w:rFonts w:eastAsiaTheme="minorEastAsia"/>
                <w:i w:val="0"/>
                <w:iCs w:val="0"/>
                <w:sz w:val="24"/>
                <w:szCs w:val="24"/>
                <w:highlight w:val="none"/>
              </w:rPr>
              <w:t>Hyaline Cast</w:t>
            </w:r>
          </w:p>
        </w:tc>
        <w:tc>
          <w:tcPr>
            <w:tcW w:w="1880" w:type="pct"/>
            <w:vAlign w:val="center"/>
          </w:tcPr>
          <w:p w14:paraId="7AAA853C">
            <w:pPr>
              <w:pStyle w:val="540"/>
              <w:rPr>
                <w:rFonts w:eastAsiaTheme="minorEastAsia"/>
                <w:i w:val="0"/>
                <w:iCs w:val="0"/>
                <w:sz w:val="24"/>
                <w:szCs w:val="24"/>
                <w:highlight w:val="none"/>
              </w:rPr>
            </w:pPr>
            <w:r>
              <w:rPr>
                <w:rFonts w:hint="eastAsia" w:eastAsiaTheme="minorEastAsia"/>
                <w:i w:val="0"/>
                <w:iCs w:val="0"/>
                <w:sz w:val="24"/>
                <w:szCs w:val="24"/>
                <w:highlight w:val="none"/>
              </w:rPr>
              <w:t>透明管型</w:t>
            </w:r>
          </w:p>
        </w:tc>
      </w:tr>
      <w:tr w14:paraId="43E2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6AEAF48">
            <w:pPr>
              <w:pStyle w:val="540"/>
              <w:rPr>
                <w:rFonts w:eastAsiaTheme="minorEastAsia"/>
                <w:i w:val="0"/>
                <w:iCs w:val="0"/>
                <w:sz w:val="24"/>
                <w:szCs w:val="24"/>
                <w:highlight w:val="none"/>
              </w:rPr>
            </w:pPr>
            <w:r>
              <w:rPr>
                <w:rFonts w:eastAsiaTheme="minorEastAsia"/>
                <w:i w:val="0"/>
                <w:iCs w:val="0"/>
                <w:sz w:val="24"/>
                <w:szCs w:val="24"/>
                <w:highlight w:val="none"/>
              </w:rPr>
              <w:t>IACUC</w:t>
            </w:r>
          </w:p>
        </w:tc>
        <w:tc>
          <w:tcPr>
            <w:tcW w:w="1881" w:type="pct"/>
            <w:vAlign w:val="center"/>
          </w:tcPr>
          <w:p w14:paraId="16871DAC">
            <w:pPr>
              <w:pStyle w:val="540"/>
              <w:rPr>
                <w:rFonts w:eastAsiaTheme="minorEastAsia"/>
                <w:i w:val="0"/>
                <w:iCs w:val="0"/>
                <w:sz w:val="24"/>
                <w:szCs w:val="24"/>
                <w:highlight w:val="none"/>
              </w:rPr>
            </w:pPr>
            <w:r>
              <w:rPr>
                <w:rFonts w:eastAsiaTheme="minorEastAsia"/>
                <w:i w:val="0"/>
                <w:iCs w:val="0"/>
                <w:sz w:val="24"/>
                <w:szCs w:val="24"/>
                <w:highlight w:val="none"/>
              </w:rPr>
              <w:t>Institutional Animal Care and Use Committee</w:t>
            </w:r>
          </w:p>
        </w:tc>
        <w:tc>
          <w:tcPr>
            <w:tcW w:w="1880" w:type="pct"/>
            <w:vAlign w:val="center"/>
          </w:tcPr>
          <w:p w14:paraId="588A1205">
            <w:pPr>
              <w:pStyle w:val="540"/>
              <w:rPr>
                <w:rFonts w:eastAsiaTheme="minorEastAsia"/>
                <w:i w:val="0"/>
                <w:iCs w:val="0"/>
                <w:sz w:val="24"/>
                <w:szCs w:val="24"/>
                <w:highlight w:val="none"/>
              </w:rPr>
            </w:pPr>
            <w:r>
              <w:rPr>
                <w:rFonts w:hint="eastAsia" w:eastAsiaTheme="minorEastAsia"/>
                <w:i w:val="0"/>
                <w:iCs w:val="0"/>
                <w:sz w:val="24"/>
                <w:szCs w:val="24"/>
                <w:highlight w:val="none"/>
              </w:rPr>
              <w:t>实验动物福利伦理委员会</w:t>
            </w:r>
          </w:p>
        </w:tc>
      </w:tr>
      <w:tr w14:paraId="00CB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733A20B">
            <w:pPr>
              <w:pStyle w:val="540"/>
              <w:rPr>
                <w:rFonts w:eastAsiaTheme="minorEastAsia"/>
                <w:i w:val="0"/>
                <w:iCs w:val="0"/>
                <w:sz w:val="24"/>
                <w:szCs w:val="24"/>
                <w:highlight w:val="none"/>
              </w:rPr>
            </w:pPr>
            <w:r>
              <w:rPr>
                <w:rFonts w:eastAsiaTheme="minorEastAsia"/>
                <w:i w:val="0"/>
                <w:iCs w:val="0"/>
                <w:sz w:val="24"/>
                <w:szCs w:val="24"/>
                <w:highlight w:val="none"/>
              </w:rPr>
              <w:t>ICH</w:t>
            </w:r>
          </w:p>
        </w:tc>
        <w:tc>
          <w:tcPr>
            <w:tcW w:w="1881" w:type="pct"/>
            <w:vAlign w:val="center"/>
          </w:tcPr>
          <w:p w14:paraId="72DC7328">
            <w:pPr>
              <w:pStyle w:val="540"/>
              <w:rPr>
                <w:rFonts w:eastAsiaTheme="minorEastAsia"/>
                <w:i w:val="0"/>
                <w:iCs w:val="0"/>
                <w:sz w:val="24"/>
                <w:szCs w:val="24"/>
                <w:highlight w:val="none"/>
              </w:rPr>
            </w:pPr>
            <w:r>
              <w:rPr>
                <w:rFonts w:eastAsiaTheme="minorEastAsia"/>
                <w:i w:val="0"/>
                <w:iCs w:val="0"/>
                <w:sz w:val="24"/>
                <w:szCs w:val="24"/>
                <w:highlight w:val="none"/>
              </w:rPr>
              <w:t>International Conference on Harmonization</w:t>
            </w:r>
          </w:p>
        </w:tc>
        <w:tc>
          <w:tcPr>
            <w:tcW w:w="1880" w:type="pct"/>
            <w:vAlign w:val="center"/>
          </w:tcPr>
          <w:p w14:paraId="0E3ACCB5">
            <w:pPr>
              <w:pStyle w:val="540"/>
              <w:rPr>
                <w:rFonts w:eastAsiaTheme="minorEastAsia"/>
                <w:i w:val="0"/>
                <w:iCs w:val="0"/>
                <w:sz w:val="24"/>
                <w:szCs w:val="24"/>
                <w:highlight w:val="none"/>
              </w:rPr>
            </w:pPr>
            <w:r>
              <w:rPr>
                <w:rFonts w:hint="eastAsia" w:eastAsiaTheme="minorEastAsia"/>
                <w:i w:val="0"/>
                <w:iCs w:val="0"/>
                <w:sz w:val="24"/>
                <w:szCs w:val="24"/>
                <w:highlight w:val="none"/>
              </w:rPr>
              <w:t>国际人用药品注册技术协调会</w:t>
            </w:r>
          </w:p>
        </w:tc>
      </w:tr>
      <w:tr w14:paraId="23A2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8CE1151">
            <w:pPr>
              <w:pStyle w:val="540"/>
              <w:rPr>
                <w:rFonts w:eastAsiaTheme="minorEastAsia"/>
                <w:i w:val="0"/>
                <w:iCs w:val="0"/>
                <w:sz w:val="24"/>
                <w:szCs w:val="24"/>
                <w:highlight w:val="none"/>
              </w:rPr>
            </w:pPr>
            <w:r>
              <w:rPr>
                <w:rFonts w:eastAsiaTheme="minorEastAsia"/>
                <w:i w:val="0"/>
                <w:iCs w:val="0"/>
                <w:sz w:val="24"/>
                <w:szCs w:val="24"/>
                <w:highlight w:val="none"/>
              </w:rPr>
              <w:t>IFN-γ</w:t>
            </w:r>
          </w:p>
        </w:tc>
        <w:tc>
          <w:tcPr>
            <w:tcW w:w="1881" w:type="pct"/>
            <w:vAlign w:val="center"/>
          </w:tcPr>
          <w:p w14:paraId="047B1B22">
            <w:pPr>
              <w:pStyle w:val="540"/>
              <w:rPr>
                <w:rFonts w:eastAsiaTheme="minorEastAsia"/>
                <w:i w:val="0"/>
                <w:iCs w:val="0"/>
                <w:sz w:val="24"/>
                <w:szCs w:val="24"/>
                <w:highlight w:val="none"/>
              </w:rPr>
            </w:pPr>
            <w:r>
              <w:rPr>
                <w:rFonts w:eastAsiaTheme="minorEastAsia"/>
                <w:i w:val="0"/>
                <w:iCs w:val="0"/>
                <w:sz w:val="24"/>
                <w:szCs w:val="24"/>
                <w:highlight w:val="none"/>
              </w:rPr>
              <w:t>Interferon-γ</w:t>
            </w:r>
          </w:p>
        </w:tc>
        <w:tc>
          <w:tcPr>
            <w:tcW w:w="1880" w:type="pct"/>
            <w:vAlign w:val="center"/>
          </w:tcPr>
          <w:p w14:paraId="01CCAA01">
            <w:pPr>
              <w:pStyle w:val="540"/>
              <w:rPr>
                <w:rFonts w:eastAsiaTheme="minorEastAsia"/>
                <w:i w:val="0"/>
                <w:iCs w:val="0"/>
                <w:sz w:val="24"/>
                <w:szCs w:val="24"/>
                <w:highlight w:val="none"/>
              </w:rPr>
            </w:pPr>
            <w:r>
              <w:rPr>
                <w:rFonts w:eastAsiaTheme="minorEastAsia"/>
                <w:i w:val="0"/>
                <w:iCs w:val="0"/>
                <w:sz w:val="24"/>
                <w:szCs w:val="24"/>
                <w:highlight w:val="none"/>
              </w:rPr>
              <w:t>γ-</w:t>
            </w:r>
            <w:r>
              <w:rPr>
                <w:rFonts w:hint="eastAsia" w:eastAsiaTheme="minorEastAsia"/>
                <w:i w:val="0"/>
                <w:iCs w:val="0"/>
                <w:sz w:val="24"/>
                <w:szCs w:val="24"/>
                <w:highlight w:val="none"/>
              </w:rPr>
              <w:t>干扰素</w:t>
            </w:r>
          </w:p>
        </w:tc>
      </w:tr>
      <w:tr w14:paraId="5CE7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0A76431">
            <w:pPr>
              <w:pStyle w:val="540"/>
              <w:rPr>
                <w:rFonts w:eastAsiaTheme="minorEastAsia"/>
                <w:i w:val="0"/>
                <w:iCs w:val="0"/>
                <w:sz w:val="24"/>
                <w:szCs w:val="24"/>
                <w:highlight w:val="none"/>
              </w:rPr>
            </w:pPr>
            <w:r>
              <w:rPr>
                <w:rFonts w:eastAsiaTheme="minorEastAsia"/>
                <w:i w:val="0"/>
                <w:iCs w:val="0"/>
                <w:sz w:val="24"/>
                <w:szCs w:val="24"/>
                <w:highlight w:val="none"/>
              </w:rPr>
              <w:t>IL-2</w:t>
            </w:r>
          </w:p>
        </w:tc>
        <w:tc>
          <w:tcPr>
            <w:tcW w:w="1881" w:type="pct"/>
            <w:vAlign w:val="center"/>
          </w:tcPr>
          <w:p w14:paraId="20BB69CE">
            <w:pPr>
              <w:pStyle w:val="540"/>
              <w:rPr>
                <w:rFonts w:eastAsiaTheme="minorEastAsia"/>
                <w:i w:val="0"/>
                <w:iCs w:val="0"/>
                <w:sz w:val="24"/>
                <w:szCs w:val="24"/>
                <w:highlight w:val="none"/>
              </w:rPr>
            </w:pPr>
            <w:r>
              <w:rPr>
                <w:rFonts w:eastAsiaTheme="minorEastAsia"/>
                <w:i w:val="0"/>
                <w:iCs w:val="0"/>
                <w:sz w:val="24"/>
                <w:szCs w:val="24"/>
                <w:highlight w:val="none"/>
              </w:rPr>
              <w:t>Interleukin-2</w:t>
            </w:r>
          </w:p>
        </w:tc>
        <w:tc>
          <w:tcPr>
            <w:tcW w:w="1880" w:type="pct"/>
            <w:vAlign w:val="center"/>
          </w:tcPr>
          <w:p w14:paraId="50D6D64B">
            <w:pPr>
              <w:pStyle w:val="540"/>
              <w:rPr>
                <w:rFonts w:eastAsiaTheme="minorEastAsia"/>
                <w:i w:val="0"/>
                <w:iCs w:val="0"/>
                <w:sz w:val="24"/>
                <w:szCs w:val="24"/>
                <w:highlight w:val="none"/>
              </w:rPr>
            </w:pPr>
            <w:r>
              <w:rPr>
                <w:rFonts w:hint="eastAsia" w:eastAsiaTheme="minorEastAsia"/>
                <w:i w:val="0"/>
                <w:iCs w:val="0"/>
                <w:sz w:val="24"/>
                <w:szCs w:val="24"/>
                <w:highlight w:val="none"/>
              </w:rPr>
              <w:t>白介素</w:t>
            </w:r>
            <w:r>
              <w:rPr>
                <w:rFonts w:eastAsiaTheme="minorEastAsia"/>
                <w:i w:val="0"/>
                <w:iCs w:val="0"/>
                <w:sz w:val="24"/>
                <w:szCs w:val="24"/>
                <w:highlight w:val="none"/>
              </w:rPr>
              <w:t>-2</w:t>
            </w:r>
          </w:p>
        </w:tc>
      </w:tr>
      <w:tr w14:paraId="7AA9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72C9470">
            <w:pPr>
              <w:pStyle w:val="540"/>
              <w:rPr>
                <w:rFonts w:eastAsiaTheme="minorEastAsia"/>
                <w:i w:val="0"/>
                <w:iCs w:val="0"/>
                <w:sz w:val="24"/>
                <w:szCs w:val="24"/>
                <w:highlight w:val="none"/>
              </w:rPr>
            </w:pPr>
            <w:r>
              <w:rPr>
                <w:rFonts w:eastAsiaTheme="minorEastAsia"/>
                <w:i w:val="0"/>
                <w:iCs w:val="0"/>
                <w:sz w:val="24"/>
                <w:szCs w:val="24"/>
                <w:highlight w:val="none"/>
              </w:rPr>
              <w:t>IL-4</w:t>
            </w:r>
          </w:p>
        </w:tc>
        <w:tc>
          <w:tcPr>
            <w:tcW w:w="1881" w:type="pct"/>
            <w:vAlign w:val="center"/>
          </w:tcPr>
          <w:p w14:paraId="14476C13">
            <w:pPr>
              <w:pStyle w:val="540"/>
              <w:rPr>
                <w:rFonts w:eastAsiaTheme="minorEastAsia"/>
                <w:i w:val="0"/>
                <w:iCs w:val="0"/>
                <w:sz w:val="24"/>
                <w:szCs w:val="24"/>
                <w:highlight w:val="none"/>
              </w:rPr>
            </w:pPr>
            <w:r>
              <w:rPr>
                <w:rFonts w:eastAsiaTheme="minorEastAsia"/>
                <w:i w:val="0"/>
                <w:iCs w:val="0"/>
                <w:sz w:val="24"/>
                <w:szCs w:val="24"/>
                <w:highlight w:val="none"/>
              </w:rPr>
              <w:t>Interleukin-4</w:t>
            </w:r>
          </w:p>
        </w:tc>
        <w:tc>
          <w:tcPr>
            <w:tcW w:w="1880" w:type="pct"/>
            <w:vAlign w:val="center"/>
          </w:tcPr>
          <w:p w14:paraId="1309D126">
            <w:pPr>
              <w:pStyle w:val="540"/>
              <w:rPr>
                <w:rFonts w:eastAsiaTheme="minorEastAsia"/>
                <w:i w:val="0"/>
                <w:iCs w:val="0"/>
                <w:sz w:val="24"/>
                <w:szCs w:val="24"/>
                <w:highlight w:val="none"/>
              </w:rPr>
            </w:pPr>
            <w:r>
              <w:rPr>
                <w:rFonts w:hint="eastAsia" w:eastAsiaTheme="minorEastAsia"/>
                <w:i w:val="0"/>
                <w:iCs w:val="0"/>
                <w:sz w:val="24"/>
                <w:szCs w:val="24"/>
                <w:highlight w:val="none"/>
              </w:rPr>
              <w:t>白介素</w:t>
            </w:r>
            <w:r>
              <w:rPr>
                <w:rFonts w:eastAsiaTheme="minorEastAsia"/>
                <w:i w:val="0"/>
                <w:iCs w:val="0"/>
                <w:sz w:val="24"/>
                <w:szCs w:val="24"/>
                <w:highlight w:val="none"/>
              </w:rPr>
              <w:t>-4</w:t>
            </w:r>
          </w:p>
        </w:tc>
      </w:tr>
      <w:tr w14:paraId="72C9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CFFE33E">
            <w:pPr>
              <w:pStyle w:val="540"/>
              <w:rPr>
                <w:rFonts w:eastAsiaTheme="minorEastAsia"/>
                <w:i w:val="0"/>
                <w:iCs w:val="0"/>
                <w:sz w:val="24"/>
                <w:szCs w:val="24"/>
                <w:highlight w:val="none"/>
              </w:rPr>
            </w:pPr>
            <w:r>
              <w:rPr>
                <w:rFonts w:eastAsiaTheme="minorEastAsia"/>
                <w:i w:val="0"/>
                <w:iCs w:val="0"/>
                <w:sz w:val="24"/>
                <w:szCs w:val="24"/>
                <w:highlight w:val="none"/>
              </w:rPr>
              <w:t>IL-5</w:t>
            </w:r>
          </w:p>
        </w:tc>
        <w:tc>
          <w:tcPr>
            <w:tcW w:w="1881" w:type="pct"/>
            <w:vAlign w:val="center"/>
          </w:tcPr>
          <w:p w14:paraId="0FBD955F">
            <w:pPr>
              <w:pStyle w:val="540"/>
              <w:rPr>
                <w:rFonts w:eastAsiaTheme="minorEastAsia"/>
                <w:i w:val="0"/>
                <w:iCs w:val="0"/>
                <w:sz w:val="24"/>
                <w:szCs w:val="24"/>
                <w:highlight w:val="none"/>
              </w:rPr>
            </w:pPr>
            <w:r>
              <w:rPr>
                <w:rFonts w:eastAsiaTheme="minorEastAsia"/>
                <w:i w:val="0"/>
                <w:iCs w:val="0"/>
                <w:sz w:val="24"/>
                <w:szCs w:val="24"/>
                <w:highlight w:val="none"/>
              </w:rPr>
              <w:t>Interleukin-5</w:t>
            </w:r>
          </w:p>
        </w:tc>
        <w:tc>
          <w:tcPr>
            <w:tcW w:w="1880" w:type="pct"/>
            <w:vAlign w:val="center"/>
          </w:tcPr>
          <w:p w14:paraId="77181ACD">
            <w:pPr>
              <w:pStyle w:val="540"/>
              <w:rPr>
                <w:rFonts w:eastAsiaTheme="minorEastAsia"/>
                <w:i w:val="0"/>
                <w:iCs w:val="0"/>
                <w:sz w:val="24"/>
                <w:szCs w:val="24"/>
                <w:highlight w:val="none"/>
              </w:rPr>
            </w:pPr>
            <w:r>
              <w:rPr>
                <w:rFonts w:hint="eastAsia" w:eastAsiaTheme="minorEastAsia"/>
                <w:i w:val="0"/>
                <w:iCs w:val="0"/>
                <w:sz w:val="24"/>
                <w:szCs w:val="24"/>
                <w:highlight w:val="none"/>
              </w:rPr>
              <w:t>白介素</w:t>
            </w:r>
            <w:r>
              <w:rPr>
                <w:rFonts w:eastAsiaTheme="minorEastAsia"/>
                <w:i w:val="0"/>
                <w:iCs w:val="0"/>
                <w:sz w:val="24"/>
                <w:szCs w:val="24"/>
                <w:highlight w:val="none"/>
              </w:rPr>
              <w:t>-5</w:t>
            </w:r>
          </w:p>
        </w:tc>
      </w:tr>
      <w:tr w14:paraId="11FA7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80FDC46">
            <w:pPr>
              <w:pStyle w:val="540"/>
              <w:rPr>
                <w:rFonts w:eastAsiaTheme="minorEastAsia"/>
                <w:i w:val="0"/>
                <w:iCs w:val="0"/>
                <w:sz w:val="24"/>
                <w:szCs w:val="24"/>
                <w:highlight w:val="none"/>
              </w:rPr>
            </w:pPr>
            <w:r>
              <w:rPr>
                <w:rFonts w:eastAsiaTheme="minorEastAsia"/>
                <w:i w:val="0"/>
                <w:iCs w:val="0"/>
                <w:sz w:val="24"/>
                <w:szCs w:val="24"/>
                <w:highlight w:val="none"/>
              </w:rPr>
              <w:t>IL-6</w:t>
            </w:r>
          </w:p>
        </w:tc>
        <w:tc>
          <w:tcPr>
            <w:tcW w:w="1881" w:type="pct"/>
            <w:vAlign w:val="center"/>
          </w:tcPr>
          <w:p w14:paraId="0382230E">
            <w:pPr>
              <w:pStyle w:val="540"/>
              <w:rPr>
                <w:rFonts w:eastAsiaTheme="minorEastAsia"/>
                <w:i w:val="0"/>
                <w:iCs w:val="0"/>
                <w:sz w:val="24"/>
                <w:szCs w:val="24"/>
                <w:highlight w:val="none"/>
              </w:rPr>
            </w:pPr>
            <w:r>
              <w:rPr>
                <w:rFonts w:eastAsiaTheme="minorEastAsia"/>
                <w:i w:val="0"/>
                <w:iCs w:val="0"/>
                <w:sz w:val="24"/>
                <w:szCs w:val="24"/>
                <w:highlight w:val="none"/>
              </w:rPr>
              <w:t>Interleukin-5</w:t>
            </w:r>
          </w:p>
        </w:tc>
        <w:tc>
          <w:tcPr>
            <w:tcW w:w="1880" w:type="pct"/>
            <w:vAlign w:val="center"/>
          </w:tcPr>
          <w:p w14:paraId="32877759">
            <w:pPr>
              <w:pStyle w:val="540"/>
              <w:rPr>
                <w:rFonts w:eastAsiaTheme="minorEastAsia"/>
                <w:i w:val="0"/>
                <w:iCs w:val="0"/>
                <w:sz w:val="24"/>
                <w:szCs w:val="24"/>
                <w:highlight w:val="none"/>
              </w:rPr>
            </w:pPr>
            <w:r>
              <w:rPr>
                <w:rFonts w:hint="eastAsia" w:eastAsiaTheme="minorEastAsia"/>
                <w:i w:val="0"/>
                <w:iCs w:val="0"/>
                <w:sz w:val="24"/>
                <w:szCs w:val="24"/>
                <w:highlight w:val="none"/>
              </w:rPr>
              <w:t>白介素</w:t>
            </w:r>
            <w:r>
              <w:rPr>
                <w:rFonts w:eastAsiaTheme="minorEastAsia"/>
                <w:i w:val="0"/>
                <w:iCs w:val="0"/>
                <w:sz w:val="24"/>
                <w:szCs w:val="24"/>
                <w:highlight w:val="none"/>
              </w:rPr>
              <w:t>-6</w:t>
            </w:r>
          </w:p>
        </w:tc>
      </w:tr>
      <w:tr w14:paraId="0C31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jc w:val="center"/>
        </w:trPr>
        <w:tc>
          <w:tcPr>
            <w:tcW w:w="1239" w:type="pct"/>
            <w:vAlign w:val="center"/>
          </w:tcPr>
          <w:p w14:paraId="4FF6BCC2">
            <w:pPr>
              <w:pStyle w:val="540"/>
              <w:rPr>
                <w:rFonts w:eastAsiaTheme="minorEastAsia"/>
                <w:i w:val="0"/>
                <w:iCs w:val="0"/>
                <w:sz w:val="24"/>
                <w:szCs w:val="24"/>
                <w:highlight w:val="none"/>
              </w:rPr>
            </w:pPr>
            <w:r>
              <w:rPr>
                <w:rFonts w:eastAsiaTheme="minorEastAsia"/>
                <w:i w:val="0"/>
                <w:iCs w:val="0"/>
                <w:sz w:val="24"/>
                <w:szCs w:val="24"/>
                <w:highlight w:val="none"/>
              </w:rPr>
              <w:t>K-W</w:t>
            </w:r>
          </w:p>
        </w:tc>
        <w:tc>
          <w:tcPr>
            <w:tcW w:w="1881" w:type="pct"/>
            <w:vAlign w:val="center"/>
          </w:tcPr>
          <w:p w14:paraId="47B43C5D">
            <w:pPr>
              <w:pStyle w:val="540"/>
              <w:rPr>
                <w:rFonts w:eastAsiaTheme="minorEastAsia"/>
                <w:i w:val="0"/>
                <w:iCs w:val="0"/>
                <w:sz w:val="24"/>
                <w:szCs w:val="24"/>
                <w:highlight w:val="none"/>
              </w:rPr>
            </w:pPr>
            <w:r>
              <w:rPr>
                <w:rFonts w:eastAsiaTheme="minorEastAsia"/>
                <w:i w:val="0"/>
                <w:iCs w:val="0"/>
                <w:sz w:val="24"/>
                <w:szCs w:val="24"/>
                <w:highlight w:val="none"/>
              </w:rPr>
              <w:t xml:space="preserve">Kruskal-Wallis H Test </w:t>
            </w:r>
          </w:p>
        </w:tc>
        <w:tc>
          <w:tcPr>
            <w:tcW w:w="1880" w:type="pct"/>
            <w:vAlign w:val="center"/>
          </w:tcPr>
          <w:p w14:paraId="687C861D">
            <w:pPr>
              <w:pStyle w:val="540"/>
              <w:rPr>
                <w:rFonts w:eastAsiaTheme="minorEastAsia"/>
                <w:i w:val="0"/>
                <w:iCs w:val="0"/>
                <w:sz w:val="24"/>
                <w:szCs w:val="24"/>
                <w:highlight w:val="none"/>
              </w:rPr>
            </w:pPr>
            <w:r>
              <w:rPr>
                <w:rFonts w:eastAsiaTheme="minorEastAsia"/>
                <w:i w:val="0"/>
                <w:iCs w:val="0"/>
                <w:sz w:val="24"/>
                <w:szCs w:val="24"/>
                <w:highlight w:val="none"/>
              </w:rPr>
              <w:t>Kruskal-Wallis H</w:t>
            </w:r>
            <w:r>
              <w:rPr>
                <w:rFonts w:hint="eastAsia" w:eastAsiaTheme="minorEastAsia"/>
                <w:i w:val="0"/>
                <w:iCs w:val="0"/>
                <w:sz w:val="24"/>
                <w:szCs w:val="24"/>
                <w:highlight w:val="none"/>
              </w:rPr>
              <w:t>秩和检验</w:t>
            </w:r>
          </w:p>
        </w:tc>
      </w:tr>
      <w:tr w14:paraId="5EA6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jc w:val="center"/>
        </w:trPr>
        <w:tc>
          <w:tcPr>
            <w:tcW w:w="1239" w:type="pct"/>
            <w:vAlign w:val="center"/>
          </w:tcPr>
          <w:p w14:paraId="718D8821">
            <w:pPr>
              <w:pStyle w:val="540"/>
              <w:rPr>
                <w:rFonts w:eastAsiaTheme="minorEastAsia"/>
                <w:i w:val="0"/>
                <w:iCs w:val="0"/>
                <w:sz w:val="24"/>
                <w:szCs w:val="24"/>
                <w:highlight w:val="none"/>
              </w:rPr>
            </w:pPr>
            <w:r>
              <w:rPr>
                <w:rFonts w:eastAsiaTheme="minorEastAsia"/>
                <w:i w:val="0"/>
                <w:iCs w:val="0"/>
                <w:sz w:val="24"/>
                <w:szCs w:val="24"/>
                <w:highlight w:val="none"/>
              </w:rPr>
              <w:t>K</w:t>
            </w:r>
            <w:r>
              <w:rPr>
                <w:rFonts w:eastAsiaTheme="minorEastAsia"/>
                <w:i w:val="0"/>
                <w:iCs w:val="0"/>
                <w:sz w:val="24"/>
                <w:szCs w:val="24"/>
                <w:highlight w:val="none"/>
                <w:vertAlign w:val="superscript"/>
              </w:rPr>
              <w:t>+</w:t>
            </w:r>
            <w:r>
              <w:rPr>
                <w:rFonts w:eastAsiaTheme="minorEastAsia"/>
                <w:i w:val="0"/>
                <w:iCs w:val="0"/>
                <w:sz w:val="24"/>
                <w:szCs w:val="24"/>
                <w:highlight w:val="none"/>
              </w:rPr>
              <w:t>/K</w:t>
            </w:r>
          </w:p>
        </w:tc>
        <w:tc>
          <w:tcPr>
            <w:tcW w:w="1881" w:type="pct"/>
            <w:vAlign w:val="center"/>
          </w:tcPr>
          <w:p w14:paraId="5DAC4DC0">
            <w:pPr>
              <w:pStyle w:val="540"/>
              <w:rPr>
                <w:rFonts w:eastAsiaTheme="minorEastAsia"/>
                <w:i w:val="0"/>
                <w:iCs w:val="0"/>
                <w:sz w:val="24"/>
                <w:szCs w:val="24"/>
                <w:highlight w:val="none"/>
              </w:rPr>
            </w:pPr>
            <w:r>
              <w:rPr>
                <w:rFonts w:eastAsiaTheme="minorEastAsia"/>
                <w:i w:val="0"/>
                <w:iCs w:val="0"/>
                <w:sz w:val="24"/>
                <w:szCs w:val="24"/>
                <w:highlight w:val="none"/>
              </w:rPr>
              <w:t>Potassium</w:t>
            </w:r>
          </w:p>
        </w:tc>
        <w:tc>
          <w:tcPr>
            <w:tcW w:w="1880" w:type="pct"/>
            <w:vAlign w:val="center"/>
          </w:tcPr>
          <w:p w14:paraId="362FB104">
            <w:pPr>
              <w:pStyle w:val="540"/>
              <w:rPr>
                <w:rFonts w:eastAsiaTheme="minorEastAsia"/>
                <w:i w:val="0"/>
                <w:iCs w:val="0"/>
                <w:sz w:val="24"/>
                <w:szCs w:val="24"/>
                <w:highlight w:val="none"/>
              </w:rPr>
            </w:pPr>
            <w:r>
              <w:rPr>
                <w:rFonts w:hint="eastAsia" w:eastAsiaTheme="minorEastAsia"/>
                <w:i w:val="0"/>
                <w:iCs w:val="0"/>
                <w:sz w:val="24"/>
                <w:szCs w:val="24"/>
                <w:highlight w:val="none"/>
              </w:rPr>
              <w:t>钾离子浓度</w:t>
            </w:r>
          </w:p>
        </w:tc>
      </w:tr>
      <w:tr w14:paraId="3B56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E2EAECA">
            <w:pPr>
              <w:pStyle w:val="540"/>
              <w:rPr>
                <w:rFonts w:eastAsiaTheme="minorEastAsia"/>
                <w:i w:val="0"/>
                <w:iCs w:val="0"/>
                <w:sz w:val="24"/>
                <w:szCs w:val="24"/>
                <w:highlight w:val="none"/>
              </w:rPr>
            </w:pPr>
            <w:r>
              <w:rPr>
                <w:rFonts w:eastAsiaTheme="minorEastAsia"/>
                <w:i w:val="0"/>
                <w:iCs w:val="0"/>
                <w:sz w:val="24"/>
                <w:szCs w:val="24"/>
                <w:highlight w:val="none"/>
              </w:rPr>
              <w:t>LDH</w:t>
            </w:r>
          </w:p>
        </w:tc>
        <w:tc>
          <w:tcPr>
            <w:tcW w:w="1881" w:type="pct"/>
            <w:vAlign w:val="center"/>
          </w:tcPr>
          <w:p w14:paraId="1FF450A7">
            <w:pPr>
              <w:pStyle w:val="540"/>
              <w:rPr>
                <w:rFonts w:eastAsiaTheme="minorEastAsia"/>
                <w:i w:val="0"/>
                <w:iCs w:val="0"/>
                <w:sz w:val="24"/>
                <w:szCs w:val="24"/>
                <w:highlight w:val="none"/>
              </w:rPr>
            </w:pPr>
            <w:r>
              <w:rPr>
                <w:rFonts w:eastAsiaTheme="minorEastAsia"/>
                <w:i w:val="0"/>
                <w:iCs w:val="0"/>
                <w:sz w:val="24"/>
                <w:szCs w:val="24"/>
                <w:highlight w:val="none"/>
              </w:rPr>
              <w:t>Lactate Dehydrogenase</w:t>
            </w:r>
          </w:p>
        </w:tc>
        <w:tc>
          <w:tcPr>
            <w:tcW w:w="1880" w:type="pct"/>
            <w:vAlign w:val="center"/>
          </w:tcPr>
          <w:p w14:paraId="7AC6E544">
            <w:pPr>
              <w:pStyle w:val="540"/>
              <w:rPr>
                <w:rFonts w:eastAsiaTheme="minorEastAsia"/>
                <w:i w:val="0"/>
                <w:iCs w:val="0"/>
                <w:sz w:val="24"/>
                <w:szCs w:val="24"/>
                <w:highlight w:val="none"/>
              </w:rPr>
            </w:pPr>
            <w:r>
              <w:rPr>
                <w:rFonts w:hint="eastAsia" w:eastAsiaTheme="minorEastAsia"/>
                <w:i w:val="0"/>
                <w:iCs w:val="0"/>
                <w:sz w:val="24"/>
                <w:szCs w:val="24"/>
                <w:highlight w:val="none"/>
              </w:rPr>
              <w:t>乳酸脱氢酶</w:t>
            </w:r>
          </w:p>
        </w:tc>
      </w:tr>
      <w:tr w14:paraId="2E9E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9535157">
            <w:pPr>
              <w:pStyle w:val="540"/>
              <w:rPr>
                <w:rFonts w:eastAsiaTheme="minorEastAsia"/>
                <w:i w:val="0"/>
                <w:iCs w:val="0"/>
                <w:sz w:val="24"/>
                <w:szCs w:val="24"/>
                <w:highlight w:val="none"/>
              </w:rPr>
            </w:pPr>
            <w:r>
              <w:rPr>
                <w:rFonts w:eastAsiaTheme="minorEastAsia"/>
                <w:i w:val="0"/>
                <w:iCs w:val="0"/>
                <w:sz w:val="24"/>
                <w:szCs w:val="24"/>
                <w:highlight w:val="none"/>
              </w:rPr>
              <w:t>LYM/LYMPHP</w:t>
            </w:r>
          </w:p>
        </w:tc>
        <w:tc>
          <w:tcPr>
            <w:tcW w:w="1881" w:type="pct"/>
            <w:vAlign w:val="center"/>
          </w:tcPr>
          <w:p w14:paraId="0C647FBA">
            <w:pPr>
              <w:pStyle w:val="540"/>
              <w:rPr>
                <w:rFonts w:eastAsiaTheme="minorEastAsia"/>
                <w:i w:val="0"/>
                <w:iCs w:val="0"/>
                <w:sz w:val="24"/>
                <w:szCs w:val="24"/>
                <w:highlight w:val="none"/>
              </w:rPr>
            </w:pPr>
            <w:r>
              <w:rPr>
                <w:rFonts w:eastAsiaTheme="minorEastAsia"/>
                <w:i w:val="0"/>
                <w:iCs w:val="0"/>
                <w:sz w:val="24"/>
                <w:szCs w:val="24"/>
                <w:highlight w:val="none"/>
              </w:rPr>
              <w:t>Lymphocyte</w:t>
            </w:r>
          </w:p>
        </w:tc>
        <w:tc>
          <w:tcPr>
            <w:tcW w:w="1880" w:type="pct"/>
            <w:vAlign w:val="center"/>
          </w:tcPr>
          <w:p w14:paraId="0684C5A3">
            <w:pPr>
              <w:pStyle w:val="540"/>
              <w:rPr>
                <w:rFonts w:eastAsiaTheme="minorEastAsia"/>
                <w:i w:val="0"/>
                <w:iCs w:val="0"/>
                <w:sz w:val="24"/>
                <w:szCs w:val="24"/>
                <w:highlight w:val="none"/>
              </w:rPr>
            </w:pPr>
            <w:r>
              <w:rPr>
                <w:rFonts w:hint="eastAsia" w:eastAsiaTheme="minorEastAsia"/>
                <w:i w:val="0"/>
                <w:iCs w:val="0"/>
                <w:sz w:val="24"/>
                <w:szCs w:val="24"/>
                <w:highlight w:val="none"/>
              </w:rPr>
              <w:t>淋巴细胞</w:t>
            </w:r>
          </w:p>
        </w:tc>
      </w:tr>
      <w:tr w14:paraId="7727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698618E">
            <w:pPr>
              <w:pStyle w:val="540"/>
              <w:rPr>
                <w:rFonts w:eastAsiaTheme="minorEastAsia"/>
                <w:i w:val="0"/>
                <w:iCs w:val="0"/>
                <w:sz w:val="24"/>
                <w:szCs w:val="24"/>
                <w:highlight w:val="none"/>
              </w:rPr>
            </w:pPr>
            <w:r>
              <w:rPr>
                <w:rFonts w:eastAsiaTheme="minorEastAsia"/>
                <w:i w:val="0"/>
                <w:iCs w:val="0"/>
                <w:sz w:val="24"/>
                <w:szCs w:val="24"/>
                <w:highlight w:val="none"/>
              </w:rPr>
              <w:t>M-W</w:t>
            </w:r>
          </w:p>
        </w:tc>
        <w:tc>
          <w:tcPr>
            <w:tcW w:w="1881" w:type="pct"/>
            <w:vAlign w:val="center"/>
          </w:tcPr>
          <w:p w14:paraId="6EE35402">
            <w:pPr>
              <w:pStyle w:val="540"/>
              <w:rPr>
                <w:rFonts w:eastAsiaTheme="minorEastAsia"/>
                <w:i w:val="0"/>
                <w:iCs w:val="0"/>
                <w:sz w:val="24"/>
                <w:szCs w:val="24"/>
                <w:highlight w:val="none"/>
              </w:rPr>
            </w:pPr>
            <w:r>
              <w:rPr>
                <w:rFonts w:eastAsiaTheme="minorEastAsia"/>
                <w:i w:val="0"/>
                <w:iCs w:val="0"/>
                <w:sz w:val="24"/>
                <w:szCs w:val="24"/>
                <w:highlight w:val="none"/>
              </w:rPr>
              <w:t xml:space="preserve">Mann-Whitney U Test </w:t>
            </w:r>
          </w:p>
        </w:tc>
        <w:tc>
          <w:tcPr>
            <w:tcW w:w="1880" w:type="pct"/>
            <w:vAlign w:val="center"/>
          </w:tcPr>
          <w:p w14:paraId="221ABF3F">
            <w:pPr>
              <w:pStyle w:val="540"/>
              <w:rPr>
                <w:rFonts w:eastAsiaTheme="minorEastAsia"/>
                <w:i w:val="0"/>
                <w:iCs w:val="0"/>
                <w:sz w:val="24"/>
                <w:szCs w:val="24"/>
                <w:highlight w:val="none"/>
              </w:rPr>
            </w:pPr>
            <w:r>
              <w:rPr>
                <w:rFonts w:eastAsiaTheme="minorEastAsia"/>
                <w:i w:val="0"/>
                <w:iCs w:val="0"/>
                <w:sz w:val="24"/>
                <w:szCs w:val="24"/>
                <w:highlight w:val="none"/>
              </w:rPr>
              <w:t>Mann-Whitney U</w:t>
            </w:r>
            <w:r>
              <w:rPr>
                <w:rFonts w:hint="eastAsia" w:eastAsiaTheme="minorEastAsia"/>
                <w:i w:val="0"/>
                <w:iCs w:val="0"/>
                <w:sz w:val="24"/>
                <w:szCs w:val="24"/>
                <w:highlight w:val="none"/>
              </w:rPr>
              <w:t>秩和检验</w:t>
            </w:r>
          </w:p>
        </w:tc>
      </w:tr>
      <w:tr w14:paraId="364A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7CD8F6A">
            <w:pPr>
              <w:pStyle w:val="540"/>
              <w:rPr>
                <w:rFonts w:eastAsiaTheme="minorEastAsia"/>
                <w:i w:val="0"/>
                <w:iCs w:val="0"/>
                <w:sz w:val="24"/>
                <w:szCs w:val="24"/>
                <w:highlight w:val="none"/>
              </w:rPr>
            </w:pPr>
            <w:r>
              <w:rPr>
                <w:rFonts w:eastAsiaTheme="minorEastAsia"/>
                <w:i w:val="0"/>
                <w:iCs w:val="0"/>
                <w:sz w:val="24"/>
                <w:szCs w:val="24"/>
                <w:highlight w:val="none"/>
              </w:rPr>
              <w:t>MCH</w:t>
            </w:r>
          </w:p>
        </w:tc>
        <w:tc>
          <w:tcPr>
            <w:tcW w:w="1881" w:type="pct"/>
            <w:vAlign w:val="center"/>
          </w:tcPr>
          <w:p w14:paraId="3403BA70">
            <w:pPr>
              <w:pStyle w:val="540"/>
              <w:rPr>
                <w:rFonts w:eastAsiaTheme="minorEastAsia"/>
                <w:i w:val="0"/>
                <w:iCs w:val="0"/>
                <w:sz w:val="24"/>
                <w:szCs w:val="24"/>
                <w:highlight w:val="none"/>
              </w:rPr>
            </w:pPr>
            <w:r>
              <w:rPr>
                <w:rFonts w:eastAsiaTheme="minorEastAsia"/>
                <w:i w:val="0"/>
                <w:iCs w:val="0"/>
                <w:sz w:val="24"/>
                <w:szCs w:val="24"/>
                <w:highlight w:val="none"/>
              </w:rPr>
              <w:t>Mean Corpuscular Hemoglobin</w:t>
            </w:r>
          </w:p>
        </w:tc>
        <w:tc>
          <w:tcPr>
            <w:tcW w:w="1880" w:type="pct"/>
            <w:vAlign w:val="center"/>
          </w:tcPr>
          <w:p w14:paraId="0E1427DE">
            <w:pPr>
              <w:pStyle w:val="540"/>
              <w:rPr>
                <w:rFonts w:eastAsiaTheme="minorEastAsia"/>
                <w:i w:val="0"/>
                <w:iCs w:val="0"/>
                <w:sz w:val="24"/>
                <w:szCs w:val="24"/>
                <w:highlight w:val="none"/>
              </w:rPr>
            </w:pPr>
            <w:r>
              <w:rPr>
                <w:rFonts w:hint="eastAsia" w:eastAsiaTheme="minorEastAsia"/>
                <w:i w:val="0"/>
                <w:iCs w:val="0"/>
                <w:sz w:val="24"/>
                <w:szCs w:val="24"/>
                <w:highlight w:val="none"/>
              </w:rPr>
              <w:t>平均红细胞血红蛋白</w:t>
            </w:r>
          </w:p>
        </w:tc>
      </w:tr>
      <w:tr w14:paraId="6BE3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5B68E59">
            <w:pPr>
              <w:pStyle w:val="540"/>
              <w:rPr>
                <w:rFonts w:eastAsiaTheme="minorEastAsia"/>
                <w:i w:val="0"/>
                <w:iCs w:val="0"/>
                <w:sz w:val="24"/>
                <w:szCs w:val="24"/>
                <w:highlight w:val="none"/>
              </w:rPr>
            </w:pPr>
            <w:r>
              <w:rPr>
                <w:rFonts w:eastAsiaTheme="minorEastAsia"/>
                <w:i w:val="0"/>
                <w:iCs w:val="0"/>
                <w:sz w:val="24"/>
                <w:szCs w:val="24"/>
                <w:highlight w:val="none"/>
              </w:rPr>
              <w:t>MCHC</w:t>
            </w:r>
          </w:p>
        </w:tc>
        <w:tc>
          <w:tcPr>
            <w:tcW w:w="1881" w:type="pct"/>
            <w:vAlign w:val="center"/>
          </w:tcPr>
          <w:p w14:paraId="577FC7F8">
            <w:pPr>
              <w:pStyle w:val="540"/>
              <w:rPr>
                <w:rFonts w:eastAsiaTheme="minorEastAsia"/>
                <w:i w:val="0"/>
                <w:iCs w:val="0"/>
                <w:sz w:val="24"/>
                <w:szCs w:val="24"/>
                <w:highlight w:val="none"/>
              </w:rPr>
            </w:pPr>
            <w:r>
              <w:rPr>
                <w:rFonts w:eastAsiaTheme="minorEastAsia"/>
                <w:i w:val="0"/>
                <w:iCs w:val="0"/>
                <w:sz w:val="24"/>
                <w:szCs w:val="24"/>
                <w:highlight w:val="none"/>
              </w:rPr>
              <w:t>Mean Cell Hemoglobin Concentration</w:t>
            </w:r>
          </w:p>
        </w:tc>
        <w:tc>
          <w:tcPr>
            <w:tcW w:w="1880" w:type="pct"/>
            <w:vAlign w:val="center"/>
          </w:tcPr>
          <w:p w14:paraId="5C27548D">
            <w:pPr>
              <w:pStyle w:val="540"/>
              <w:rPr>
                <w:rFonts w:eastAsiaTheme="minorEastAsia"/>
                <w:i w:val="0"/>
                <w:iCs w:val="0"/>
                <w:sz w:val="24"/>
                <w:szCs w:val="24"/>
                <w:highlight w:val="none"/>
              </w:rPr>
            </w:pPr>
            <w:r>
              <w:rPr>
                <w:rFonts w:hint="eastAsia" w:eastAsiaTheme="minorEastAsia"/>
                <w:i w:val="0"/>
                <w:iCs w:val="0"/>
                <w:sz w:val="24"/>
                <w:szCs w:val="24"/>
                <w:highlight w:val="none"/>
              </w:rPr>
              <w:t>平均红细胞血红蛋白浓度</w:t>
            </w:r>
          </w:p>
        </w:tc>
      </w:tr>
      <w:tr w14:paraId="171F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3E9FF54">
            <w:pPr>
              <w:pStyle w:val="540"/>
              <w:rPr>
                <w:rFonts w:eastAsiaTheme="minorEastAsia"/>
                <w:i w:val="0"/>
                <w:iCs w:val="0"/>
                <w:sz w:val="24"/>
                <w:szCs w:val="24"/>
                <w:highlight w:val="none"/>
              </w:rPr>
            </w:pPr>
            <w:r>
              <w:rPr>
                <w:rFonts w:eastAsiaTheme="minorEastAsia"/>
                <w:i w:val="0"/>
                <w:iCs w:val="0"/>
                <w:sz w:val="24"/>
                <w:szCs w:val="24"/>
                <w:highlight w:val="none"/>
              </w:rPr>
              <w:t>MCV</w:t>
            </w:r>
          </w:p>
        </w:tc>
        <w:tc>
          <w:tcPr>
            <w:tcW w:w="1881" w:type="pct"/>
            <w:vAlign w:val="center"/>
          </w:tcPr>
          <w:p w14:paraId="12F4FD7B">
            <w:pPr>
              <w:pStyle w:val="540"/>
              <w:rPr>
                <w:rFonts w:eastAsiaTheme="minorEastAsia"/>
                <w:i w:val="0"/>
                <w:iCs w:val="0"/>
                <w:sz w:val="24"/>
                <w:szCs w:val="24"/>
                <w:highlight w:val="none"/>
              </w:rPr>
            </w:pPr>
            <w:r>
              <w:rPr>
                <w:rFonts w:eastAsiaTheme="minorEastAsia"/>
                <w:i w:val="0"/>
                <w:iCs w:val="0"/>
                <w:sz w:val="24"/>
                <w:szCs w:val="24"/>
                <w:highlight w:val="none"/>
              </w:rPr>
              <w:t>Mean Corpuscular Volume</w:t>
            </w:r>
          </w:p>
        </w:tc>
        <w:tc>
          <w:tcPr>
            <w:tcW w:w="1880" w:type="pct"/>
            <w:vAlign w:val="center"/>
          </w:tcPr>
          <w:p w14:paraId="5BAD017E">
            <w:pPr>
              <w:pStyle w:val="540"/>
              <w:rPr>
                <w:rFonts w:eastAsiaTheme="minorEastAsia"/>
                <w:i w:val="0"/>
                <w:iCs w:val="0"/>
                <w:sz w:val="24"/>
                <w:szCs w:val="24"/>
                <w:highlight w:val="none"/>
              </w:rPr>
            </w:pPr>
            <w:r>
              <w:rPr>
                <w:rFonts w:hint="eastAsia" w:eastAsiaTheme="minorEastAsia"/>
                <w:i w:val="0"/>
                <w:iCs w:val="0"/>
                <w:sz w:val="24"/>
                <w:szCs w:val="24"/>
                <w:highlight w:val="none"/>
              </w:rPr>
              <w:t>平均红细胞容积</w:t>
            </w:r>
          </w:p>
        </w:tc>
      </w:tr>
      <w:tr w14:paraId="5417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10B392C">
            <w:pPr>
              <w:pStyle w:val="540"/>
              <w:rPr>
                <w:rFonts w:eastAsiaTheme="minorEastAsia"/>
                <w:i w:val="0"/>
                <w:iCs w:val="0"/>
                <w:sz w:val="24"/>
                <w:szCs w:val="24"/>
                <w:highlight w:val="none"/>
              </w:rPr>
            </w:pPr>
            <w:r>
              <w:rPr>
                <w:rFonts w:eastAsiaTheme="minorEastAsia"/>
                <w:i w:val="0"/>
                <w:iCs w:val="0"/>
                <w:sz w:val="24"/>
                <w:szCs w:val="24"/>
                <w:highlight w:val="none"/>
              </w:rPr>
              <w:t>Mean</w:t>
            </w:r>
          </w:p>
        </w:tc>
        <w:tc>
          <w:tcPr>
            <w:tcW w:w="1881" w:type="pct"/>
            <w:vAlign w:val="center"/>
          </w:tcPr>
          <w:p w14:paraId="469D113E">
            <w:pPr>
              <w:pStyle w:val="540"/>
              <w:rPr>
                <w:rFonts w:eastAsiaTheme="minorEastAsia"/>
                <w:i w:val="0"/>
                <w:iCs w:val="0"/>
                <w:sz w:val="24"/>
                <w:szCs w:val="24"/>
                <w:highlight w:val="none"/>
              </w:rPr>
            </w:pPr>
            <w:r>
              <w:rPr>
                <w:rFonts w:eastAsiaTheme="minorEastAsia"/>
                <w:i w:val="0"/>
                <w:iCs w:val="0"/>
                <w:sz w:val="24"/>
                <w:szCs w:val="24"/>
                <w:highlight w:val="none"/>
              </w:rPr>
              <w:t>Mean</w:t>
            </w:r>
          </w:p>
        </w:tc>
        <w:tc>
          <w:tcPr>
            <w:tcW w:w="1880" w:type="pct"/>
            <w:vAlign w:val="center"/>
          </w:tcPr>
          <w:p w14:paraId="12AB6393">
            <w:pPr>
              <w:pStyle w:val="540"/>
              <w:rPr>
                <w:rFonts w:eastAsiaTheme="minorEastAsia"/>
                <w:i w:val="0"/>
                <w:iCs w:val="0"/>
                <w:sz w:val="24"/>
                <w:szCs w:val="24"/>
                <w:highlight w:val="none"/>
              </w:rPr>
            </w:pPr>
            <w:r>
              <w:rPr>
                <w:rFonts w:hint="eastAsia" w:eastAsiaTheme="minorEastAsia"/>
                <w:i w:val="0"/>
                <w:iCs w:val="0"/>
                <w:sz w:val="24"/>
                <w:szCs w:val="24"/>
                <w:highlight w:val="none"/>
              </w:rPr>
              <w:t>平均值</w:t>
            </w:r>
          </w:p>
        </w:tc>
      </w:tr>
      <w:tr w14:paraId="18FE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BA29B53">
            <w:pPr>
              <w:pStyle w:val="540"/>
              <w:rPr>
                <w:rFonts w:eastAsiaTheme="minorEastAsia"/>
                <w:i w:val="0"/>
                <w:iCs w:val="0"/>
                <w:sz w:val="24"/>
                <w:szCs w:val="24"/>
                <w:highlight w:val="none"/>
              </w:rPr>
            </w:pPr>
            <w:r>
              <w:rPr>
                <w:rFonts w:eastAsiaTheme="minorEastAsia"/>
                <w:i w:val="0"/>
                <w:iCs w:val="0"/>
                <w:sz w:val="24"/>
                <w:szCs w:val="24"/>
                <w:highlight w:val="none"/>
              </w:rPr>
              <w:t>MONO</w:t>
            </w:r>
          </w:p>
        </w:tc>
        <w:tc>
          <w:tcPr>
            <w:tcW w:w="1881" w:type="pct"/>
            <w:vAlign w:val="center"/>
          </w:tcPr>
          <w:p w14:paraId="182D9BB1">
            <w:pPr>
              <w:pStyle w:val="540"/>
              <w:rPr>
                <w:rFonts w:eastAsiaTheme="minorEastAsia"/>
                <w:i w:val="0"/>
                <w:iCs w:val="0"/>
                <w:sz w:val="24"/>
                <w:szCs w:val="24"/>
                <w:highlight w:val="none"/>
              </w:rPr>
            </w:pPr>
            <w:r>
              <w:rPr>
                <w:rFonts w:eastAsiaTheme="minorEastAsia"/>
                <w:i w:val="0"/>
                <w:iCs w:val="0"/>
                <w:sz w:val="24"/>
                <w:szCs w:val="24"/>
                <w:highlight w:val="none"/>
              </w:rPr>
              <w:t>Monocyte</w:t>
            </w:r>
          </w:p>
        </w:tc>
        <w:tc>
          <w:tcPr>
            <w:tcW w:w="1880" w:type="pct"/>
            <w:vAlign w:val="center"/>
          </w:tcPr>
          <w:p w14:paraId="28BA954B">
            <w:pPr>
              <w:pStyle w:val="540"/>
              <w:rPr>
                <w:rFonts w:eastAsiaTheme="minorEastAsia"/>
                <w:i w:val="0"/>
                <w:iCs w:val="0"/>
                <w:sz w:val="24"/>
                <w:szCs w:val="24"/>
                <w:highlight w:val="none"/>
              </w:rPr>
            </w:pPr>
            <w:r>
              <w:rPr>
                <w:rFonts w:hint="eastAsia" w:eastAsiaTheme="minorEastAsia"/>
                <w:i w:val="0"/>
                <w:iCs w:val="0"/>
                <w:sz w:val="24"/>
                <w:szCs w:val="24"/>
                <w:highlight w:val="none"/>
              </w:rPr>
              <w:t>单核细胞</w:t>
            </w:r>
          </w:p>
        </w:tc>
      </w:tr>
      <w:tr w14:paraId="4776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6ACEFDC">
            <w:pPr>
              <w:pStyle w:val="540"/>
              <w:rPr>
                <w:rFonts w:eastAsiaTheme="minorEastAsia"/>
                <w:i w:val="0"/>
                <w:iCs w:val="0"/>
                <w:sz w:val="24"/>
                <w:szCs w:val="24"/>
                <w:highlight w:val="none"/>
              </w:rPr>
            </w:pPr>
            <w:r>
              <w:rPr>
                <w:rFonts w:eastAsiaTheme="minorEastAsia"/>
                <w:i w:val="0"/>
                <w:iCs w:val="0"/>
                <w:sz w:val="24"/>
                <w:szCs w:val="24"/>
                <w:highlight w:val="none"/>
              </w:rPr>
              <w:t>MTD</w:t>
            </w:r>
          </w:p>
        </w:tc>
        <w:tc>
          <w:tcPr>
            <w:tcW w:w="1881" w:type="pct"/>
            <w:vAlign w:val="center"/>
          </w:tcPr>
          <w:p w14:paraId="137AB15A">
            <w:pPr>
              <w:pStyle w:val="540"/>
              <w:rPr>
                <w:rFonts w:eastAsiaTheme="minorEastAsia"/>
                <w:i w:val="0"/>
                <w:iCs w:val="0"/>
                <w:sz w:val="24"/>
                <w:szCs w:val="24"/>
                <w:highlight w:val="none"/>
              </w:rPr>
            </w:pPr>
            <w:r>
              <w:rPr>
                <w:rFonts w:eastAsiaTheme="minorEastAsia"/>
                <w:i w:val="0"/>
                <w:iCs w:val="0"/>
                <w:sz w:val="24"/>
                <w:szCs w:val="24"/>
                <w:highlight w:val="none"/>
              </w:rPr>
              <w:t>Maximal Tolerable Dose</w:t>
            </w:r>
          </w:p>
        </w:tc>
        <w:tc>
          <w:tcPr>
            <w:tcW w:w="1880" w:type="pct"/>
            <w:vAlign w:val="center"/>
          </w:tcPr>
          <w:p w14:paraId="64F288C8">
            <w:pPr>
              <w:pStyle w:val="540"/>
              <w:rPr>
                <w:rFonts w:eastAsiaTheme="minorEastAsia"/>
                <w:i w:val="0"/>
                <w:iCs w:val="0"/>
                <w:sz w:val="24"/>
                <w:szCs w:val="24"/>
                <w:highlight w:val="none"/>
              </w:rPr>
            </w:pPr>
            <w:r>
              <w:rPr>
                <w:rFonts w:hint="eastAsia" w:eastAsiaTheme="minorEastAsia"/>
                <w:i w:val="0"/>
                <w:iCs w:val="0"/>
                <w:sz w:val="24"/>
                <w:szCs w:val="24"/>
                <w:highlight w:val="none"/>
              </w:rPr>
              <w:t>最大耐受剂量</w:t>
            </w:r>
          </w:p>
        </w:tc>
      </w:tr>
      <w:tr w14:paraId="7B98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3186D7A">
            <w:pPr>
              <w:pStyle w:val="540"/>
              <w:rPr>
                <w:rFonts w:eastAsiaTheme="minorEastAsia"/>
                <w:i w:val="0"/>
                <w:iCs w:val="0"/>
                <w:sz w:val="24"/>
                <w:szCs w:val="24"/>
                <w:highlight w:val="none"/>
              </w:rPr>
            </w:pPr>
            <w:r>
              <w:rPr>
                <w:rFonts w:eastAsiaTheme="minorEastAsia"/>
                <w:i w:val="0"/>
                <w:iCs w:val="0"/>
                <w:sz w:val="24"/>
                <w:szCs w:val="24"/>
                <w:highlight w:val="none"/>
              </w:rPr>
              <w:t>MUCUS</w:t>
            </w:r>
          </w:p>
        </w:tc>
        <w:tc>
          <w:tcPr>
            <w:tcW w:w="1881" w:type="pct"/>
            <w:vAlign w:val="center"/>
          </w:tcPr>
          <w:p w14:paraId="7B2C9CE3">
            <w:pPr>
              <w:pStyle w:val="540"/>
              <w:rPr>
                <w:rFonts w:eastAsiaTheme="minorEastAsia"/>
                <w:i w:val="0"/>
                <w:iCs w:val="0"/>
                <w:sz w:val="24"/>
                <w:szCs w:val="24"/>
                <w:highlight w:val="none"/>
              </w:rPr>
            </w:pPr>
            <w:r>
              <w:rPr>
                <w:rFonts w:eastAsiaTheme="minorEastAsia"/>
                <w:i w:val="0"/>
                <w:iCs w:val="0"/>
                <w:sz w:val="24"/>
                <w:szCs w:val="24"/>
                <w:highlight w:val="none"/>
              </w:rPr>
              <w:t>Mucus</w:t>
            </w:r>
          </w:p>
        </w:tc>
        <w:tc>
          <w:tcPr>
            <w:tcW w:w="1880" w:type="pct"/>
            <w:vAlign w:val="center"/>
          </w:tcPr>
          <w:p w14:paraId="798B99D0">
            <w:pPr>
              <w:pStyle w:val="540"/>
              <w:rPr>
                <w:rFonts w:eastAsiaTheme="minorEastAsia"/>
                <w:i w:val="0"/>
                <w:iCs w:val="0"/>
                <w:sz w:val="24"/>
                <w:szCs w:val="24"/>
                <w:highlight w:val="none"/>
              </w:rPr>
            </w:pPr>
            <w:r>
              <w:rPr>
                <w:rFonts w:hint="eastAsia" w:eastAsiaTheme="minorEastAsia"/>
                <w:i w:val="0"/>
                <w:iCs w:val="0"/>
                <w:sz w:val="24"/>
                <w:szCs w:val="24"/>
                <w:highlight w:val="none"/>
              </w:rPr>
              <w:t>粘液丝</w:t>
            </w:r>
          </w:p>
        </w:tc>
      </w:tr>
      <w:tr w14:paraId="35A4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AA7194D">
            <w:pPr>
              <w:pStyle w:val="540"/>
              <w:rPr>
                <w:rFonts w:eastAsiaTheme="minorEastAsia"/>
                <w:i w:val="0"/>
                <w:iCs w:val="0"/>
                <w:sz w:val="24"/>
                <w:szCs w:val="24"/>
                <w:highlight w:val="none"/>
              </w:rPr>
            </w:pPr>
            <w:r>
              <w:rPr>
                <w:rFonts w:eastAsiaTheme="minorEastAsia"/>
                <w:i w:val="0"/>
                <w:iCs w:val="0"/>
                <w:sz w:val="24"/>
                <w:szCs w:val="24"/>
                <w:highlight w:val="none"/>
              </w:rPr>
              <w:t>N/n</w:t>
            </w:r>
          </w:p>
        </w:tc>
        <w:tc>
          <w:tcPr>
            <w:tcW w:w="1881" w:type="pct"/>
            <w:vAlign w:val="center"/>
          </w:tcPr>
          <w:p w14:paraId="67826CD2">
            <w:pPr>
              <w:pStyle w:val="540"/>
              <w:rPr>
                <w:rFonts w:eastAsiaTheme="minorEastAsia"/>
                <w:i w:val="0"/>
                <w:iCs w:val="0"/>
                <w:sz w:val="24"/>
                <w:szCs w:val="24"/>
                <w:highlight w:val="none"/>
              </w:rPr>
            </w:pPr>
            <w:r>
              <w:rPr>
                <w:rFonts w:eastAsiaTheme="minorEastAsia"/>
                <w:i w:val="0"/>
                <w:iCs w:val="0"/>
                <w:sz w:val="24"/>
                <w:szCs w:val="24"/>
                <w:highlight w:val="none"/>
              </w:rPr>
              <w:t>Number</w:t>
            </w:r>
          </w:p>
        </w:tc>
        <w:tc>
          <w:tcPr>
            <w:tcW w:w="1880" w:type="pct"/>
            <w:vAlign w:val="center"/>
          </w:tcPr>
          <w:p w14:paraId="1195A9EE">
            <w:pPr>
              <w:pStyle w:val="540"/>
              <w:rPr>
                <w:rFonts w:eastAsiaTheme="minorEastAsia"/>
                <w:i w:val="0"/>
                <w:iCs w:val="0"/>
                <w:sz w:val="24"/>
                <w:szCs w:val="24"/>
                <w:highlight w:val="none"/>
              </w:rPr>
            </w:pPr>
            <w:r>
              <w:rPr>
                <w:rFonts w:hint="eastAsia" w:eastAsiaTheme="minorEastAsia"/>
                <w:i w:val="0"/>
                <w:iCs w:val="0"/>
                <w:sz w:val="24"/>
                <w:szCs w:val="24"/>
                <w:highlight w:val="none"/>
              </w:rPr>
              <w:t>动物数（样本量）</w:t>
            </w:r>
          </w:p>
        </w:tc>
      </w:tr>
      <w:tr w14:paraId="60D1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DD9F739">
            <w:pPr>
              <w:pStyle w:val="540"/>
              <w:rPr>
                <w:rFonts w:eastAsiaTheme="minorEastAsia"/>
                <w:i w:val="0"/>
                <w:iCs w:val="0"/>
                <w:sz w:val="24"/>
                <w:szCs w:val="24"/>
                <w:highlight w:val="none"/>
              </w:rPr>
            </w:pPr>
            <w:r>
              <w:rPr>
                <w:rFonts w:eastAsiaTheme="minorEastAsia"/>
                <w:i w:val="0"/>
                <w:iCs w:val="0"/>
                <w:sz w:val="24"/>
                <w:szCs w:val="24"/>
                <w:highlight w:val="none"/>
              </w:rPr>
              <w:t>Na</w:t>
            </w:r>
            <w:r>
              <w:rPr>
                <w:rFonts w:eastAsiaTheme="minorEastAsia"/>
                <w:i w:val="0"/>
                <w:iCs w:val="0"/>
                <w:sz w:val="24"/>
                <w:szCs w:val="24"/>
                <w:highlight w:val="none"/>
                <w:vertAlign w:val="superscript"/>
              </w:rPr>
              <w:t>+</w:t>
            </w:r>
            <w:r>
              <w:rPr>
                <w:rFonts w:eastAsiaTheme="minorEastAsia"/>
                <w:i w:val="0"/>
                <w:iCs w:val="0"/>
                <w:sz w:val="24"/>
                <w:szCs w:val="24"/>
                <w:highlight w:val="none"/>
              </w:rPr>
              <w:t>/Na</w:t>
            </w:r>
          </w:p>
        </w:tc>
        <w:tc>
          <w:tcPr>
            <w:tcW w:w="1881" w:type="pct"/>
            <w:vAlign w:val="center"/>
          </w:tcPr>
          <w:p w14:paraId="7DEE0578">
            <w:pPr>
              <w:pStyle w:val="540"/>
              <w:rPr>
                <w:rFonts w:eastAsiaTheme="minorEastAsia"/>
                <w:i w:val="0"/>
                <w:iCs w:val="0"/>
                <w:sz w:val="24"/>
                <w:szCs w:val="24"/>
                <w:highlight w:val="none"/>
              </w:rPr>
            </w:pPr>
            <w:r>
              <w:rPr>
                <w:rFonts w:eastAsiaTheme="minorEastAsia"/>
                <w:i w:val="0"/>
                <w:iCs w:val="0"/>
                <w:sz w:val="24"/>
                <w:szCs w:val="24"/>
                <w:highlight w:val="none"/>
              </w:rPr>
              <w:t>Sodium</w:t>
            </w:r>
          </w:p>
        </w:tc>
        <w:tc>
          <w:tcPr>
            <w:tcW w:w="1880" w:type="pct"/>
            <w:vAlign w:val="center"/>
          </w:tcPr>
          <w:p w14:paraId="2F54BC8A">
            <w:pPr>
              <w:pStyle w:val="540"/>
              <w:rPr>
                <w:rFonts w:eastAsiaTheme="minorEastAsia"/>
                <w:i w:val="0"/>
                <w:iCs w:val="0"/>
                <w:sz w:val="24"/>
                <w:szCs w:val="24"/>
                <w:highlight w:val="none"/>
              </w:rPr>
            </w:pPr>
            <w:r>
              <w:rPr>
                <w:rFonts w:hint="eastAsia" w:eastAsiaTheme="minorEastAsia"/>
                <w:i w:val="0"/>
                <w:iCs w:val="0"/>
                <w:sz w:val="24"/>
                <w:szCs w:val="24"/>
                <w:highlight w:val="none"/>
              </w:rPr>
              <w:t>钠离子浓度</w:t>
            </w:r>
          </w:p>
        </w:tc>
      </w:tr>
      <w:tr w14:paraId="227E55E8">
        <w:tblPrEx>
          <w:tblCellMar>
            <w:top w:w="0" w:type="dxa"/>
            <w:left w:w="28" w:type="dxa"/>
            <w:bottom w:w="0" w:type="dxa"/>
            <w:right w:w="28" w:type="dxa"/>
          </w:tblCellMar>
        </w:tblPrEx>
        <w:trPr>
          <w:trHeight w:val="341" w:hRule="atLeast"/>
          <w:jc w:val="center"/>
        </w:trPr>
        <w:tc>
          <w:tcPr>
            <w:tcW w:w="1239" w:type="pct"/>
            <w:vAlign w:val="center"/>
          </w:tcPr>
          <w:p w14:paraId="6925F283">
            <w:pPr>
              <w:pStyle w:val="540"/>
              <w:rPr>
                <w:rFonts w:eastAsiaTheme="minorEastAsia"/>
                <w:i w:val="0"/>
                <w:iCs w:val="0"/>
                <w:sz w:val="24"/>
                <w:szCs w:val="24"/>
                <w:highlight w:val="none"/>
              </w:rPr>
            </w:pPr>
            <w:r>
              <w:rPr>
                <w:rFonts w:eastAsiaTheme="minorEastAsia"/>
                <w:i w:val="0"/>
                <w:iCs w:val="0"/>
                <w:sz w:val="24"/>
                <w:szCs w:val="24"/>
                <w:highlight w:val="none"/>
              </w:rPr>
              <w:t>NEU/NEUT</w:t>
            </w:r>
          </w:p>
        </w:tc>
        <w:tc>
          <w:tcPr>
            <w:tcW w:w="1881" w:type="pct"/>
            <w:vAlign w:val="center"/>
          </w:tcPr>
          <w:p w14:paraId="6FD5735D">
            <w:pPr>
              <w:pStyle w:val="540"/>
              <w:rPr>
                <w:rFonts w:eastAsiaTheme="minorEastAsia"/>
                <w:i w:val="0"/>
                <w:iCs w:val="0"/>
                <w:sz w:val="24"/>
                <w:szCs w:val="24"/>
                <w:highlight w:val="none"/>
              </w:rPr>
            </w:pPr>
            <w:r>
              <w:rPr>
                <w:rFonts w:eastAsiaTheme="minorEastAsia"/>
                <w:i w:val="0"/>
                <w:iCs w:val="0"/>
                <w:sz w:val="24"/>
                <w:szCs w:val="24"/>
                <w:highlight w:val="none"/>
              </w:rPr>
              <w:t>Neutrophil</w:t>
            </w:r>
          </w:p>
        </w:tc>
        <w:tc>
          <w:tcPr>
            <w:tcW w:w="1880" w:type="pct"/>
            <w:vAlign w:val="center"/>
          </w:tcPr>
          <w:p w14:paraId="6AB7A693">
            <w:pPr>
              <w:pStyle w:val="540"/>
              <w:rPr>
                <w:rFonts w:eastAsiaTheme="minorEastAsia"/>
                <w:i w:val="0"/>
                <w:iCs w:val="0"/>
                <w:sz w:val="24"/>
                <w:szCs w:val="24"/>
                <w:highlight w:val="none"/>
              </w:rPr>
            </w:pPr>
            <w:r>
              <w:rPr>
                <w:rFonts w:hint="eastAsia" w:eastAsiaTheme="minorEastAsia"/>
                <w:i w:val="0"/>
                <w:iCs w:val="0"/>
                <w:sz w:val="24"/>
                <w:szCs w:val="24"/>
                <w:highlight w:val="none"/>
              </w:rPr>
              <w:t>中性粒细胞</w:t>
            </w:r>
          </w:p>
        </w:tc>
      </w:tr>
      <w:tr w14:paraId="414C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3B26C76">
            <w:pPr>
              <w:pStyle w:val="540"/>
              <w:rPr>
                <w:rFonts w:eastAsiaTheme="minorEastAsia"/>
                <w:i w:val="0"/>
                <w:iCs w:val="0"/>
                <w:sz w:val="24"/>
                <w:szCs w:val="24"/>
                <w:highlight w:val="none"/>
              </w:rPr>
            </w:pPr>
            <w:r>
              <w:rPr>
                <w:rFonts w:eastAsiaTheme="minorEastAsia"/>
                <w:i w:val="0"/>
                <w:iCs w:val="0"/>
                <w:sz w:val="24"/>
                <w:szCs w:val="24"/>
                <w:highlight w:val="none"/>
              </w:rPr>
              <w:t>NMPA</w:t>
            </w:r>
          </w:p>
        </w:tc>
        <w:tc>
          <w:tcPr>
            <w:tcW w:w="1881" w:type="pct"/>
            <w:vAlign w:val="center"/>
          </w:tcPr>
          <w:p w14:paraId="4EF7DA23">
            <w:pPr>
              <w:pStyle w:val="540"/>
              <w:rPr>
                <w:rFonts w:eastAsiaTheme="minorEastAsia"/>
                <w:i w:val="0"/>
                <w:iCs w:val="0"/>
                <w:sz w:val="24"/>
                <w:szCs w:val="24"/>
                <w:highlight w:val="none"/>
              </w:rPr>
            </w:pPr>
            <w:r>
              <w:rPr>
                <w:rFonts w:eastAsiaTheme="minorEastAsia"/>
                <w:i w:val="0"/>
                <w:iCs w:val="0"/>
                <w:sz w:val="24"/>
                <w:szCs w:val="24"/>
                <w:highlight w:val="none"/>
              </w:rPr>
              <w:t>National Medical Products Administration</w:t>
            </w:r>
          </w:p>
        </w:tc>
        <w:tc>
          <w:tcPr>
            <w:tcW w:w="1880" w:type="pct"/>
            <w:vAlign w:val="center"/>
          </w:tcPr>
          <w:p w14:paraId="15784071">
            <w:pPr>
              <w:pStyle w:val="540"/>
              <w:rPr>
                <w:rFonts w:eastAsiaTheme="minorEastAsia"/>
                <w:i w:val="0"/>
                <w:iCs w:val="0"/>
                <w:sz w:val="24"/>
                <w:szCs w:val="24"/>
                <w:highlight w:val="none"/>
              </w:rPr>
            </w:pPr>
            <w:r>
              <w:rPr>
                <w:rFonts w:hint="eastAsia" w:eastAsiaTheme="minorEastAsia"/>
                <w:i w:val="0"/>
                <w:iCs w:val="0"/>
                <w:sz w:val="24"/>
                <w:szCs w:val="24"/>
                <w:highlight w:val="none"/>
              </w:rPr>
              <w:t>国家药品监督管理局</w:t>
            </w:r>
          </w:p>
        </w:tc>
      </w:tr>
      <w:tr w14:paraId="210F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F221520">
            <w:pPr>
              <w:pStyle w:val="540"/>
              <w:rPr>
                <w:rFonts w:eastAsiaTheme="minorEastAsia"/>
                <w:i w:val="0"/>
                <w:iCs w:val="0"/>
                <w:sz w:val="24"/>
                <w:szCs w:val="24"/>
                <w:highlight w:val="none"/>
              </w:rPr>
            </w:pPr>
            <w:r>
              <w:rPr>
                <w:rFonts w:eastAsiaTheme="minorEastAsia"/>
                <w:i w:val="0"/>
                <w:iCs w:val="0"/>
                <w:sz w:val="24"/>
                <w:szCs w:val="24"/>
                <w:highlight w:val="none"/>
              </w:rPr>
              <w:t>NOAEL</w:t>
            </w:r>
          </w:p>
        </w:tc>
        <w:tc>
          <w:tcPr>
            <w:tcW w:w="1881" w:type="pct"/>
            <w:vAlign w:val="center"/>
          </w:tcPr>
          <w:p w14:paraId="19915501">
            <w:pPr>
              <w:pStyle w:val="540"/>
              <w:rPr>
                <w:rFonts w:eastAsiaTheme="minorEastAsia"/>
                <w:i w:val="0"/>
                <w:iCs w:val="0"/>
                <w:sz w:val="24"/>
                <w:szCs w:val="24"/>
                <w:highlight w:val="none"/>
              </w:rPr>
            </w:pPr>
            <w:r>
              <w:rPr>
                <w:rFonts w:eastAsiaTheme="minorEastAsia"/>
                <w:i w:val="0"/>
                <w:iCs w:val="0"/>
                <w:sz w:val="24"/>
                <w:szCs w:val="24"/>
                <w:highlight w:val="none"/>
              </w:rPr>
              <w:t>No Observed Adverse Effect Level</w:t>
            </w:r>
          </w:p>
        </w:tc>
        <w:tc>
          <w:tcPr>
            <w:tcW w:w="1880" w:type="pct"/>
            <w:vAlign w:val="center"/>
          </w:tcPr>
          <w:p w14:paraId="7776BBCF">
            <w:pPr>
              <w:pStyle w:val="540"/>
              <w:rPr>
                <w:rFonts w:eastAsiaTheme="minorEastAsia"/>
                <w:i w:val="0"/>
                <w:iCs w:val="0"/>
                <w:sz w:val="24"/>
                <w:szCs w:val="24"/>
                <w:highlight w:val="none"/>
              </w:rPr>
            </w:pPr>
            <w:r>
              <w:rPr>
                <w:rFonts w:hint="eastAsia" w:eastAsiaTheme="minorEastAsia"/>
                <w:i w:val="0"/>
                <w:iCs w:val="0"/>
                <w:sz w:val="24"/>
                <w:szCs w:val="24"/>
                <w:highlight w:val="none"/>
              </w:rPr>
              <w:t>未见明显毒性反应剂量</w:t>
            </w:r>
          </w:p>
        </w:tc>
      </w:tr>
      <w:tr w14:paraId="6D224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CFA5B55">
            <w:pPr>
              <w:pStyle w:val="540"/>
              <w:rPr>
                <w:rFonts w:eastAsiaTheme="minorEastAsia"/>
                <w:i w:val="0"/>
                <w:iCs w:val="0"/>
                <w:sz w:val="24"/>
                <w:szCs w:val="24"/>
                <w:highlight w:val="none"/>
              </w:rPr>
            </w:pPr>
            <w:r>
              <w:rPr>
                <w:rFonts w:eastAsiaTheme="minorEastAsia"/>
                <w:i w:val="0"/>
                <w:iCs w:val="0"/>
                <w:sz w:val="24"/>
                <w:szCs w:val="24"/>
                <w:highlight w:val="none"/>
              </w:rPr>
              <w:t>OECD</w:t>
            </w:r>
          </w:p>
        </w:tc>
        <w:tc>
          <w:tcPr>
            <w:tcW w:w="1881" w:type="pct"/>
            <w:vAlign w:val="center"/>
          </w:tcPr>
          <w:p w14:paraId="2B8ECC4F">
            <w:pPr>
              <w:pStyle w:val="540"/>
              <w:rPr>
                <w:rFonts w:eastAsiaTheme="minorEastAsia"/>
                <w:i w:val="0"/>
                <w:iCs w:val="0"/>
                <w:sz w:val="24"/>
                <w:szCs w:val="24"/>
                <w:highlight w:val="none"/>
              </w:rPr>
            </w:pPr>
            <w:r>
              <w:rPr>
                <w:rFonts w:eastAsiaTheme="minorEastAsia"/>
                <w:i w:val="0"/>
                <w:iCs w:val="0"/>
                <w:sz w:val="24"/>
                <w:szCs w:val="24"/>
                <w:highlight w:val="none"/>
              </w:rPr>
              <w:t>Organization For Economic Co-Operation and Development</w:t>
            </w:r>
          </w:p>
        </w:tc>
        <w:tc>
          <w:tcPr>
            <w:tcW w:w="1880" w:type="pct"/>
            <w:vAlign w:val="center"/>
          </w:tcPr>
          <w:p w14:paraId="2040B311">
            <w:pPr>
              <w:pStyle w:val="540"/>
              <w:rPr>
                <w:rFonts w:eastAsiaTheme="minorEastAsia"/>
                <w:i w:val="0"/>
                <w:iCs w:val="0"/>
                <w:sz w:val="24"/>
                <w:szCs w:val="24"/>
                <w:highlight w:val="none"/>
              </w:rPr>
            </w:pPr>
            <w:r>
              <w:rPr>
                <w:rFonts w:hint="eastAsia" w:eastAsiaTheme="minorEastAsia"/>
                <w:i w:val="0"/>
                <w:iCs w:val="0"/>
                <w:sz w:val="24"/>
                <w:szCs w:val="24"/>
                <w:highlight w:val="none"/>
              </w:rPr>
              <w:t>经济合作与发展组织</w:t>
            </w:r>
          </w:p>
        </w:tc>
      </w:tr>
      <w:tr w14:paraId="25D0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7286466">
            <w:pPr>
              <w:pStyle w:val="540"/>
              <w:rPr>
                <w:rFonts w:eastAsiaTheme="minorEastAsia"/>
                <w:i w:val="0"/>
                <w:iCs w:val="0"/>
                <w:sz w:val="24"/>
                <w:szCs w:val="24"/>
                <w:highlight w:val="none"/>
              </w:rPr>
            </w:pPr>
            <w:r>
              <w:rPr>
                <w:rFonts w:eastAsiaTheme="minorEastAsia"/>
                <w:i w:val="0"/>
                <w:iCs w:val="0"/>
                <w:sz w:val="24"/>
                <w:szCs w:val="24"/>
                <w:highlight w:val="none"/>
              </w:rPr>
              <w:t>P/PHOS</w:t>
            </w:r>
          </w:p>
        </w:tc>
        <w:tc>
          <w:tcPr>
            <w:tcW w:w="1881" w:type="pct"/>
            <w:vAlign w:val="center"/>
          </w:tcPr>
          <w:p w14:paraId="43A0856E">
            <w:pPr>
              <w:pStyle w:val="540"/>
              <w:rPr>
                <w:rFonts w:eastAsiaTheme="minorEastAsia"/>
                <w:i w:val="0"/>
                <w:iCs w:val="0"/>
                <w:sz w:val="24"/>
                <w:szCs w:val="24"/>
                <w:highlight w:val="none"/>
              </w:rPr>
            </w:pPr>
            <w:r>
              <w:rPr>
                <w:rFonts w:eastAsiaTheme="minorEastAsia"/>
                <w:i w:val="0"/>
                <w:iCs w:val="0"/>
                <w:sz w:val="24"/>
                <w:szCs w:val="24"/>
                <w:highlight w:val="none"/>
              </w:rPr>
              <w:t>Phosphorus</w:t>
            </w:r>
          </w:p>
        </w:tc>
        <w:tc>
          <w:tcPr>
            <w:tcW w:w="1880" w:type="pct"/>
            <w:vAlign w:val="center"/>
          </w:tcPr>
          <w:p w14:paraId="002BA7C7">
            <w:pPr>
              <w:pStyle w:val="540"/>
              <w:rPr>
                <w:rFonts w:eastAsiaTheme="minorEastAsia"/>
                <w:i w:val="0"/>
                <w:iCs w:val="0"/>
                <w:sz w:val="24"/>
                <w:szCs w:val="24"/>
                <w:highlight w:val="none"/>
              </w:rPr>
            </w:pPr>
            <w:r>
              <w:rPr>
                <w:rFonts w:hint="eastAsia" w:eastAsiaTheme="minorEastAsia"/>
                <w:i w:val="0"/>
                <w:iCs w:val="0"/>
                <w:sz w:val="24"/>
                <w:szCs w:val="24"/>
                <w:highlight w:val="none"/>
              </w:rPr>
              <w:t>磷</w:t>
            </w:r>
          </w:p>
        </w:tc>
      </w:tr>
      <w:tr w14:paraId="629A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FC63D69">
            <w:pPr>
              <w:pStyle w:val="540"/>
              <w:rPr>
                <w:rFonts w:eastAsiaTheme="minorEastAsia"/>
                <w:i w:val="0"/>
                <w:iCs w:val="0"/>
                <w:sz w:val="24"/>
                <w:szCs w:val="24"/>
                <w:highlight w:val="none"/>
              </w:rPr>
            </w:pPr>
            <w:r>
              <w:rPr>
                <w:rFonts w:eastAsiaTheme="minorEastAsia"/>
                <w:i w:val="0"/>
                <w:iCs w:val="0"/>
                <w:sz w:val="24"/>
                <w:szCs w:val="24"/>
                <w:highlight w:val="none"/>
              </w:rPr>
              <w:t>Path.CAST</w:t>
            </w:r>
          </w:p>
        </w:tc>
        <w:tc>
          <w:tcPr>
            <w:tcW w:w="1881" w:type="pct"/>
            <w:vAlign w:val="center"/>
          </w:tcPr>
          <w:p w14:paraId="332EC6A1">
            <w:pPr>
              <w:pStyle w:val="540"/>
              <w:rPr>
                <w:rFonts w:eastAsiaTheme="minorEastAsia"/>
                <w:i w:val="0"/>
                <w:iCs w:val="0"/>
                <w:sz w:val="24"/>
                <w:szCs w:val="24"/>
                <w:highlight w:val="none"/>
              </w:rPr>
            </w:pPr>
            <w:r>
              <w:rPr>
                <w:rFonts w:eastAsiaTheme="minorEastAsia"/>
                <w:i w:val="0"/>
                <w:iCs w:val="0"/>
                <w:sz w:val="24"/>
                <w:szCs w:val="24"/>
                <w:highlight w:val="none"/>
              </w:rPr>
              <w:t>Pathological Cast</w:t>
            </w:r>
          </w:p>
        </w:tc>
        <w:tc>
          <w:tcPr>
            <w:tcW w:w="1880" w:type="pct"/>
            <w:vAlign w:val="center"/>
          </w:tcPr>
          <w:p w14:paraId="2486CE08">
            <w:pPr>
              <w:pStyle w:val="540"/>
              <w:rPr>
                <w:rFonts w:eastAsiaTheme="minorEastAsia"/>
                <w:i w:val="0"/>
                <w:iCs w:val="0"/>
                <w:sz w:val="24"/>
                <w:szCs w:val="24"/>
                <w:highlight w:val="none"/>
              </w:rPr>
            </w:pPr>
            <w:r>
              <w:rPr>
                <w:rFonts w:hint="eastAsia" w:eastAsiaTheme="minorEastAsia"/>
                <w:i w:val="0"/>
                <w:iCs w:val="0"/>
                <w:sz w:val="24"/>
                <w:szCs w:val="24"/>
                <w:highlight w:val="none"/>
              </w:rPr>
              <w:t>病理管型</w:t>
            </w:r>
          </w:p>
        </w:tc>
      </w:tr>
      <w:tr w14:paraId="39C0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567CB34">
            <w:pPr>
              <w:pStyle w:val="540"/>
              <w:rPr>
                <w:rFonts w:eastAsiaTheme="minorEastAsia"/>
                <w:i w:val="0"/>
                <w:iCs w:val="0"/>
                <w:sz w:val="24"/>
                <w:szCs w:val="24"/>
                <w:highlight w:val="none"/>
              </w:rPr>
            </w:pPr>
            <w:r>
              <w:rPr>
                <w:rFonts w:eastAsiaTheme="minorEastAsia"/>
                <w:i w:val="0"/>
                <w:iCs w:val="0"/>
                <w:sz w:val="24"/>
                <w:szCs w:val="24"/>
                <w:highlight w:val="none"/>
              </w:rPr>
              <w:t>PLT</w:t>
            </w:r>
          </w:p>
        </w:tc>
        <w:tc>
          <w:tcPr>
            <w:tcW w:w="1881" w:type="pct"/>
            <w:vAlign w:val="center"/>
          </w:tcPr>
          <w:p w14:paraId="59EB6E12">
            <w:pPr>
              <w:pStyle w:val="540"/>
              <w:rPr>
                <w:rFonts w:eastAsiaTheme="minorEastAsia"/>
                <w:i w:val="0"/>
                <w:iCs w:val="0"/>
                <w:sz w:val="24"/>
                <w:szCs w:val="24"/>
                <w:highlight w:val="none"/>
              </w:rPr>
            </w:pPr>
            <w:r>
              <w:rPr>
                <w:rFonts w:eastAsiaTheme="minorEastAsia"/>
                <w:i w:val="0"/>
                <w:iCs w:val="0"/>
                <w:sz w:val="24"/>
                <w:szCs w:val="24"/>
                <w:highlight w:val="none"/>
              </w:rPr>
              <w:t>Platelet Count</w:t>
            </w:r>
          </w:p>
        </w:tc>
        <w:tc>
          <w:tcPr>
            <w:tcW w:w="1880" w:type="pct"/>
            <w:vAlign w:val="center"/>
          </w:tcPr>
          <w:p w14:paraId="37EA7CC2">
            <w:pPr>
              <w:pStyle w:val="540"/>
              <w:rPr>
                <w:rFonts w:eastAsiaTheme="minorEastAsia"/>
                <w:i w:val="0"/>
                <w:iCs w:val="0"/>
                <w:sz w:val="24"/>
                <w:szCs w:val="24"/>
                <w:highlight w:val="none"/>
              </w:rPr>
            </w:pPr>
            <w:r>
              <w:rPr>
                <w:rFonts w:hint="eastAsia" w:eastAsiaTheme="minorEastAsia"/>
                <w:i w:val="0"/>
                <w:iCs w:val="0"/>
                <w:sz w:val="24"/>
                <w:szCs w:val="24"/>
                <w:highlight w:val="none"/>
              </w:rPr>
              <w:t>血小板计数</w:t>
            </w:r>
          </w:p>
        </w:tc>
      </w:tr>
      <w:tr w14:paraId="622E4AD2">
        <w:tblPrEx>
          <w:tblCellMar>
            <w:top w:w="0" w:type="dxa"/>
            <w:left w:w="28" w:type="dxa"/>
            <w:bottom w:w="0" w:type="dxa"/>
            <w:right w:w="28" w:type="dxa"/>
          </w:tblCellMar>
        </w:tblPrEx>
        <w:trPr>
          <w:trHeight w:val="341" w:hRule="atLeast"/>
          <w:jc w:val="center"/>
        </w:trPr>
        <w:tc>
          <w:tcPr>
            <w:tcW w:w="1239" w:type="pct"/>
            <w:vAlign w:val="center"/>
          </w:tcPr>
          <w:p w14:paraId="3BF4823C">
            <w:pPr>
              <w:pStyle w:val="540"/>
              <w:rPr>
                <w:rFonts w:eastAsiaTheme="minorEastAsia"/>
                <w:i w:val="0"/>
                <w:iCs w:val="0"/>
                <w:sz w:val="24"/>
                <w:szCs w:val="24"/>
                <w:highlight w:val="none"/>
              </w:rPr>
            </w:pPr>
            <w:r>
              <w:rPr>
                <w:rFonts w:eastAsiaTheme="minorEastAsia"/>
                <w:i w:val="0"/>
                <w:iCs w:val="0"/>
                <w:sz w:val="24"/>
                <w:szCs w:val="24"/>
                <w:highlight w:val="none"/>
              </w:rPr>
              <w:t>PT</w:t>
            </w:r>
          </w:p>
        </w:tc>
        <w:tc>
          <w:tcPr>
            <w:tcW w:w="1881" w:type="pct"/>
            <w:vAlign w:val="center"/>
          </w:tcPr>
          <w:p w14:paraId="2E35104A">
            <w:pPr>
              <w:pStyle w:val="540"/>
              <w:rPr>
                <w:rFonts w:eastAsiaTheme="minorEastAsia"/>
                <w:i w:val="0"/>
                <w:iCs w:val="0"/>
                <w:sz w:val="24"/>
                <w:szCs w:val="24"/>
                <w:highlight w:val="none"/>
              </w:rPr>
            </w:pPr>
            <w:r>
              <w:rPr>
                <w:rFonts w:eastAsiaTheme="minorEastAsia"/>
                <w:i w:val="0"/>
                <w:iCs w:val="0"/>
                <w:sz w:val="24"/>
                <w:szCs w:val="24"/>
                <w:highlight w:val="none"/>
              </w:rPr>
              <w:t>Prothrombin Time</w:t>
            </w:r>
          </w:p>
        </w:tc>
        <w:tc>
          <w:tcPr>
            <w:tcW w:w="1880" w:type="pct"/>
            <w:vAlign w:val="center"/>
          </w:tcPr>
          <w:p w14:paraId="44BEAE37">
            <w:pPr>
              <w:pStyle w:val="540"/>
              <w:rPr>
                <w:rFonts w:eastAsiaTheme="minorEastAsia"/>
                <w:i w:val="0"/>
                <w:iCs w:val="0"/>
                <w:sz w:val="24"/>
                <w:szCs w:val="24"/>
                <w:highlight w:val="none"/>
              </w:rPr>
            </w:pPr>
            <w:r>
              <w:rPr>
                <w:rFonts w:hint="eastAsia" w:eastAsiaTheme="minorEastAsia"/>
                <w:i w:val="0"/>
                <w:iCs w:val="0"/>
                <w:sz w:val="24"/>
                <w:szCs w:val="24"/>
                <w:highlight w:val="none"/>
              </w:rPr>
              <w:t>凝血酶原时间</w:t>
            </w:r>
          </w:p>
        </w:tc>
      </w:tr>
      <w:tr w14:paraId="338F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4F94823">
            <w:pPr>
              <w:pStyle w:val="540"/>
              <w:rPr>
                <w:rFonts w:eastAsiaTheme="minorEastAsia"/>
                <w:i w:val="0"/>
                <w:iCs w:val="0"/>
                <w:sz w:val="24"/>
                <w:szCs w:val="24"/>
                <w:highlight w:val="none"/>
              </w:rPr>
            </w:pPr>
            <w:r>
              <w:rPr>
                <w:rFonts w:eastAsiaTheme="minorEastAsia"/>
                <w:i w:val="0"/>
                <w:iCs w:val="0"/>
                <w:sz w:val="24"/>
                <w:szCs w:val="24"/>
                <w:highlight w:val="none"/>
              </w:rPr>
              <w:t>RBC</w:t>
            </w:r>
          </w:p>
        </w:tc>
        <w:tc>
          <w:tcPr>
            <w:tcW w:w="1881" w:type="pct"/>
            <w:vAlign w:val="center"/>
          </w:tcPr>
          <w:p w14:paraId="0A512522">
            <w:pPr>
              <w:pStyle w:val="540"/>
              <w:rPr>
                <w:rFonts w:eastAsiaTheme="minorEastAsia"/>
                <w:i w:val="0"/>
                <w:iCs w:val="0"/>
                <w:sz w:val="24"/>
                <w:szCs w:val="24"/>
                <w:highlight w:val="none"/>
              </w:rPr>
            </w:pPr>
            <w:r>
              <w:rPr>
                <w:rFonts w:eastAsiaTheme="minorEastAsia"/>
                <w:i w:val="0"/>
                <w:iCs w:val="0"/>
                <w:sz w:val="24"/>
                <w:szCs w:val="24"/>
                <w:highlight w:val="none"/>
              </w:rPr>
              <w:t>Red Blood Cell Count</w:t>
            </w:r>
          </w:p>
        </w:tc>
        <w:tc>
          <w:tcPr>
            <w:tcW w:w="1880" w:type="pct"/>
            <w:vAlign w:val="center"/>
          </w:tcPr>
          <w:p w14:paraId="660A4897">
            <w:pPr>
              <w:pStyle w:val="540"/>
              <w:rPr>
                <w:rFonts w:eastAsiaTheme="minorEastAsia"/>
                <w:i w:val="0"/>
                <w:iCs w:val="0"/>
                <w:sz w:val="24"/>
                <w:szCs w:val="24"/>
                <w:highlight w:val="none"/>
              </w:rPr>
            </w:pPr>
            <w:r>
              <w:rPr>
                <w:rFonts w:hint="eastAsia" w:eastAsiaTheme="minorEastAsia"/>
                <w:i w:val="0"/>
                <w:iCs w:val="0"/>
                <w:sz w:val="24"/>
                <w:szCs w:val="24"/>
                <w:highlight w:val="none"/>
              </w:rPr>
              <w:t>红细胞计数</w:t>
            </w:r>
          </w:p>
        </w:tc>
      </w:tr>
      <w:tr w14:paraId="6C50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A21C42A">
            <w:pPr>
              <w:pStyle w:val="540"/>
              <w:rPr>
                <w:rFonts w:eastAsiaTheme="minorEastAsia"/>
                <w:i w:val="0"/>
                <w:iCs w:val="0"/>
                <w:color w:val="000000"/>
                <w:sz w:val="24"/>
                <w:szCs w:val="24"/>
                <w:highlight w:val="none"/>
              </w:rPr>
            </w:pPr>
            <w:r>
              <w:rPr>
                <w:rFonts w:eastAsiaTheme="minorEastAsia"/>
                <w:i w:val="0"/>
                <w:iCs w:val="0"/>
                <w:sz w:val="24"/>
                <w:szCs w:val="24"/>
                <w:highlight w:val="none"/>
              </w:rPr>
              <w:t>RBCUF</w:t>
            </w:r>
          </w:p>
        </w:tc>
        <w:tc>
          <w:tcPr>
            <w:tcW w:w="1881" w:type="pct"/>
            <w:vAlign w:val="center"/>
          </w:tcPr>
          <w:p w14:paraId="6C6F3B93">
            <w:pPr>
              <w:pStyle w:val="540"/>
              <w:rPr>
                <w:rFonts w:eastAsiaTheme="minorEastAsia"/>
                <w:i w:val="0"/>
                <w:iCs w:val="0"/>
                <w:sz w:val="24"/>
                <w:szCs w:val="24"/>
                <w:highlight w:val="none"/>
              </w:rPr>
            </w:pPr>
            <w:r>
              <w:rPr>
                <w:rFonts w:eastAsiaTheme="minorEastAsia"/>
                <w:i w:val="0"/>
                <w:iCs w:val="0"/>
                <w:sz w:val="24"/>
                <w:szCs w:val="24"/>
                <w:highlight w:val="none"/>
              </w:rPr>
              <w:t>Urine Red Blood Cell</w:t>
            </w:r>
          </w:p>
        </w:tc>
        <w:tc>
          <w:tcPr>
            <w:tcW w:w="1880" w:type="pct"/>
            <w:vAlign w:val="center"/>
          </w:tcPr>
          <w:p w14:paraId="024D58B6">
            <w:pPr>
              <w:pStyle w:val="540"/>
              <w:rPr>
                <w:rFonts w:eastAsiaTheme="minorEastAsia"/>
                <w:i w:val="0"/>
                <w:iCs w:val="0"/>
                <w:sz w:val="24"/>
                <w:szCs w:val="24"/>
                <w:highlight w:val="none"/>
              </w:rPr>
            </w:pPr>
            <w:r>
              <w:rPr>
                <w:rFonts w:hint="eastAsia" w:eastAsiaTheme="minorEastAsia"/>
                <w:i w:val="0"/>
                <w:iCs w:val="0"/>
                <w:sz w:val="24"/>
                <w:szCs w:val="24"/>
                <w:highlight w:val="none"/>
              </w:rPr>
              <w:t>尿液红细胞</w:t>
            </w:r>
          </w:p>
        </w:tc>
      </w:tr>
      <w:tr w14:paraId="2FDE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A1D1133">
            <w:pPr>
              <w:pStyle w:val="540"/>
              <w:rPr>
                <w:rFonts w:eastAsiaTheme="minorEastAsia"/>
                <w:i w:val="0"/>
                <w:iCs w:val="0"/>
                <w:sz w:val="24"/>
                <w:szCs w:val="24"/>
                <w:highlight w:val="none"/>
              </w:rPr>
            </w:pPr>
            <w:r>
              <w:rPr>
                <w:rFonts w:eastAsiaTheme="minorEastAsia"/>
                <w:i w:val="0"/>
                <w:iCs w:val="0"/>
                <w:sz w:val="24"/>
                <w:szCs w:val="24"/>
                <w:highlight w:val="none"/>
              </w:rPr>
              <w:t>RE</w:t>
            </w:r>
          </w:p>
        </w:tc>
        <w:tc>
          <w:tcPr>
            <w:tcW w:w="1881" w:type="pct"/>
            <w:vAlign w:val="center"/>
          </w:tcPr>
          <w:p w14:paraId="4829BACD">
            <w:pPr>
              <w:pStyle w:val="540"/>
              <w:rPr>
                <w:rFonts w:eastAsiaTheme="minorEastAsia"/>
                <w:i w:val="0"/>
                <w:iCs w:val="0"/>
                <w:sz w:val="24"/>
                <w:szCs w:val="24"/>
                <w:highlight w:val="none"/>
              </w:rPr>
            </w:pPr>
            <w:r>
              <w:rPr>
                <w:rFonts w:eastAsiaTheme="minorEastAsia"/>
                <w:i w:val="0"/>
                <w:iCs w:val="0"/>
                <w:sz w:val="24"/>
                <w:szCs w:val="24"/>
                <w:highlight w:val="none"/>
              </w:rPr>
              <w:t>Relative Error</w:t>
            </w:r>
          </w:p>
        </w:tc>
        <w:tc>
          <w:tcPr>
            <w:tcW w:w="1880" w:type="pct"/>
            <w:vAlign w:val="center"/>
          </w:tcPr>
          <w:p w14:paraId="03F02C42">
            <w:pPr>
              <w:pStyle w:val="540"/>
              <w:rPr>
                <w:rFonts w:eastAsiaTheme="minorEastAsia"/>
                <w:i w:val="0"/>
                <w:iCs w:val="0"/>
                <w:sz w:val="24"/>
                <w:szCs w:val="24"/>
                <w:highlight w:val="none"/>
              </w:rPr>
            </w:pPr>
            <w:r>
              <w:rPr>
                <w:rFonts w:hint="eastAsia" w:eastAsiaTheme="minorEastAsia"/>
                <w:i w:val="0"/>
                <w:iCs w:val="0"/>
                <w:sz w:val="24"/>
                <w:szCs w:val="24"/>
                <w:highlight w:val="none"/>
              </w:rPr>
              <w:t>相对误差</w:t>
            </w:r>
          </w:p>
        </w:tc>
      </w:tr>
      <w:tr w14:paraId="5610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907F81A">
            <w:pPr>
              <w:pStyle w:val="540"/>
              <w:rPr>
                <w:rFonts w:eastAsiaTheme="minorEastAsia"/>
                <w:i w:val="0"/>
                <w:iCs w:val="0"/>
                <w:sz w:val="24"/>
                <w:szCs w:val="24"/>
                <w:highlight w:val="none"/>
              </w:rPr>
            </w:pPr>
            <w:r>
              <w:rPr>
                <w:rFonts w:eastAsiaTheme="minorEastAsia"/>
                <w:i w:val="0"/>
                <w:iCs w:val="0"/>
                <w:sz w:val="24"/>
                <w:szCs w:val="24"/>
                <w:highlight w:val="none"/>
              </w:rPr>
              <w:t>RET</w:t>
            </w:r>
          </w:p>
        </w:tc>
        <w:tc>
          <w:tcPr>
            <w:tcW w:w="1881" w:type="pct"/>
            <w:vAlign w:val="center"/>
          </w:tcPr>
          <w:p w14:paraId="11C5A6A9">
            <w:pPr>
              <w:pStyle w:val="540"/>
              <w:rPr>
                <w:rFonts w:eastAsiaTheme="minorEastAsia"/>
                <w:i w:val="0"/>
                <w:iCs w:val="0"/>
                <w:sz w:val="24"/>
                <w:szCs w:val="24"/>
                <w:highlight w:val="none"/>
              </w:rPr>
            </w:pPr>
            <w:r>
              <w:rPr>
                <w:rFonts w:eastAsiaTheme="minorEastAsia"/>
                <w:i w:val="0"/>
                <w:iCs w:val="0"/>
                <w:sz w:val="24"/>
                <w:szCs w:val="24"/>
                <w:highlight w:val="none"/>
              </w:rPr>
              <w:t>Reticulocyte</w:t>
            </w:r>
          </w:p>
        </w:tc>
        <w:tc>
          <w:tcPr>
            <w:tcW w:w="1880" w:type="pct"/>
            <w:vAlign w:val="center"/>
          </w:tcPr>
          <w:p w14:paraId="6697511F">
            <w:pPr>
              <w:pStyle w:val="540"/>
              <w:rPr>
                <w:rFonts w:eastAsiaTheme="minorEastAsia"/>
                <w:i w:val="0"/>
                <w:iCs w:val="0"/>
                <w:sz w:val="24"/>
                <w:szCs w:val="24"/>
                <w:highlight w:val="none"/>
              </w:rPr>
            </w:pPr>
            <w:r>
              <w:rPr>
                <w:rFonts w:hint="eastAsia" w:eastAsiaTheme="minorEastAsia"/>
                <w:i w:val="0"/>
                <w:iCs w:val="0"/>
                <w:sz w:val="24"/>
                <w:szCs w:val="24"/>
                <w:highlight w:val="none"/>
              </w:rPr>
              <w:t>网织红细胞</w:t>
            </w:r>
          </w:p>
        </w:tc>
      </w:tr>
      <w:tr w14:paraId="2462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FEF246E">
            <w:pPr>
              <w:pStyle w:val="540"/>
              <w:rPr>
                <w:rFonts w:eastAsiaTheme="minorEastAsia"/>
                <w:i w:val="0"/>
                <w:iCs w:val="0"/>
                <w:sz w:val="24"/>
                <w:szCs w:val="24"/>
                <w:highlight w:val="none"/>
              </w:rPr>
            </w:pPr>
            <w:r>
              <w:rPr>
                <w:rFonts w:eastAsiaTheme="minorEastAsia"/>
                <w:i w:val="0"/>
                <w:iCs w:val="0"/>
                <w:sz w:val="24"/>
                <w:szCs w:val="24"/>
                <w:highlight w:val="none"/>
              </w:rPr>
              <w:t>SD</w:t>
            </w:r>
          </w:p>
        </w:tc>
        <w:tc>
          <w:tcPr>
            <w:tcW w:w="1881" w:type="pct"/>
            <w:vAlign w:val="center"/>
          </w:tcPr>
          <w:p w14:paraId="545571D1">
            <w:pPr>
              <w:pStyle w:val="540"/>
              <w:rPr>
                <w:rFonts w:eastAsiaTheme="minorEastAsia"/>
                <w:i w:val="0"/>
                <w:iCs w:val="0"/>
                <w:sz w:val="24"/>
                <w:szCs w:val="24"/>
                <w:highlight w:val="none"/>
              </w:rPr>
            </w:pPr>
            <w:r>
              <w:rPr>
                <w:rFonts w:eastAsiaTheme="minorEastAsia"/>
                <w:i w:val="0"/>
                <w:iCs w:val="0"/>
                <w:sz w:val="24"/>
                <w:szCs w:val="24"/>
                <w:highlight w:val="none"/>
              </w:rPr>
              <w:t>Standard Deviation</w:t>
            </w:r>
          </w:p>
        </w:tc>
        <w:tc>
          <w:tcPr>
            <w:tcW w:w="1880" w:type="pct"/>
            <w:vAlign w:val="center"/>
          </w:tcPr>
          <w:p w14:paraId="6CFC414E">
            <w:pPr>
              <w:pStyle w:val="540"/>
              <w:rPr>
                <w:rFonts w:eastAsiaTheme="minorEastAsia"/>
                <w:i w:val="0"/>
                <w:iCs w:val="0"/>
                <w:sz w:val="24"/>
                <w:szCs w:val="24"/>
                <w:highlight w:val="none"/>
              </w:rPr>
            </w:pPr>
            <w:r>
              <w:rPr>
                <w:rFonts w:hint="eastAsia" w:eastAsiaTheme="minorEastAsia"/>
                <w:i w:val="0"/>
                <w:iCs w:val="0"/>
                <w:sz w:val="24"/>
                <w:szCs w:val="24"/>
                <w:highlight w:val="none"/>
              </w:rPr>
              <w:t>标准差</w:t>
            </w:r>
          </w:p>
        </w:tc>
      </w:tr>
      <w:tr w14:paraId="134E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75CFA4C">
            <w:pPr>
              <w:pStyle w:val="540"/>
              <w:rPr>
                <w:rFonts w:eastAsiaTheme="minorEastAsia"/>
                <w:i w:val="0"/>
                <w:iCs w:val="0"/>
                <w:sz w:val="24"/>
                <w:szCs w:val="24"/>
                <w:highlight w:val="none"/>
              </w:rPr>
            </w:pPr>
            <w:r>
              <w:rPr>
                <w:rFonts w:eastAsiaTheme="minorEastAsia"/>
                <w:i w:val="0"/>
                <w:iCs w:val="0"/>
                <w:sz w:val="24"/>
                <w:szCs w:val="24"/>
                <w:highlight w:val="none"/>
              </w:rPr>
              <w:t>SOP</w:t>
            </w:r>
          </w:p>
        </w:tc>
        <w:tc>
          <w:tcPr>
            <w:tcW w:w="1881" w:type="pct"/>
            <w:vAlign w:val="center"/>
          </w:tcPr>
          <w:p w14:paraId="74FB2E8A">
            <w:pPr>
              <w:pStyle w:val="540"/>
              <w:rPr>
                <w:rFonts w:eastAsiaTheme="minorEastAsia"/>
                <w:i w:val="0"/>
                <w:iCs w:val="0"/>
                <w:sz w:val="24"/>
                <w:szCs w:val="24"/>
                <w:highlight w:val="none"/>
              </w:rPr>
            </w:pPr>
            <w:r>
              <w:rPr>
                <w:rFonts w:eastAsiaTheme="minorEastAsia"/>
                <w:i w:val="0"/>
                <w:iCs w:val="0"/>
                <w:sz w:val="24"/>
                <w:szCs w:val="24"/>
                <w:highlight w:val="none"/>
              </w:rPr>
              <w:t>Standard Operating Procedure</w:t>
            </w:r>
          </w:p>
        </w:tc>
        <w:tc>
          <w:tcPr>
            <w:tcW w:w="1880" w:type="pct"/>
            <w:vAlign w:val="center"/>
          </w:tcPr>
          <w:p w14:paraId="63356AC7">
            <w:pPr>
              <w:pStyle w:val="540"/>
              <w:rPr>
                <w:rFonts w:eastAsiaTheme="minorEastAsia"/>
                <w:i w:val="0"/>
                <w:iCs w:val="0"/>
                <w:sz w:val="24"/>
                <w:szCs w:val="24"/>
                <w:highlight w:val="none"/>
              </w:rPr>
            </w:pPr>
            <w:r>
              <w:rPr>
                <w:rFonts w:hint="eastAsia" w:eastAsiaTheme="minorEastAsia"/>
                <w:i w:val="0"/>
                <w:iCs w:val="0"/>
                <w:sz w:val="24"/>
                <w:szCs w:val="24"/>
                <w:highlight w:val="none"/>
              </w:rPr>
              <w:t>标准操作规程</w:t>
            </w:r>
          </w:p>
        </w:tc>
      </w:tr>
      <w:tr w14:paraId="4CE8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BA844DE">
            <w:pPr>
              <w:pStyle w:val="540"/>
              <w:rPr>
                <w:rFonts w:eastAsiaTheme="minorEastAsia"/>
                <w:i w:val="0"/>
                <w:iCs w:val="0"/>
                <w:sz w:val="24"/>
                <w:szCs w:val="24"/>
                <w:highlight w:val="none"/>
              </w:rPr>
            </w:pPr>
            <w:r>
              <w:rPr>
                <w:rFonts w:eastAsiaTheme="minorEastAsia"/>
                <w:i w:val="0"/>
                <w:iCs w:val="0"/>
                <w:sz w:val="24"/>
                <w:szCs w:val="24"/>
                <w:highlight w:val="none"/>
              </w:rPr>
              <w:t>SPF</w:t>
            </w:r>
          </w:p>
        </w:tc>
        <w:tc>
          <w:tcPr>
            <w:tcW w:w="1881" w:type="pct"/>
            <w:vAlign w:val="center"/>
          </w:tcPr>
          <w:p w14:paraId="4166BC9C">
            <w:pPr>
              <w:pStyle w:val="540"/>
              <w:rPr>
                <w:rFonts w:eastAsiaTheme="minorEastAsia"/>
                <w:i w:val="0"/>
                <w:iCs w:val="0"/>
                <w:sz w:val="24"/>
                <w:szCs w:val="24"/>
                <w:highlight w:val="none"/>
              </w:rPr>
            </w:pPr>
            <w:r>
              <w:rPr>
                <w:rFonts w:eastAsiaTheme="minorEastAsia"/>
                <w:i w:val="0"/>
                <w:iCs w:val="0"/>
                <w:sz w:val="24"/>
                <w:szCs w:val="24"/>
                <w:highlight w:val="none"/>
              </w:rPr>
              <w:t>Specific Pathogen Free</w:t>
            </w:r>
          </w:p>
        </w:tc>
        <w:tc>
          <w:tcPr>
            <w:tcW w:w="1880" w:type="pct"/>
            <w:vAlign w:val="center"/>
          </w:tcPr>
          <w:p w14:paraId="1D5E7CD9">
            <w:pPr>
              <w:pStyle w:val="540"/>
              <w:rPr>
                <w:rFonts w:eastAsiaTheme="minorEastAsia"/>
                <w:i w:val="0"/>
                <w:iCs w:val="0"/>
                <w:sz w:val="24"/>
                <w:szCs w:val="24"/>
                <w:highlight w:val="none"/>
              </w:rPr>
            </w:pPr>
            <w:r>
              <w:rPr>
                <w:rFonts w:hint="eastAsia" w:eastAsiaTheme="minorEastAsia"/>
                <w:i w:val="0"/>
                <w:iCs w:val="0"/>
                <w:sz w:val="24"/>
                <w:szCs w:val="24"/>
                <w:highlight w:val="none"/>
              </w:rPr>
              <w:t>无特定病原体</w:t>
            </w:r>
          </w:p>
        </w:tc>
      </w:tr>
      <w:tr w14:paraId="2D28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79C84D6">
            <w:pPr>
              <w:pStyle w:val="540"/>
              <w:rPr>
                <w:rFonts w:eastAsiaTheme="minorEastAsia"/>
                <w:i w:val="0"/>
                <w:iCs w:val="0"/>
                <w:sz w:val="24"/>
                <w:szCs w:val="24"/>
                <w:highlight w:val="none"/>
              </w:rPr>
            </w:pPr>
            <w:r>
              <w:rPr>
                <w:rFonts w:eastAsiaTheme="minorEastAsia"/>
                <w:i w:val="0"/>
                <w:iCs w:val="0"/>
                <w:sz w:val="24"/>
                <w:szCs w:val="24"/>
                <w:highlight w:val="none"/>
              </w:rPr>
              <w:t>T</w:t>
            </w:r>
            <w:r>
              <w:rPr>
                <w:rFonts w:eastAsiaTheme="minorEastAsia"/>
                <w:i w:val="0"/>
                <w:iCs w:val="0"/>
                <w:sz w:val="24"/>
                <w:szCs w:val="24"/>
                <w:highlight w:val="none"/>
                <w:vertAlign w:val="subscript"/>
              </w:rPr>
              <w:t>1/2</w:t>
            </w:r>
          </w:p>
        </w:tc>
        <w:tc>
          <w:tcPr>
            <w:tcW w:w="1881" w:type="pct"/>
            <w:vAlign w:val="center"/>
          </w:tcPr>
          <w:p w14:paraId="1AA0CA01">
            <w:pPr>
              <w:pStyle w:val="540"/>
              <w:rPr>
                <w:rFonts w:eastAsiaTheme="minorEastAsia"/>
                <w:i w:val="0"/>
                <w:iCs w:val="0"/>
                <w:sz w:val="24"/>
                <w:szCs w:val="24"/>
                <w:highlight w:val="none"/>
              </w:rPr>
            </w:pPr>
            <w:r>
              <w:rPr>
                <w:rFonts w:eastAsiaTheme="minorEastAsia"/>
                <w:i w:val="0"/>
                <w:iCs w:val="0"/>
                <w:sz w:val="24"/>
                <w:szCs w:val="24"/>
                <w:highlight w:val="none"/>
              </w:rPr>
              <w:t>Half-Life</w:t>
            </w:r>
          </w:p>
        </w:tc>
        <w:tc>
          <w:tcPr>
            <w:tcW w:w="1880" w:type="pct"/>
            <w:vAlign w:val="center"/>
          </w:tcPr>
          <w:p w14:paraId="25724E0C">
            <w:pPr>
              <w:pStyle w:val="540"/>
              <w:rPr>
                <w:rFonts w:eastAsiaTheme="minorEastAsia"/>
                <w:i w:val="0"/>
                <w:iCs w:val="0"/>
                <w:sz w:val="24"/>
                <w:szCs w:val="24"/>
                <w:highlight w:val="none"/>
              </w:rPr>
            </w:pPr>
            <w:r>
              <w:rPr>
                <w:rFonts w:hint="eastAsia" w:eastAsiaTheme="minorEastAsia"/>
                <w:i w:val="0"/>
                <w:iCs w:val="0"/>
                <w:sz w:val="24"/>
                <w:szCs w:val="24"/>
                <w:highlight w:val="none"/>
              </w:rPr>
              <w:t>半衰期</w:t>
            </w:r>
          </w:p>
        </w:tc>
      </w:tr>
      <w:tr w14:paraId="6842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17F2C71E">
            <w:pPr>
              <w:pStyle w:val="540"/>
              <w:rPr>
                <w:rFonts w:eastAsiaTheme="minorEastAsia"/>
                <w:i w:val="0"/>
                <w:iCs w:val="0"/>
                <w:sz w:val="24"/>
                <w:szCs w:val="24"/>
                <w:highlight w:val="none"/>
              </w:rPr>
            </w:pPr>
            <w:r>
              <w:rPr>
                <w:rFonts w:eastAsiaTheme="minorEastAsia"/>
                <w:i w:val="0"/>
                <w:iCs w:val="0"/>
                <w:sz w:val="24"/>
                <w:szCs w:val="24"/>
                <w:highlight w:val="none"/>
              </w:rPr>
              <w:t>TBIL</w:t>
            </w:r>
          </w:p>
        </w:tc>
        <w:tc>
          <w:tcPr>
            <w:tcW w:w="1881" w:type="pct"/>
            <w:vAlign w:val="center"/>
          </w:tcPr>
          <w:p w14:paraId="57CD8012">
            <w:pPr>
              <w:pStyle w:val="540"/>
              <w:rPr>
                <w:rFonts w:eastAsiaTheme="minorEastAsia"/>
                <w:i w:val="0"/>
                <w:iCs w:val="0"/>
                <w:sz w:val="24"/>
                <w:szCs w:val="24"/>
                <w:highlight w:val="none"/>
              </w:rPr>
            </w:pPr>
            <w:r>
              <w:rPr>
                <w:rFonts w:eastAsiaTheme="minorEastAsia"/>
                <w:i w:val="0"/>
                <w:iCs w:val="0"/>
                <w:sz w:val="24"/>
                <w:szCs w:val="24"/>
                <w:highlight w:val="none"/>
              </w:rPr>
              <w:t>Total Bilirubin</w:t>
            </w:r>
          </w:p>
        </w:tc>
        <w:tc>
          <w:tcPr>
            <w:tcW w:w="1880" w:type="pct"/>
            <w:vAlign w:val="center"/>
          </w:tcPr>
          <w:p w14:paraId="01B718E5">
            <w:pPr>
              <w:pStyle w:val="540"/>
              <w:rPr>
                <w:rFonts w:eastAsiaTheme="minorEastAsia"/>
                <w:i w:val="0"/>
                <w:iCs w:val="0"/>
                <w:sz w:val="24"/>
                <w:szCs w:val="24"/>
                <w:highlight w:val="none"/>
              </w:rPr>
            </w:pPr>
            <w:r>
              <w:rPr>
                <w:rFonts w:hint="eastAsia" w:eastAsiaTheme="minorEastAsia"/>
                <w:i w:val="0"/>
                <w:iCs w:val="0"/>
                <w:sz w:val="24"/>
                <w:szCs w:val="24"/>
                <w:highlight w:val="none"/>
              </w:rPr>
              <w:t>总胆红素</w:t>
            </w:r>
          </w:p>
        </w:tc>
      </w:tr>
      <w:tr w14:paraId="64FE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63FEF5C6">
            <w:pPr>
              <w:pStyle w:val="540"/>
              <w:rPr>
                <w:rFonts w:eastAsiaTheme="minorEastAsia"/>
                <w:i w:val="0"/>
                <w:iCs w:val="0"/>
                <w:sz w:val="24"/>
                <w:szCs w:val="24"/>
                <w:highlight w:val="none"/>
              </w:rPr>
            </w:pPr>
            <w:r>
              <w:rPr>
                <w:rFonts w:eastAsiaTheme="minorEastAsia"/>
                <w:i w:val="0"/>
                <w:iCs w:val="0"/>
                <w:sz w:val="24"/>
                <w:szCs w:val="24"/>
                <w:highlight w:val="none"/>
              </w:rPr>
              <w:t>TC</w:t>
            </w:r>
          </w:p>
        </w:tc>
        <w:tc>
          <w:tcPr>
            <w:tcW w:w="1881" w:type="pct"/>
            <w:vAlign w:val="center"/>
          </w:tcPr>
          <w:p w14:paraId="4727AA5C">
            <w:pPr>
              <w:pStyle w:val="540"/>
              <w:rPr>
                <w:rFonts w:eastAsiaTheme="minorEastAsia"/>
                <w:i w:val="0"/>
                <w:iCs w:val="0"/>
                <w:sz w:val="24"/>
                <w:szCs w:val="24"/>
                <w:highlight w:val="none"/>
              </w:rPr>
            </w:pPr>
            <w:r>
              <w:rPr>
                <w:rFonts w:eastAsiaTheme="minorEastAsia"/>
                <w:i w:val="0"/>
                <w:iCs w:val="0"/>
                <w:sz w:val="24"/>
                <w:szCs w:val="24"/>
                <w:highlight w:val="none"/>
              </w:rPr>
              <w:t>Total Cholesterol</w:t>
            </w:r>
          </w:p>
        </w:tc>
        <w:tc>
          <w:tcPr>
            <w:tcW w:w="1880" w:type="pct"/>
            <w:vAlign w:val="center"/>
          </w:tcPr>
          <w:p w14:paraId="57BF67CF">
            <w:pPr>
              <w:pStyle w:val="540"/>
              <w:rPr>
                <w:rFonts w:eastAsiaTheme="minorEastAsia"/>
                <w:i w:val="0"/>
                <w:iCs w:val="0"/>
                <w:sz w:val="24"/>
                <w:szCs w:val="24"/>
                <w:highlight w:val="none"/>
              </w:rPr>
            </w:pPr>
            <w:r>
              <w:rPr>
                <w:rFonts w:hint="eastAsia" w:eastAsiaTheme="minorEastAsia"/>
                <w:i w:val="0"/>
                <w:iCs w:val="0"/>
                <w:sz w:val="24"/>
                <w:szCs w:val="24"/>
                <w:highlight w:val="none"/>
              </w:rPr>
              <w:t>总胆固醇</w:t>
            </w:r>
          </w:p>
        </w:tc>
      </w:tr>
      <w:tr w14:paraId="1C08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A3495C4">
            <w:pPr>
              <w:pStyle w:val="540"/>
              <w:rPr>
                <w:rFonts w:eastAsiaTheme="minorEastAsia"/>
                <w:i w:val="0"/>
                <w:iCs w:val="0"/>
                <w:sz w:val="24"/>
                <w:szCs w:val="24"/>
                <w:highlight w:val="none"/>
              </w:rPr>
            </w:pPr>
            <w:r>
              <w:rPr>
                <w:rFonts w:eastAsiaTheme="minorEastAsia"/>
                <w:i w:val="0"/>
                <w:iCs w:val="0"/>
                <w:sz w:val="24"/>
                <w:szCs w:val="24"/>
                <w:highlight w:val="none"/>
              </w:rPr>
              <w:t>TG</w:t>
            </w:r>
          </w:p>
        </w:tc>
        <w:tc>
          <w:tcPr>
            <w:tcW w:w="1881" w:type="pct"/>
            <w:vAlign w:val="center"/>
          </w:tcPr>
          <w:p w14:paraId="1E6234CE">
            <w:pPr>
              <w:pStyle w:val="540"/>
              <w:rPr>
                <w:rFonts w:eastAsiaTheme="minorEastAsia"/>
                <w:i w:val="0"/>
                <w:iCs w:val="0"/>
                <w:sz w:val="24"/>
                <w:szCs w:val="24"/>
                <w:highlight w:val="none"/>
              </w:rPr>
            </w:pPr>
            <w:r>
              <w:rPr>
                <w:rFonts w:eastAsiaTheme="minorEastAsia"/>
                <w:i w:val="0"/>
                <w:iCs w:val="0"/>
                <w:sz w:val="24"/>
                <w:szCs w:val="24"/>
                <w:highlight w:val="none"/>
              </w:rPr>
              <w:t>Triglyceride</w:t>
            </w:r>
          </w:p>
        </w:tc>
        <w:tc>
          <w:tcPr>
            <w:tcW w:w="1880" w:type="pct"/>
            <w:vAlign w:val="center"/>
          </w:tcPr>
          <w:p w14:paraId="389089F2">
            <w:pPr>
              <w:pStyle w:val="540"/>
              <w:rPr>
                <w:rFonts w:eastAsiaTheme="minorEastAsia"/>
                <w:i w:val="0"/>
                <w:iCs w:val="0"/>
                <w:sz w:val="24"/>
                <w:szCs w:val="24"/>
                <w:highlight w:val="none"/>
              </w:rPr>
            </w:pPr>
            <w:r>
              <w:rPr>
                <w:rFonts w:hint="eastAsia" w:eastAsiaTheme="minorEastAsia"/>
                <w:i w:val="0"/>
                <w:iCs w:val="0"/>
                <w:sz w:val="24"/>
                <w:szCs w:val="24"/>
                <w:highlight w:val="none"/>
              </w:rPr>
              <w:t>甘油三酯</w:t>
            </w:r>
          </w:p>
        </w:tc>
      </w:tr>
      <w:tr w14:paraId="6DEB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0DF1E66">
            <w:pPr>
              <w:pStyle w:val="540"/>
              <w:rPr>
                <w:rFonts w:eastAsiaTheme="minorEastAsia"/>
                <w:i w:val="0"/>
                <w:iCs w:val="0"/>
                <w:sz w:val="24"/>
                <w:szCs w:val="24"/>
                <w:highlight w:val="none"/>
              </w:rPr>
            </w:pPr>
            <w:r>
              <w:rPr>
                <w:rFonts w:eastAsiaTheme="minorEastAsia"/>
                <w:i w:val="0"/>
                <w:iCs w:val="0"/>
                <w:sz w:val="24"/>
                <w:szCs w:val="24"/>
                <w:highlight w:val="none"/>
              </w:rPr>
              <w:t>TNF-</w:t>
            </w:r>
            <w:r>
              <w:rPr>
                <w:rFonts w:hint="eastAsia" w:eastAsiaTheme="minorEastAsia"/>
                <w:i w:val="0"/>
                <w:iCs w:val="0"/>
                <w:sz w:val="24"/>
                <w:szCs w:val="24"/>
                <w:highlight w:val="none"/>
              </w:rPr>
              <w:t>ɑ</w:t>
            </w:r>
          </w:p>
        </w:tc>
        <w:tc>
          <w:tcPr>
            <w:tcW w:w="1881" w:type="pct"/>
            <w:vAlign w:val="center"/>
          </w:tcPr>
          <w:p w14:paraId="4A9DF5B6">
            <w:pPr>
              <w:pStyle w:val="540"/>
              <w:rPr>
                <w:rFonts w:eastAsiaTheme="minorEastAsia"/>
                <w:i w:val="0"/>
                <w:iCs w:val="0"/>
                <w:sz w:val="24"/>
                <w:szCs w:val="24"/>
                <w:highlight w:val="none"/>
              </w:rPr>
            </w:pPr>
            <w:r>
              <w:rPr>
                <w:rFonts w:eastAsiaTheme="minorEastAsia"/>
                <w:i w:val="0"/>
                <w:iCs w:val="0"/>
                <w:sz w:val="24"/>
                <w:szCs w:val="24"/>
                <w:highlight w:val="none"/>
              </w:rPr>
              <w:t>Tumor Necrosis Factor-</w:t>
            </w:r>
            <w:r>
              <w:rPr>
                <w:rFonts w:hint="eastAsia" w:eastAsiaTheme="minorEastAsia"/>
                <w:i w:val="0"/>
                <w:iCs w:val="0"/>
                <w:sz w:val="24"/>
                <w:szCs w:val="24"/>
                <w:highlight w:val="none"/>
              </w:rPr>
              <w:t>ɑ</w:t>
            </w:r>
          </w:p>
        </w:tc>
        <w:tc>
          <w:tcPr>
            <w:tcW w:w="1880" w:type="pct"/>
            <w:vAlign w:val="center"/>
          </w:tcPr>
          <w:p w14:paraId="28E82BF9">
            <w:pPr>
              <w:pStyle w:val="540"/>
              <w:rPr>
                <w:rFonts w:eastAsiaTheme="minorEastAsia"/>
                <w:i w:val="0"/>
                <w:iCs w:val="0"/>
                <w:sz w:val="24"/>
                <w:szCs w:val="24"/>
                <w:highlight w:val="none"/>
              </w:rPr>
            </w:pPr>
            <w:r>
              <w:rPr>
                <w:rFonts w:hint="eastAsia" w:eastAsiaTheme="minorEastAsia"/>
                <w:i w:val="0"/>
                <w:iCs w:val="0"/>
                <w:sz w:val="24"/>
                <w:szCs w:val="24"/>
                <w:highlight w:val="none"/>
              </w:rPr>
              <w:t>肿瘤坏死因子</w:t>
            </w:r>
            <w:r>
              <w:rPr>
                <w:rFonts w:eastAsiaTheme="minorEastAsia"/>
                <w:i w:val="0"/>
                <w:iCs w:val="0"/>
                <w:sz w:val="24"/>
                <w:szCs w:val="24"/>
                <w:highlight w:val="none"/>
              </w:rPr>
              <w:t>-</w:t>
            </w:r>
            <w:r>
              <w:rPr>
                <w:rFonts w:hint="eastAsia" w:eastAsiaTheme="minorEastAsia"/>
                <w:i w:val="0"/>
                <w:iCs w:val="0"/>
                <w:sz w:val="24"/>
                <w:szCs w:val="24"/>
                <w:highlight w:val="none"/>
              </w:rPr>
              <w:t>ɑ</w:t>
            </w:r>
          </w:p>
        </w:tc>
      </w:tr>
      <w:tr w14:paraId="62B4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6A51C2B">
            <w:pPr>
              <w:pStyle w:val="540"/>
              <w:rPr>
                <w:rFonts w:eastAsiaTheme="minorEastAsia"/>
                <w:i w:val="0"/>
                <w:iCs w:val="0"/>
                <w:sz w:val="24"/>
                <w:szCs w:val="24"/>
                <w:highlight w:val="none"/>
              </w:rPr>
            </w:pPr>
            <w:r>
              <w:rPr>
                <w:rFonts w:eastAsiaTheme="minorEastAsia"/>
                <w:i w:val="0"/>
                <w:iCs w:val="0"/>
                <w:sz w:val="24"/>
                <w:szCs w:val="24"/>
                <w:highlight w:val="none"/>
              </w:rPr>
              <w:t>TP</w:t>
            </w:r>
          </w:p>
        </w:tc>
        <w:tc>
          <w:tcPr>
            <w:tcW w:w="1881" w:type="pct"/>
            <w:vAlign w:val="center"/>
          </w:tcPr>
          <w:p w14:paraId="07365632">
            <w:pPr>
              <w:pStyle w:val="540"/>
              <w:rPr>
                <w:rFonts w:eastAsiaTheme="minorEastAsia"/>
                <w:i w:val="0"/>
                <w:iCs w:val="0"/>
                <w:sz w:val="24"/>
                <w:szCs w:val="24"/>
                <w:highlight w:val="none"/>
              </w:rPr>
            </w:pPr>
            <w:r>
              <w:rPr>
                <w:rFonts w:eastAsiaTheme="minorEastAsia"/>
                <w:i w:val="0"/>
                <w:iCs w:val="0"/>
                <w:sz w:val="24"/>
                <w:szCs w:val="24"/>
                <w:highlight w:val="none"/>
              </w:rPr>
              <w:t xml:space="preserve">Total Protein </w:t>
            </w:r>
          </w:p>
        </w:tc>
        <w:tc>
          <w:tcPr>
            <w:tcW w:w="1880" w:type="pct"/>
            <w:vAlign w:val="center"/>
          </w:tcPr>
          <w:p w14:paraId="4A9574F6">
            <w:pPr>
              <w:pStyle w:val="540"/>
              <w:rPr>
                <w:rFonts w:eastAsiaTheme="minorEastAsia"/>
                <w:i w:val="0"/>
                <w:iCs w:val="0"/>
                <w:sz w:val="24"/>
                <w:szCs w:val="24"/>
                <w:highlight w:val="none"/>
              </w:rPr>
            </w:pPr>
            <w:r>
              <w:rPr>
                <w:rFonts w:hint="eastAsia" w:eastAsiaTheme="minorEastAsia"/>
                <w:i w:val="0"/>
                <w:iCs w:val="0"/>
                <w:sz w:val="24"/>
                <w:szCs w:val="24"/>
                <w:highlight w:val="none"/>
              </w:rPr>
              <w:t>总蛋白</w:t>
            </w:r>
          </w:p>
        </w:tc>
      </w:tr>
      <w:tr w14:paraId="4185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D78A6E0">
            <w:pPr>
              <w:pStyle w:val="540"/>
              <w:rPr>
                <w:rFonts w:eastAsiaTheme="minorEastAsia"/>
                <w:i w:val="0"/>
                <w:iCs w:val="0"/>
                <w:sz w:val="24"/>
                <w:szCs w:val="24"/>
                <w:highlight w:val="none"/>
              </w:rPr>
            </w:pPr>
            <w:r>
              <w:rPr>
                <w:rFonts w:eastAsiaTheme="minorEastAsia"/>
                <w:i w:val="0"/>
                <w:iCs w:val="0"/>
                <w:sz w:val="24"/>
                <w:szCs w:val="24"/>
                <w:highlight w:val="none"/>
              </w:rPr>
              <w:t>TT</w:t>
            </w:r>
          </w:p>
        </w:tc>
        <w:tc>
          <w:tcPr>
            <w:tcW w:w="1881" w:type="pct"/>
            <w:vAlign w:val="center"/>
          </w:tcPr>
          <w:p w14:paraId="28A6C834">
            <w:pPr>
              <w:pStyle w:val="540"/>
              <w:rPr>
                <w:rFonts w:eastAsiaTheme="minorEastAsia"/>
                <w:i w:val="0"/>
                <w:iCs w:val="0"/>
                <w:sz w:val="24"/>
                <w:szCs w:val="24"/>
                <w:highlight w:val="none"/>
              </w:rPr>
            </w:pPr>
            <w:r>
              <w:rPr>
                <w:rFonts w:eastAsiaTheme="minorEastAsia"/>
                <w:i w:val="0"/>
                <w:iCs w:val="0"/>
                <w:sz w:val="24"/>
                <w:szCs w:val="24"/>
                <w:highlight w:val="none"/>
              </w:rPr>
              <w:t xml:space="preserve">Thrombin Time </w:t>
            </w:r>
          </w:p>
        </w:tc>
        <w:tc>
          <w:tcPr>
            <w:tcW w:w="1880" w:type="pct"/>
            <w:vAlign w:val="center"/>
          </w:tcPr>
          <w:p w14:paraId="215B2ACA">
            <w:pPr>
              <w:pStyle w:val="540"/>
              <w:rPr>
                <w:rFonts w:eastAsiaTheme="minorEastAsia"/>
                <w:i w:val="0"/>
                <w:iCs w:val="0"/>
                <w:sz w:val="24"/>
                <w:szCs w:val="24"/>
                <w:highlight w:val="none"/>
              </w:rPr>
            </w:pPr>
            <w:r>
              <w:rPr>
                <w:rFonts w:hint="eastAsia" w:eastAsiaTheme="minorEastAsia"/>
                <w:i w:val="0"/>
                <w:iCs w:val="0"/>
                <w:sz w:val="24"/>
                <w:szCs w:val="24"/>
                <w:highlight w:val="none"/>
              </w:rPr>
              <w:t>凝血酶时间</w:t>
            </w:r>
          </w:p>
        </w:tc>
      </w:tr>
      <w:tr w14:paraId="5060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2157A3B">
            <w:pPr>
              <w:pStyle w:val="540"/>
              <w:rPr>
                <w:rFonts w:eastAsiaTheme="minorEastAsia"/>
                <w:i w:val="0"/>
                <w:iCs w:val="0"/>
                <w:sz w:val="24"/>
                <w:szCs w:val="24"/>
                <w:highlight w:val="none"/>
              </w:rPr>
            </w:pPr>
            <w:r>
              <w:rPr>
                <w:rFonts w:eastAsiaTheme="minorEastAsia"/>
                <w:i w:val="0"/>
                <w:iCs w:val="0"/>
                <w:sz w:val="24"/>
                <w:szCs w:val="24"/>
                <w:highlight w:val="none"/>
              </w:rPr>
              <w:t>UBIL</w:t>
            </w:r>
          </w:p>
        </w:tc>
        <w:tc>
          <w:tcPr>
            <w:tcW w:w="1881" w:type="pct"/>
            <w:vAlign w:val="center"/>
          </w:tcPr>
          <w:p w14:paraId="7CFEE765">
            <w:pPr>
              <w:pStyle w:val="540"/>
              <w:rPr>
                <w:rFonts w:eastAsiaTheme="minorEastAsia"/>
                <w:i w:val="0"/>
                <w:iCs w:val="0"/>
                <w:sz w:val="24"/>
                <w:szCs w:val="24"/>
                <w:highlight w:val="none"/>
              </w:rPr>
            </w:pPr>
            <w:r>
              <w:rPr>
                <w:rFonts w:eastAsiaTheme="minorEastAsia"/>
                <w:i w:val="0"/>
                <w:iCs w:val="0"/>
                <w:sz w:val="24"/>
                <w:szCs w:val="24"/>
                <w:highlight w:val="none"/>
              </w:rPr>
              <w:t>Urine Bilirubin</w:t>
            </w:r>
          </w:p>
        </w:tc>
        <w:tc>
          <w:tcPr>
            <w:tcW w:w="1880" w:type="pct"/>
            <w:vAlign w:val="center"/>
          </w:tcPr>
          <w:p w14:paraId="5A001636">
            <w:pPr>
              <w:pStyle w:val="540"/>
              <w:rPr>
                <w:rFonts w:eastAsiaTheme="minorEastAsia"/>
                <w:i w:val="0"/>
                <w:iCs w:val="0"/>
                <w:sz w:val="24"/>
                <w:szCs w:val="24"/>
                <w:highlight w:val="none"/>
              </w:rPr>
            </w:pPr>
            <w:r>
              <w:rPr>
                <w:rFonts w:hint="eastAsia" w:eastAsiaTheme="minorEastAsia"/>
                <w:i w:val="0"/>
                <w:iCs w:val="0"/>
                <w:sz w:val="24"/>
                <w:szCs w:val="24"/>
                <w:highlight w:val="none"/>
              </w:rPr>
              <w:t>尿胆红素</w:t>
            </w:r>
          </w:p>
        </w:tc>
      </w:tr>
      <w:tr w14:paraId="41DB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18A3048">
            <w:pPr>
              <w:pStyle w:val="540"/>
              <w:rPr>
                <w:rFonts w:eastAsiaTheme="minorEastAsia"/>
                <w:i w:val="0"/>
                <w:iCs w:val="0"/>
                <w:sz w:val="24"/>
                <w:szCs w:val="24"/>
                <w:highlight w:val="none"/>
              </w:rPr>
            </w:pPr>
            <w:r>
              <w:rPr>
                <w:rFonts w:eastAsiaTheme="minorEastAsia"/>
                <w:i w:val="0"/>
                <w:iCs w:val="0"/>
                <w:sz w:val="24"/>
                <w:szCs w:val="24"/>
                <w:highlight w:val="none"/>
              </w:rPr>
              <w:t>UBLD</w:t>
            </w:r>
          </w:p>
        </w:tc>
        <w:tc>
          <w:tcPr>
            <w:tcW w:w="1881" w:type="pct"/>
            <w:vAlign w:val="center"/>
          </w:tcPr>
          <w:p w14:paraId="1D6B035D">
            <w:pPr>
              <w:pStyle w:val="540"/>
              <w:rPr>
                <w:rFonts w:eastAsiaTheme="minorEastAsia"/>
                <w:i w:val="0"/>
                <w:iCs w:val="0"/>
                <w:sz w:val="24"/>
                <w:szCs w:val="24"/>
                <w:highlight w:val="none"/>
              </w:rPr>
            </w:pPr>
            <w:r>
              <w:rPr>
                <w:rFonts w:eastAsiaTheme="minorEastAsia"/>
                <w:i w:val="0"/>
                <w:iCs w:val="0"/>
                <w:sz w:val="24"/>
                <w:szCs w:val="24"/>
                <w:highlight w:val="none"/>
              </w:rPr>
              <w:t>Urine Occult Blood</w:t>
            </w:r>
          </w:p>
        </w:tc>
        <w:tc>
          <w:tcPr>
            <w:tcW w:w="1880" w:type="pct"/>
            <w:vAlign w:val="center"/>
          </w:tcPr>
          <w:p w14:paraId="2D6CCC05">
            <w:pPr>
              <w:pStyle w:val="540"/>
              <w:rPr>
                <w:rFonts w:eastAsiaTheme="minorEastAsia"/>
                <w:i w:val="0"/>
                <w:iCs w:val="0"/>
                <w:sz w:val="24"/>
                <w:szCs w:val="24"/>
                <w:highlight w:val="none"/>
              </w:rPr>
            </w:pPr>
            <w:r>
              <w:rPr>
                <w:rFonts w:hint="eastAsia" w:eastAsiaTheme="minorEastAsia"/>
                <w:i w:val="0"/>
                <w:iCs w:val="0"/>
                <w:sz w:val="24"/>
                <w:szCs w:val="24"/>
                <w:highlight w:val="none"/>
              </w:rPr>
              <w:t>尿隐血</w:t>
            </w:r>
          </w:p>
        </w:tc>
      </w:tr>
      <w:tr w14:paraId="6703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3E34A92">
            <w:pPr>
              <w:pStyle w:val="540"/>
              <w:rPr>
                <w:rFonts w:eastAsiaTheme="minorEastAsia"/>
                <w:i w:val="0"/>
                <w:iCs w:val="0"/>
                <w:sz w:val="24"/>
                <w:szCs w:val="24"/>
                <w:highlight w:val="none"/>
              </w:rPr>
            </w:pPr>
            <w:r>
              <w:rPr>
                <w:rFonts w:eastAsiaTheme="minorEastAsia"/>
                <w:i w:val="0"/>
                <w:iCs w:val="0"/>
                <w:sz w:val="24"/>
                <w:szCs w:val="24"/>
                <w:highlight w:val="none"/>
              </w:rPr>
              <w:t>UCOL</w:t>
            </w:r>
          </w:p>
        </w:tc>
        <w:tc>
          <w:tcPr>
            <w:tcW w:w="1881" w:type="pct"/>
            <w:vAlign w:val="center"/>
          </w:tcPr>
          <w:p w14:paraId="61B076F6">
            <w:pPr>
              <w:pStyle w:val="540"/>
              <w:rPr>
                <w:rFonts w:eastAsiaTheme="minorEastAsia"/>
                <w:i w:val="0"/>
                <w:iCs w:val="0"/>
                <w:sz w:val="24"/>
                <w:szCs w:val="24"/>
                <w:highlight w:val="none"/>
              </w:rPr>
            </w:pPr>
            <w:r>
              <w:rPr>
                <w:rFonts w:eastAsiaTheme="minorEastAsia"/>
                <w:i w:val="0"/>
                <w:iCs w:val="0"/>
                <w:sz w:val="24"/>
                <w:szCs w:val="24"/>
                <w:highlight w:val="none"/>
              </w:rPr>
              <w:t>Urine Color</w:t>
            </w:r>
          </w:p>
        </w:tc>
        <w:tc>
          <w:tcPr>
            <w:tcW w:w="1880" w:type="pct"/>
            <w:vAlign w:val="center"/>
          </w:tcPr>
          <w:p w14:paraId="49D0B6D9">
            <w:pPr>
              <w:pStyle w:val="540"/>
              <w:rPr>
                <w:rFonts w:eastAsiaTheme="minorEastAsia"/>
                <w:i w:val="0"/>
                <w:iCs w:val="0"/>
                <w:sz w:val="24"/>
                <w:szCs w:val="24"/>
                <w:highlight w:val="none"/>
              </w:rPr>
            </w:pPr>
            <w:r>
              <w:rPr>
                <w:rFonts w:hint="eastAsia" w:eastAsiaTheme="minorEastAsia"/>
                <w:i w:val="0"/>
                <w:iCs w:val="0"/>
                <w:sz w:val="24"/>
                <w:szCs w:val="24"/>
                <w:highlight w:val="none"/>
              </w:rPr>
              <w:t>尿液颜色</w:t>
            </w:r>
          </w:p>
        </w:tc>
      </w:tr>
      <w:tr w14:paraId="3B6A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DCC8D66">
            <w:pPr>
              <w:pStyle w:val="540"/>
              <w:rPr>
                <w:rFonts w:eastAsiaTheme="minorEastAsia"/>
                <w:i w:val="0"/>
                <w:iCs w:val="0"/>
                <w:sz w:val="24"/>
                <w:szCs w:val="24"/>
                <w:highlight w:val="none"/>
              </w:rPr>
            </w:pPr>
            <w:r>
              <w:rPr>
                <w:rFonts w:eastAsiaTheme="minorEastAsia"/>
                <w:i w:val="0"/>
                <w:iCs w:val="0"/>
                <w:sz w:val="24"/>
                <w:szCs w:val="24"/>
                <w:highlight w:val="none"/>
              </w:rPr>
              <w:t>UGLU</w:t>
            </w:r>
          </w:p>
        </w:tc>
        <w:tc>
          <w:tcPr>
            <w:tcW w:w="1881" w:type="pct"/>
            <w:vAlign w:val="center"/>
          </w:tcPr>
          <w:p w14:paraId="7B5938AD">
            <w:pPr>
              <w:pStyle w:val="540"/>
              <w:rPr>
                <w:rFonts w:eastAsiaTheme="minorEastAsia"/>
                <w:i w:val="0"/>
                <w:iCs w:val="0"/>
                <w:sz w:val="24"/>
                <w:szCs w:val="24"/>
                <w:highlight w:val="none"/>
              </w:rPr>
            </w:pPr>
            <w:r>
              <w:rPr>
                <w:rFonts w:eastAsiaTheme="minorEastAsia"/>
                <w:i w:val="0"/>
                <w:iCs w:val="0"/>
                <w:sz w:val="24"/>
                <w:szCs w:val="24"/>
                <w:highlight w:val="none"/>
              </w:rPr>
              <w:t>Urine Glucose</w:t>
            </w:r>
          </w:p>
        </w:tc>
        <w:tc>
          <w:tcPr>
            <w:tcW w:w="1880" w:type="pct"/>
            <w:vAlign w:val="center"/>
          </w:tcPr>
          <w:p w14:paraId="28E02EA6">
            <w:pPr>
              <w:pStyle w:val="540"/>
              <w:rPr>
                <w:rFonts w:eastAsiaTheme="minorEastAsia"/>
                <w:i w:val="0"/>
                <w:iCs w:val="0"/>
                <w:sz w:val="24"/>
                <w:szCs w:val="24"/>
                <w:highlight w:val="none"/>
              </w:rPr>
            </w:pPr>
            <w:r>
              <w:rPr>
                <w:rFonts w:hint="eastAsia" w:eastAsiaTheme="minorEastAsia"/>
                <w:i w:val="0"/>
                <w:iCs w:val="0"/>
                <w:sz w:val="24"/>
                <w:szCs w:val="24"/>
                <w:highlight w:val="none"/>
              </w:rPr>
              <w:t>尿糖</w:t>
            </w:r>
            <w:r>
              <w:rPr>
                <w:rFonts w:eastAsiaTheme="minorEastAsia"/>
                <w:i w:val="0"/>
                <w:iCs w:val="0"/>
                <w:sz w:val="24"/>
                <w:szCs w:val="24"/>
                <w:highlight w:val="none"/>
              </w:rPr>
              <w:t xml:space="preserve"> </w:t>
            </w:r>
          </w:p>
        </w:tc>
      </w:tr>
      <w:tr w14:paraId="141A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A5AAFC5">
            <w:pPr>
              <w:pStyle w:val="540"/>
              <w:rPr>
                <w:rFonts w:eastAsiaTheme="minorEastAsia"/>
                <w:i w:val="0"/>
                <w:iCs w:val="0"/>
                <w:sz w:val="24"/>
                <w:szCs w:val="24"/>
                <w:highlight w:val="none"/>
              </w:rPr>
            </w:pPr>
            <w:r>
              <w:rPr>
                <w:rFonts w:eastAsiaTheme="minorEastAsia"/>
                <w:i w:val="0"/>
                <w:iCs w:val="0"/>
                <w:sz w:val="24"/>
                <w:szCs w:val="24"/>
                <w:highlight w:val="none"/>
              </w:rPr>
              <w:t>UKET</w:t>
            </w:r>
          </w:p>
        </w:tc>
        <w:tc>
          <w:tcPr>
            <w:tcW w:w="1881" w:type="pct"/>
            <w:vAlign w:val="center"/>
          </w:tcPr>
          <w:p w14:paraId="0416103B">
            <w:pPr>
              <w:pStyle w:val="540"/>
              <w:rPr>
                <w:rFonts w:eastAsiaTheme="minorEastAsia"/>
                <w:i w:val="0"/>
                <w:iCs w:val="0"/>
                <w:sz w:val="24"/>
                <w:szCs w:val="24"/>
                <w:highlight w:val="none"/>
              </w:rPr>
            </w:pPr>
            <w:r>
              <w:rPr>
                <w:rFonts w:eastAsiaTheme="minorEastAsia"/>
                <w:i w:val="0"/>
                <w:iCs w:val="0"/>
                <w:sz w:val="24"/>
                <w:szCs w:val="24"/>
                <w:highlight w:val="none"/>
              </w:rPr>
              <w:t>Urine Ketone Body</w:t>
            </w:r>
          </w:p>
        </w:tc>
        <w:tc>
          <w:tcPr>
            <w:tcW w:w="1880" w:type="pct"/>
            <w:vAlign w:val="center"/>
          </w:tcPr>
          <w:p w14:paraId="5D795E0E">
            <w:pPr>
              <w:pStyle w:val="540"/>
              <w:rPr>
                <w:rFonts w:eastAsiaTheme="minorEastAsia"/>
                <w:i w:val="0"/>
                <w:iCs w:val="0"/>
                <w:sz w:val="24"/>
                <w:szCs w:val="24"/>
                <w:highlight w:val="none"/>
              </w:rPr>
            </w:pPr>
            <w:r>
              <w:rPr>
                <w:rFonts w:hint="eastAsia" w:eastAsiaTheme="minorEastAsia"/>
                <w:i w:val="0"/>
                <w:iCs w:val="0"/>
                <w:sz w:val="24"/>
                <w:szCs w:val="24"/>
                <w:highlight w:val="none"/>
              </w:rPr>
              <w:t>尿酮体</w:t>
            </w:r>
          </w:p>
        </w:tc>
      </w:tr>
      <w:tr w14:paraId="599D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A9F5239">
            <w:pPr>
              <w:pStyle w:val="540"/>
              <w:rPr>
                <w:rFonts w:eastAsiaTheme="minorEastAsia"/>
                <w:i w:val="0"/>
                <w:iCs w:val="0"/>
                <w:sz w:val="24"/>
                <w:szCs w:val="24"/>
                <w:highlight w:val="none"/>
              </w:rPr>
            </w:pPr>
            <w:r>
              <w:rPr>
                <w:rFonts w:eastAsiaTheme="minorEastAsia"/>
                <w:i w:val="0"/>
                <w:iCs w:val="0"/>
                <w:sz w:val="24"/>
                <w:szCs w:val="24"/>
                <w:highlight w:val="none"/>
              </w:rPr>
              <w:t>ULEU</w:t>
            </w:r>
          </w:p>
        </w:tc>
        <w:tc>
          <w:tcPr>
            <w:tcW w:w="1881" w:type="pct"/>
            <w:vAlign w:val="center"/>
          </w:tcPr>
          <w:p w14:paraId="5D2232AA">
            <w:pPr>
              <w:pStyle w:val="540"/>
              <w:rPr>
                <w:rFonts w:eastAsiaTheme="minorEastAsia"/>
                <w:i w:val="0"/>
                <w:iCs w:val="0"/>
                <w:sz w:val="24"/>
                <w:szCs w:val="24"/>
                <w:highlight w:val="none"/>
              </w:rPr>
            </w:pPr>
            <w:r>
              <w:rPr>
                <w:rFonts w:eastAsiaTheme="minorEastAsia"/>
                <w:i w:val="0"/>
                <w:iCs w:val="0"/>
                <w:sz w:val="24"/>
                <w:szCs w:val="24"/>
                <w:highlight w:val="none"/>
              </w:rPr>
              <w:t>Urine Leukocyte</w:t>
            </w:r>
          </w:p>
        </w:tc>
        <w:tc>
          <w:tcPr>
            <w:tcW w:w="1880" w:type="pct"/>
            <w:vAlign w:val="center"/>
          </w:tcPr>
          <w:p w14:paraId="03FE9B6C">
            <w:pPr>
              <w:pStyle w:val="540"/>
              <w:rPr>
                <w:rFonts w:eastAsiaTheme="minorEastAsia"/>
                <w:i w:val="0"/>
                <w:iCs w:val="0"/>
                <w:sz w:val="24"/>
                <w:szCs w:val="24"/>
                <w:highlight w:val="none"/>
              </w:rPr>
            </w:pPr>
            <w:r>
              <w:rPr>
                <w:rFonts w:hint="eastAsia" w:eastAsiaTheme="minorEastAsia"/>
                <w:i w:val="0"/>
                <w:iCs w:val="0"/>
                <w:sz w:val="24"/>
                <w:szCs w:val="24"/>
                <w:highlight w:val="none"/>
              </w:rPr>
              <w:t>尿白细胞（定性）</w:t>
            </w:r>
          </w:p>
        </w:tc>
      </w:tr>
      <w:tr w14:paraId="3A32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EFEBF7C">
            <w:pPr>
              <w:pStyle w:val="540"/>
              <w:rPr>
                <w:rFonts w:eastAsiaTheme="minorEastAsia"/>
                <w:i w:val="0"/>
                <w:iCs w:val="0"/>
                <w:sz w:val="24"/>
                <w:szCs w:val="24"/>
                <w:highlight w:val="none"/>
              </w:rPr>
            </w:pPr>
            <w:r>
              <w:rPr>
                <w:rFonts w:eastAsiaTheme="minorEastAsia"/>
                <w:i w:val="0"/>
                <w:iCs w:val="0"/>
                <w:sz w:val="24"/>
                <w:szCs w:val="24"/>
                <w:highlight w:val="none"/>
              </w:rPr>
              <w:t>UCLA</w:t>
            </w:r>
          </w:p>
        </w:tc>
        <w:tc>
          <w:tcPr>
            <w:tcW w:w="1881" w:type="pct"/>
            <w:vAlign w:val="center"/>
          </w:tcPr>
          <w:p w14:paraId="0E04E84B">
            <w:pPr>
              <w:pStyle w:val="540"/>
              <w:rPr>
                <w:rFonts w:eastAsiaTheme="minorEastAsia"/>
                <w:i w:val="0"/>
                <w:iCs w:val="0"/>
                <w:sz w:val="24"/>
                <w:szCs w:val="24"/>
                <w:highlight w:val="none"/>
              </w:rPr>
            </w:pPr>
            <w:r>
              <w:rPr>
                <w:rFonts w:eastAsiaTheme="minorEastAsia"/>
                <w:i w:val="0"/>
                <w:iCs w:val="0"/>
                <w:sz w:val="24"/>
                <w:szCs w:val="24"/>
                <w:highlight w:val="none"/>
              </w:rPr>
              <w:t>Urine Turbidity</w:t>
            </w:r>
          </w:p>
        </w:tc>
        <w:tc>
          <w:tcPr>
            <w:tcW w:w="1880" w:type="pct"/>
            <w:vAlign w:val="center"/>
          </w:tcPr>
          <w:p w14:paraId="6D503C9E">
            <w:pPr>
              <w:pStyle w:val="540"/>
              <w:rPr>
                <w:rFonts w:eastAsiaTheme="minorEastAsia"/>
                <w:i w:val="0"/>
                <w:iCs w:val="0"/>
                <w:sz w:val="24"/>
                <w:szCs w:val="24"/>
                <w:highlight w:val="none"/>
              </w:rPr>
            </w:pPr>
            <w:r>
              <w:rPr>
                <w:rFonts w:hint="eastAsia" w:eastAsiaTheme="minorEastAsia"/>
                <w:i w:val="0"/>
                <w:iCs w:val="0"/>
                <w:sz w:val="24"/>
                <w:szCs w:val="24"/>
                <w:highlight w:val="none"/>
              </w:rPr>
              <w:t>尿浑浊度</w:t>
            </w:r>
          </w:p>
        </w:tc>
      </w:tr>
      <w:tr w14:paraId="3C64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39062D98">
            <w:pPr>
              <w:pStyle w:val="540"/>
              <w:rPr>
                <w:rFonts w:eastAsiaTheme="minorEastAsia"/>
                <w:i w:val="0"/>
                <w:iCs w:val="0"/>
                <w:sz w:val="24"/>
                <w:szCs w:val="24"/>
                <w:highlight w:val="none"/>
              </w:rPr>
            </w:pPr>
            <w:r>
              <w:rPr>
                <w:rFonts w:eastAsiaTheme="minorEastAsia"/>
                <w:i w:val="0"/>
                <w:iCs w:val="0"/>
                <w:sz w:val="24"/>
                <w:szCs w:val="24"/>
                <w:highlight w:val="none"/>
              </w:rPr>
              <w:t>UNIT</w:t>
            </w:r>
          </w:p>
        </w:tc>
        <w:tc>
          <w:tcPr>
            <w:tcW w:w="1881" w:type="pct"/>
            <w:vAlign w:val="center"/>
          </w:tcPr>
          <w:p w14:paraId="3D0FE980">
            <w:pPr>
              <w:pStyle w:val="540"/>
              <w:rPr>
                <w:rFonts w:eastAsiaTheme="minorEastAsia"/>
                <w:i w:val="0"/>
                <w:iCs w:val="0"/>
                <w:sz w:val="24"/>
                <w:szCs w:val="24"/>
                <w:highlight w:val="none"/>
              </w:rPr>
            </w:pPr>
            <w:r>
              <w:rPr>
                <w:rFonts w:eastAsiaTheme="minorEastAsia"/>
                <w:i w:val="0"/>
                <w:iCs w:val="0"/>
                <w:sz w:val="24"/>
                <w:szCs w:val="24"/>
                <w:highlight w:val="none"/>
              </w:rPr>
              <w:t>Urine Nitrite</w:t>
            </w:r>
          </w:p>
        </w:tc>
        <w:tc>
          <w:tcPr>
            <w:tcW w:w="1880" w:type="pct"/>
            <w:vAlign w:val="center"/>
          </w:tcPr>
          <w:p w14:paraId="267D9FB4">
            <w:pPr>
              <w:pStyle w:val="540"/>
              <w:rPr>
                <w:rFonts w:eastAsiaTheme="minorEastAsia"/>
                <w:i w:val="0"/>
                <w:iCs w:val="0"/>
                <w:sz w:val="24"/>
                <w:szCs w:val="24"/>
                <w:highlight w:val="none"/>
              </w:rPr>
            </w:pPr>
            <w:r>
              <w:rPr>
                <w:rFonts w:hint="eastAsia" w:eastAsiaTheme="minorEastAsia"/>
                <w:i w:val="0"/>
                <w:iCs w:val="0"/>
                <w:sz w:val="24"/>
                <w:szCs w:val="24"/>
                <w:highlight w:val="none"/>
              </w:rPr>
              <w:t>尿亚硝酸盐</w:t>
            </w:r>
          </w:p>
        </w:tc>
      </w:tr>
      <w:tr w14:paraId="3A75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8549914">
            <w:pPr>
              <w:pStyle w:val="540"/>
              <w:rPr>
                <w:rFonts w:eastAsiaTheme="minorEastAsia"/>
                <w:i w:val="0"/>
                <w:iCs w:val="0"/>
                <w:sz w:val="24"/>
                <w:szCs w:val="24"/>
                <w:highlight w:val="none"/>
              </w:rPr>
            </w:pPr>
            <w:r>
              <w:rPr>
                <w:rFonts w:eastAsiaTheme="minorEastAsia"/>
                <w:i w:val="0"/>
                <w:iCs w:val="0"/>
                <w:sz w:val="24"/>
                <w:szCs w:val="24"/>
                <w:highlight w:val="none"/>
              </w:rPr>
              <w:t>UpH</w:t>
            </w:r>
          </w:p>
        </w:tc>
        <w:tc>
          <w:tcPr>
            <w:tcW w:w="1881" w:type="pct"/>
            <w:vAlign w:val="center"/>
          </w:tcPr>
          <w:p w14:paraId="60819165">
            <w:pPr>
              <w:pStyle w:val="540"/>
              <w:rPr>
                <w:rFonts w:eastAsiaTheme="minorEastAsia"/>
                <w:i w:val="0"/>
                <w:iCs w:val="0"/>
                <w:sz w:val="24"/>
                <w:szCs w:val="24"/>
                <w:highlight w:val="none"/>
              </w:rPr>
            </w:pPr>
            <w:r>
              <w:rPr>
                <w:rFonts w:eastAsiaTheme="minorEastAsia"/>
                <w:i w:val="0"/>
                <w:iCs w:val="0"/>
                <w:sz w:val="24"/>
                <w:szCs w:val="24"/>
                <w:highlight w:val="none"/>
              </w:rPr>
              <w:t xml:space="preserve">Urine pH </w:t>
            </w:r>
          </w:p>
        </w:tc>
        <w:tc>
          <w:tcPr>
            <w:tcW w:w="1880" w:type="pct"/>
            <w:vAlign w:val="center"/>
          </w:tcPr>
          <w:p w14:paraId="65B3B6B7">
            <w:pPr>
              <w:pStyle w:val="540"/>
              <w:rPr>
                <w:rFonts w:eastAsiaTheme="minorEastAsia"/>
                <w:i w:val="0"/>
                <w:iCs w:val="0"/>
                <w:sz w:val="24"/>
                <w:szCs w:val="24"/>
                <w:highlight w:val="none"/>
              </w:rPr>
            </w:pPr>
            <w:r>
              <w:rPr>
                <w:rFonts w:hint="eastAsia" w:eastAsiaTheme="minorEastAsia"/>
                <w:i w:val="0"/>
                <w:iCs w:val="0"/>
                <w:sz w:val="24"/>
                <w:szCs w:val="24"/>
                <w:highlight w:val="none"/>
              </w:rPr>
              <w:t>尿酸碱值</w:t>
            </w:r>
          </w:p>
        </w:tc>
      </w:tr>
      <w:tr w14:paraId="7DED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48EEDD69">
            <w:pPr>
              <w:pStyle w:val="540"/>
              <w:rPr>
                <w:rFonts w:eastAsiaTheme="minorEastAsia"/>
                <w:i w:val="0"/>
                <w:iCs w:val="0"/>
                <w:sz w:val="24"/>
                <w:szCs w:val="24"/>
                <w:highlight w:val="none"/>
              </w:rPr>
            </w:pPr>
            <w:r>
              <w:rPr>
                <w:rFonts w:eastAsiaTheme="minorEastAsia"/>
                <w:i w:val="0"/>
                <w:iCs w:val="0"/>
                <w:sz w:val="24"/>
                <w:szCs w:val="24"/>
                <w:highlight w:val="none"/>
              </w:rPr>
              <w:t>UPRO</w:t>
            </w:r>
          </w:p>
        </w:tc>
        <w:tc>
          <w:tcPr>
            <w:tcW w:w="1881" w:type="pct"/>
            <w:vAlign w:val="center"/>
          </w:tcPr>
          <w:p w14:paraId="0EB0EEF2">
            <w:pPr>
              <w:pStyle w:val="540"/>
              <w:rPr>
                <w:rFonts w:eastAsiaTheme="minorEastAsia"/>
                <w:i w:val="0"/>
                <w:iCs w:val="0"/>
                <w:sz w:val="24"/>
                <w:szCs w:val="24"/>
                <w:highlight w:val="none"/>
              </w:rPr>
            </w:pPr>
            <w:r>
              <w:rPr>
                <w:rFonts w:eastAsiaTheme="minorEastAsia"/>
                <w:i w:val="0"/>
                <w:iCs w:val="0"/>
                <w:sz w:val="24"/>
                <w:szCs w:val="24"/>
                <w:highlight w:val="none"/>
              </w:rPr>
              <w:t>Urine Protein</w:t>
            </w:r>
          </w:p>
        </w:tc>
        <w:tc>
          <w:tcPr>
            <w:tcW w:w="1880" w:type="pct"/>
            <w:vAlign w:val="center"/>
          </w:tcPr>
          <w:p w14:paraId="34CB7FAC">
            <w:pPr>
              <w:pStyle w:val="540"/>
              <w:rPr>
                <w:rFonts w:eastAsiaTheme="minorEastAsia"/>
                <w:i w:val="0"/>
                <w:iCs w:val="0"/>
                <w:sz w:val="24"/>
                <w:szCs w:val="24"/>
                <w:highlight w:val="none"/>
              </w:rPr>
            </w:pPr>
            <w:r>
              <w:rPr>
                <w:rFonts w:hint="eastAsia" w:eastAsiaTheme="minorEastAsia"/>
                <w:i w:val="0"/>
                <w:iCs w:val="0"/>
                <w:sz w:val="24"/>
                <w:szCs w:val="24"/>
                <w:highlight w:val="none"/>
              </w:rPr>
              <w:t>尿蛋白</w:t>
            </w:r>
          </w:p>
        </w:tc>
      </w:tr>
      <w:tr w14:paraId="4FBB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60931B7">
            <w:pPr>
              <w:pStyle w:val="540"/>
              <w:rPr>
                <w:rFonts w:eastAsiaTheme="minorEastAsia"/>
                <w:i w:val="0"/>
                <w:iCs w:val="0"/>
                <w:sz w:val="24"/>
                <w:szCs w:val="24"/>
                <w:highlight w:val="none"/>
              </w:rPr>
            </w:pPr>
            <w:r>
              <w:rPr>
                <w:rFonts w:eastAsiaTheme="minorEastAsia"/>
                <w:i w:val="0"/>
                <w:iCs w:val="0"/>
                <w:sz w:val="24"/>
                <w:szCs w:val="24"/>
                <w:highlight w:val="none"/>
              </w:rPr>
              <w:t>UREA</w:t>
            </w:r>
          </w:p>
        </w:tc>
        <w:tc>
          <w:tcPr>
            <w:tcW w:w="1881" w:type="pct"/>
            <w:vAlign w:val="center"/>
          </w:tcPr>
          <w:p w14:paraId="49C4F01A">
            <w:pPr>
              <w:pStyle w:val="540"/>
              <w:rPr>
                <w:rFonts w:eastAsiaTheme="minorEastAsia"/>
                <w:i w:val="0"/>
                <w:iCs w:val="0"/>
                <w:sz w:val="24"/>
                <w:szCs w:val="24"/>
                <w:highlight w:val="none"/>
              </w:rPr>
            </w:pPr>
            <w:r>
              <w:rPr>
                <w:rFonts w:eastAsiaTheme="minorEastAsia"/>
                <w:i w:val="0"/>
                <w:iCs w:val="0"/>
                <w:sz w:val="24"/>
                <w:szCs w:val="24"/>
                <w:highlight w:val="none"/>
              </w:rPr>
              <w:t>Urea</w:t>
            </w:r>
          </w:p>
        </w:tc>
        <w:tc>
          <w:tcPr>
            <w:tcW w:w="1880" w:type="pct"/>
            <w:vAlign w:val="center"/>
          </w:tcPr>
          <w:p w14:paraId="233BFF3F">
            <w:pPr>
              <w:pStyle w:val="540"/>
              <w:rPr>
                <w:rFonts w:eastAsiaTheme="minorEastAsia"/>
                <w:i w:val="0"/>
                <w:iCs w:val="0"/>
                <w:sz w:val="24"/>
                <w:szCs w:val="24"/>
                <w:highlight w:val="none"/>
              </w:rPr>
            </w:pPr>
            <w:r>
              <w:rPr>
                <w:rFonts w:hint="eastAsia" w:eastAsiaTheme="minorEastAsia"/>
                <w:i w:val="0"/>
                <w:iCs w:val="0"/>
                <w:sz w:val="24"/>
                <w:szCs w:val="24"/>
                <w:highlight w:val="none"/>
              </w:rPr>
              <w:t>尿素</w:t>
            </w:r>
          </w:p>
        </w:tc>
      </w:tr>
      <w:tr w14:paraId="6948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74996CE6">
            <w:pPr>
              <w:pStyle w:val="540"/>
              <w:rPr>
                <w:rFonts w:eastAsiaTheme="minorEastAsia"/>
                <w:i w:val="0"/>
                <w:iCs w:val="0"/>
                <w:sz w:val="24"/>
                <w:szCs w:val="24"/>
                <w:highlight w:val="none"/>
              </w:rPr>
            </w:pPr>
            <w:r>
              <w:rPr>
                <w:rFonts w:eastAsiaTheme="minorEastAsia"/>
                <w:i w:val="0"/>
                <w:iCs w:val="0"/>
                <w:sz w:val="24"/>
                <w:szCs w:val="24"/>
                <w:highlight w:val="none"/>
              </w:rPr>
              <w:t>URO</w:t>
            </w:r>
          </w:p>
        </w:tc>
        <w:tc>
          <w:tcPr>
            <w:tcW w:w="1881" w:type="pct"/>
            <w:vAlign w:val="center"/>
          </w:tcPr>
          <w:p w14:paraId="3CF3AB37">
            <w:pPr>
              <w:pStyle w:val="540"/>
              <w:rPr>
                <w:rFonts w:eastAsiaTheme="minorEastAsia"/>
                <w:i w:val="0"/>
                <w:iCs w:val="0"/>
                <w:sz w:val="24"/>
                <w:szCs w:val="24"/>
                <w:highlight w:val="none"/>
              </w:rPr>
            </w:pPr>
            <w:r>
              <w:rPr>
                <w:rFonts w:eastAsiaTheme="minorEastAsia"/>
                <w:i w:val="0"/>
                <w:iCs w:val="0"/>
                <w:sz w:val="24"/>
                <w:szCs w:val="24"/>
                <w:highlight w:val="none"/>
              </w:rPr>
              <w:t xml:space="preserve">Urobilinogen </w:t>
            </w:r>
          </w:p>
        </w:tc>
        <w:tc>
          <w:tcPr>
            <w:tcW w:w="1880" w:type="pct"/>
            <w:vAlign w:val="center"/>
          </w:tcPr>
          <w:p w14:paraId="6AFC39F7">
            <w:pPr>
              <w:pStyle w:val="540"/>
              <w:rPr>
                <w:rFonts w:eastAsiaTheme="minorEastAsia"/>
                <w:i w:val="0"/>
                <w:iCs w:val="0"/>
                <w:sz w:val="24"/>
                <w:szCs w:val="24"/>
                <w:highlight w:val="none"/>
              </w:rPr>
            </w:pPr>
            <w:r>
              <w:rPr>
                <w:rFonts w:hint="eastAsia" w:eastAsiaTheme="minorEastAsia"/>
                <w:i w:val="0"/>
                <w:iCs w:val="0"/>
                <w:sz w:val="24"/>
                <w:szCs w:val="24"/>
                <w:highlight w:val="none"/>
              </w:rPr>
              <w:t>尿胆原</w:t>
            </w:r>
          </w:p>
        </w:tc>
      </w:tr>
      <w:tr w14:paraId="169F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2290012B">
            <w:pPr>
              <w:pStyle w:val="540"/>
              <w:rPr>
                <w:rFonts w:eastAsiaTheme="minorEastAsia"/>
                <w:i w:val="0"/>
                <w:iCs w:val="0"/>
                <w:sz w:val="24"/>
                <w:szCs w:val="24"/>
                <w:highlight w:val="none"/>
              </w:rPr>
            </w:pPr>
            <w:r>
              <w:rPr>
                <w:rFonts w:eastAsiaTheme="minorEastAsia"/>
                <w:i w:val="0"/>
                <w:iCs w:val="0"/>
                <w:sz w:val="24"/>
                <w:szCs w:val="24"/>
                <w:highlight w:val="none"/>
              </w:rPr>
              <w:t>US.G</w:t>
            </w:r>
          </w:p>
        </w:tc>
        <w:tc>
          <w:tcPr>
            <w:tcW w:w="1881" w:type="pct"/>
            <w:vAlign w:val="center"/>
          </w:tcPr>
          <w:p w14:paraId="09898639">
            <w:pPr>
              <w:pStyle w:val="540"/>
              <w:rPr>
                <w:rFonts w:eastAsiaTheme="minorEastAsia"/>
                <w:i w:val="0"/>
                <w:iCs w:val="0"/>
                <w:sz w:val="24"/>
                <w:szCs w:val="24"/>
                <w:highlight w:val="none"/>
              </w:rPr>
            </w:pPr>
            <w:r>
              <w:rPr>
                <w:rFonts w:eastAsiaTheme="minorEastAsia"/>
                <w:i w:val="0"/>
                <w:iCs w:val="0"/>
                <w:sz w:val="24"/>
                <w:szCs w:val="24"/>
                <w:highlight w:val="none"/>
              </w:rPr>
              <w:t xml:space="preserve">Urine Specific Gravity </w:t>
            </w:r>
          </w:p>
        </w:tc>
        <w:tc>
          <w:tcPr>
            <w:tcW w:w="1880" w:type="pct"/>
            <w:vAlign w:val="center"/>
          </w:tcPr>
          <w:p w14:paraId="7BEEE3A3">
            <w:pPr>
              <w:pStyle w:val="540"/>
              <w:rPr>
                <w:rFonts w:eastAsiaTheme="minorEastAsia"/>
                <w:i w:val="0"/>
                <w:iCs w:val="0"/>
                <w:sz w:val="24"/>
                <w:szCs w:val="24"/>
                <w:highlight w:val="none"/>
              </w:rPr>
            </w:pPr>
            <w:r>
              <w:rPr>
                <w:rFonts w:hint="eastAsia" w:eastAsiaTheme="minorEastAsia"/>
                <w:i w:val="0"/>
                <w:iCs w:val="0"/>
                <w:sz w:val="24"/>
                <w:szCs w:val="24"/>
                <w:highlight w:val="none"/>
              </w:rPr>
              <w:t>尿比重</w:t>
            </w:r>
          </w:p>
        </w:tc>
      </w:tr>
      <w:tr w14:paraId="4867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0F80893E">
            <w:pPr>
              <w:pStyle w:val="540"/>
              <w:rPr>
                <w:rFonts w:eastAsiaTheme="minorEastAsia"/>
                <w:i w:val="0"/>
                <w:iCs w:val="0"/>
                <w:sz w:val="24"/>
                <w:szCs w:val="24"/>
                <w:highlight w:val="none"/>
              </w:rPr>
            </w:pPr>
            <w:r>
              <w:rPr>
                <w:rFonts w:eastAsiaTheme="minorEastAsia"/>
                <w:i w:val="0"/>
                <w:iCs w:val="0"/>
                <w:sz w:val="24"/>
                <w:szCs w:val="24"/>
                <w:highlight w:val="none"/>
              </w:rPr>
              <w:t>WBC</w:t>
            </w:r>
          </w:p>
        </w:tc>
        <w:tc>
          <w:tcPr>
            <w:tcW w:w="1881" w:type="pct"/>
            <w:vAlign w:val="center"/>
          </w:tcPr>
          <w:p w14:paraId="511DD967">
            <w:pPr>
              <w:pStyle w:val="540"/>
              <w:rPr>
                <w:rFonts w:eastAsiaTheme="minorEastAsia"/>
                <w:i w:val="0"/>
                <w:iCs w:val="0"/>
                <w:sz w:val="24"/>
                <w:szCs w:val="24"/>
                <w:highlight w:val="none"/>
              </w:rPr>
            </w:pPr>
            <w:r>
              <w:rPr>
                <w:rFonts w:eastAsiaTheme="minorEastAsia"/>
                <w:i w:val="0"/>
                <w:iCs w:val="0"/>
                <w:sz w:val="24"/>
                <w:szCs w:val="24"/>
                <w:highlight w:val="none"/>
              </w:rPr>
              <w:t>White Blood Cell Count</w:t>
            </w:r>
          </w:p>
        </w:tc>
        <w:tc>
          <w:tcPr>
            <w:tcW w:w="1880" w:type="pct"/>
            <w:vAlign w:val="center"/>
          </w:tcPr>
          <w:p w14:paraId="012A2202">
            <w:pPr>
              <w:pStyle w:val="540"/>
              <w:rPr>
                <w:rFonts w:eastAsiaTheme="minorEastAsia"/>
                <w:i w:val="0"/>
                <w:iCs w:val="0"/>
                <w:sz w:val="24"/>
                <w:szCs w:val="24"/>
                <w:highlight w:val="none"/>
              </w:rPr>
            </w:pPr>
            <w:r>
              <w:rPr>
                <w:rFonts w:hint="eastAsia" w:eastAsiaTheme="minorEastAsia"/>
                <w:i w:val="0"/>
                <w:iCs w:val="0"/>
                <w:sz w:val="24"/>
                <w:szCs w:val="24"/>
                <w:highlight w:val="none"/>
              </w:rPr>
              <w:t>白细胞</w:t>
            </w:r>
          </w:p>
        </w:tc>
      </w:tr>
      <w:tr w14:paraId="3E7CCADA">
        <w:tblPrEx>
          <w:tblCellMar>
            <w:top w:w="0" w:type="dxa"/>
            <w:left w:w="28" w:type="dxa"/>
            <w:bottom w:w="0" w:type="dxa"/>
            <w:right w:w="28" w:type="dxa"/>
          </w:tblCellMar>
        </w:tblPrEx>
        <w:trPr>
          <w:trHeight w:val="341" w:hRule="atLeast"/>
          <w:jc w:val="center"/>
        </w:trPr>
        <w:tc>
          <w:tcPr>
            <w:tcW w:w="1239" w:type="pct"/>
            <w:vAlign w:val="center"/>
          </w:tcPr>
          <w:p w14:paraId="3F3BB73B">
            <w:pPr>
              <w:pStyle w:val="540"/>
              <w:rPr>
                <w:rFonts w:eastAsiaTheme="minorEastAsia"/>
                <w:i w:val="0"/>
                <w:iCs w:val="0"/>
                <w:sz w:val="24"/>
                <w:szCs w:val="24"/>
                <w:highlight w:val="none"/>
              </w:rPr>
            </w:pPr>
            <w:r>
              <w:rPr>
                <w:rFonts w:eastAsiaTheme="minorEastAsia"/>
                <w:i w:val="0"/>
                <w:iCs w:val="0"/>
                <w:sz w:val="24"/>
                <w:szCs w:val="24"/>
                <w:highlight w:val="none"/>
              </w:rPr>
              <w:t>WBCUF</w:t>
            </w:r>
          </w:p>
        </w:tc>
        <w:tc>
          <w:tcPr>
            <w:tcW w:w="1881" w:type="pct"/>
            <w:vAlign w:val="center"/>
          </w:tcPr>
          <w:p w14:paraId="70F1187D">
            <w:pPr>
              <w:pStyle w:val="540"/>
              <w:rPr>
                <w:rFonts w:eastAsiaTheme="minorEastAsia"/>
                <w:i w:val="0"/>
                <w:iCs w:val="0"/>
                <w:sz w:val="24"/>
                <w:szCs w:val="24"/>
                <w:highlight w:val="none"/>
              </w:rPr>
            </w:pPr>
            <w:r>
              <w:rPr>
                <w:rFonts w:eastAsiaTheme="minorEastAsia"/>
                <w:i w:val="0"/>
                <w:iCs w:val="0"/>
                <w:sz w:val="24"/>
                <w:szCs w:val="24"/>
                <w:highlight w:val="none"/>
              </w:rPr>
              <w:t xml:space="preserve">Urine White Blood Cell </w:t>
            </w:r>
          </w:p>
        </w:tc>
        <w:tc>
          <w:tcPr>
            <w:tcW w:w="1880" w:type="pct"/>
            <w:vAlign w:val="center"/>
          </w:tcPr>
          <w:p w14:paraId="6C456D3E">
            <w:pPr>
              <w:pStyle w:val="540"/>
              <w:rPr>
                <w:rFonts w:eastAsiaTheme="minorEastAsia"/>
                <w:i w:val="0"/>
                <w:iCs w:val="0"/>
                <w:sz w:val="24"/>
                <w:szCs w:val="24"/>
                <w:highlight w:val="none"/>
              </w:rPr>
            </w:pPr>
            <w:r>
              <w:rPr>
                <w:rFonts w:hint="eastAsia" w:eastAsiaTheme="minorEastAsia"/>
                <w:i w:val="0"/>
                <w:iCs w:val="0"/>
                <w:sz w:val="24"/>
                <w:szCs w:val="24"/>
                <w:highlight w:val="none"/>
              </w:rPr>
              <w:t>尿白细胞（定量）</w:t>
            </w:r>
          </w:p>
        </w:tc>
      </w:tr>
      <w:tr w14:paraId="12DF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jc w:val="center"/>
        </w:trPr>
        <w:tc>
          <w:tcPr>
            <w:tcW w:w="1239" w:type="pct"/>
            <w:vAlign w:val="center"/>
          </w:tcPr>
          <w:p w14:paraId="547ED341">
            <w:pPr>
              <w:pStyle w:val="540"/>
              <w:rPr>
                <w:rFonts w:eastAsiaTheme="minorEastAsia"/>
                <w:i w:val="0"/>
                <w:iCs w:val="0"/>
                <w:sz w:val="24"/>
                <w:szCs w:val="24"/>
                <w:highlight w:val="none"/>
              </w:rPr>
            </w:pPr>
            <w:bookmarkStart w:id="30" w:name="OLE_LINK32"/>
            <w:r>
              <w:rPr>
                <w:rFonts w:eastAsiaTheme="minorEastAsia"/>
                <w:i w:val="0"/>
                <w:iCs w:val="0"/>
                <w:sz w:val="24"/>
                <w:szCs w:val="24"/>
                <w:highlight w:val="none"/>
              </w:rPr>
              <w:t>YLC</w:t>
            </w:r>
            <w:bookmarkEnd w:id="30"/>
          </w:p>
        </w:tc>
        <w:tc>
          <w:tcPr>
            <w:tcW w:w="1881" w:type="pct"/>
            <w:vAlign w:val="center"/>
          </w:tcPr>
          <w:p w14:paraId="207B3816">
            <w:pPr>
              <w:pStyle w:val="540"/>
              <w:rPr>
                <w:rFonts w:eastAsiaTheme="minorEastAsia"/>
                <w:i w:val="0"/>
                <w:iCs w:val="0"/>
                <w:sz w:val="24"/>
                <w:szCs w:val="24"/>
                <w:highlight w:val="none"/>
              </w:rPr>
            </w:pPr>
            <w:r>
              <w:rPr>
                <w:rFonts w:eastAsiaTheme="minorEastAsia"/>
                <w:i w:val="0"/>
                <w:iCs w:val="0"/>
                <w:sz w:val="24"/>
                <w:szCs w:val="24"/>
                <w:highlight w:val="none"/>
              </w:rPr>
              <w:t>Yeast-Like Fungi</w:t>
            </w:r>
          </w:p>
        </w:tc>
        <w:tc>
          <w:tcPr>
            <w:tcW w:w="1880" w:type="pct"/>
            <w:vAlign w:val="center"/>
          </w:tcPr>
          <w:p w14:paraId="322364CE">
            <w:pPr>
              <w:pStyle w:val="540"/>
              <w:rPr>
                <w:rFonts w:eastAsiaTheme="minorEastAsia"/>
                <w:i w:val="0"/>
                <w:iCs w:val="0"/>
                <w:sz w:val="24"/>
                <w:szCs w:val="24"/>
                <w:highlight w:val="none"/>
              </w:rPr>
            </w:pPr>
            <w:r>
              <w:rPr>
                <w:rFonts w:hint="eastAsia" w:eastAsiaTheme="minorEastAsia"/>
                <w:i w:val="0"/>
                <w:iCs w:val="0"/>
                <w:sz w:val="24"/>
                <w:szCs w:val="24"/>
                <w:highlight w:val="none"/>
              </w:rPr>
              <w:t>类酵母菌</w:t>
            </w:r>
          </w:p>
        </w:tc>
      </w:tr>
    </w:tbl>
    <w:p w14:paraId="12A572A2">
      <w:pPr>
        <w:widowControl/>
        <w:jc w:val="left"/>
        <w:rPr>
          <w:rFonts w:eastAsiaTheme="minorEastAsia"/>
          <w:i w:val="0"/>
          <w:iCs w:val="0"/>
          <w:szCs w:val="28"/>
        </w:rPr>
      </w:pPr>
    </w:p>
    <w:p w14:paraId="44AA1837">
      <w:pPr>
        <w:widowControl/>
        <w:spacing w:line="240" w:lineRule="auto"/>
        <w:jc w:val="left"/>
        <w:rPr>
          <w:rStyle w:val="180"/>
          <w:rFonts w:eastAsiaTheme="minorEastAsia"/>
          <w:b/>
          <w:i w:val="0"/>
          <w:iCs w:val="0"/>
        </w:rPr>
      </w:pPr>
      <w:bookmarkStart w:id="31" w:name="_Toc266784361"/>
      <w:bookmarkStart w:id="32" w:name="_Toc264645457"/>
      <w:bookmarkStart w:id="33" w:name="_Toc267254952"/>
      <w:bookmarkStart w:id="34" w:name="_Toc82730574"/>
      <w:bookmarkStart w:id="35" w:name="_Toc477178537"/>
      <w:bookmarkStart w:id="36" w:name="_Toc106355483"/>
      <w:bookmarkStart w:id="37" w:name="_Toc6706"/>
      <w:bookmarkStart w:id="38" w:name="_Toc126237202"/>
      <w:bookmarkStart w:id="39" w:name="_Toc23588"/>
      <w:bookmarkStart w:id="40" w:name="_Toc27348"/>
      <w:bookmarkStart w:id="41" w:name="_Toc109559417"/>
      <w:bookmarkStart w:id="42" w:name="_Toc112852012"/>
      <w:r>
        <w:rPr>
          <w:rStyle w:val="180"/>
          <w:rFonts w:eastAsiaTheme="minorEastAsia"/>
          <w:i w:val="0"/>
          <w:iCs w:val="0"/>
        </w:rPr>
        <w:br w:type="page"/>
      </w:r>
    </w:p>
    <w:p w14:paraId="03BD2465">
      <w:pPr>
        <w:pStyle w:val="3"/>
        <w:rPr>
          <w:rStyle w:val="180"/>
          <w:rFonts w:eastAsiaTheme="minorEastAsia"/>
          <w:i w:val="0"/>
          <w:iCs w:val="0"/>
        </w:rPr>
      </w:pPr>
      <w:r>
        <w:rPr>
          <w:rStyle w:val="180"/>
          <w:rFonts w:hint="eastAsia" w:eastAsiaTheme="minorEastAsia"/>
          <w:i w:val="0"/>
          <w:iCs w:val="0"/>
        </w:rPr>
        <w:t>总结报告确认</w:t>
      </w:r>
      <w:bookmarkEnd w:id="31"/>
      <w:bookmarkEnd w:id="32"/>
      <w:bookmarkEnd w:id="33"/>
      <w:r>
        <w:rPr>
          <w:rStyle w:val="180"/>
          <w:rFonts w:hint="eastAsia" w:eastAsiaTheme="minorEastAsia"/>
          <w:i w:val="0"/>
          <w:iCs w:val="0"/>
        </w:rPr>
        <w:t>书</w:t>
      </w:r>
      <w:bookmarkEnd w:id="34"/>
      <w:bookmarkEnd w:id="35"/>
      <w:bookmarkEnd w:id="36"/>
      <w:bookmarkEnd w:id="37"/>
      <w:bookmarkEnd w:id="38"/>
      <w:bookmarkEnd w:id="39"/>
      <w:bookmarkEnd w:id="40"/>
      <w:bookmarkEnd w:id="41"/>
      <w:bookmarkEnd w:id="42"/>
    </w:p>
    <w:p w14:paraId="0A29FBA1">
      <w:pPr>
        <w:pStyle w:val="45"/>
        <w:ind w:left="1400" w:hanging="560"/>
        <w:rPr>
          <w:rFonts w:ascii="Times New Roman" w:hAnsi="Times New Roman" w:eastAsiaTheme="minorEastAsia"/>
          <w:i w:val="0"/>
          <w:iCs w:val="0"/>
          <w:color w:val="000000" w:themeColor="text1"/>
          <w:sz w:val="28"/>
          <w:szCs w:val="28"/>
          <w14:textFill>
            <w14:solidFill>
              <w14:schemeClr w14:val="tx1"/>
            </w14:solidFill>
          </w14:textFill>
        </w:rPr>
      </w:pPr>
    </w:p>
    <w:p w14:paraId="07A7072A">
      <w:pPr>
        <w:ind w:left="1200" w:hanging="1200" w:hangingChars="500"/>
        <w:jc w:val="left"/>
        <w:rPr>
          <w:rFonts w:eastAsiaTheme="minorEastAsia"/>
          <w:i w:val="0"/>
          <w:iCs w:val="0"/>
          <w:szCs w:val="24"/>
        </w:rPr>
      </w:pPr>
      <w:r>
        <w:rPr>
          <w:rFonts w:hint="eastAsia" w:eastAsiaTheme="minorEastAsia"/>
          <w:i w:val="0"/>
          <w:iCs w:val="0"/>
          <w:szCs w:val="24"/>
        </w:rPr>
        <w:t>专题名称：</w:t>
      </w:r>
      <w:r>
        <w:rPr>
          <w:rFonts w:eastAsiaTheme="minorEastAsia"/>
          <w:i w:val="0"/>
          <w:iCs w:val="0"/>
          <w:szCs w:val="24"/>
        </w:rPr>
        <w:t>XXXX</w:t>
      </w:r>
    </w:p>
    <w:p w14:paraId="2DCA8829">
      <w:pPr>
        <w:pStyle w:val="45"/>
        <w:ind w:left="1200" w:hanging="1200" w:hangingChars="500"/>
        <w:rPr>
          <w:rFonts w:ascii="Times New Roman" w:hAnsi="Times New Roman" w:eastAsiaTheme="minorEastAsia"/>
          <w:i w:val="0"/>
          <w:iCs w:val="0"/>
          <w:szCs w:val="24"/>
        </w:rPr>
      </w:pPr>
    </w:p>
    <w:p w14:paraId="4DD665AF">
      <w:pPr>
        <w:pStyle w:val="45"/>
        <w:rPr>
          <w:rFonts w:ascii="Times New Roman" w:hAnsi="Times New Roman" w:eastAsiaTheme="minorEastAsia"/>
          <w:b/>
          <w:i w:val="0"/>
          <w:iCs w:val="0"/>
          <w:szCs w:val="24"/>
        </w:rPr>
      </w:pPr>
      <w:r>
        <w:rPr>
          <w:rFonts w:hint="eastAsia" w:ascii="Times New Roman" w:hAnsi="Times New Roman" w:eastAsiaTheme="minorEastAsia"/>
          <w:i w:val="0"/>
          <w:iCs w:val="0"/>
          <w:szCs w:val="24"/>
        </w:rPr>
        <w:t>专题编号：</w:t>
      </w:r>
      <w:r>
        <w:rPr>
          <w:rFonts w:ascii="Times New Roman" w:hAnsi="Times New Roman" w:eastAsiaTheme="minorEastAsia"/>
          <w:i w:val="0"/>
          <w:iCs w:val="0"/>
          <w:szCs w:val="24"/>
        </w:rPr>
        <w:t>XXXX</w:t>
      </w:r>
    </w:p>
    <w:p w14:paraId="3507CDC8">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076E3805">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2A67BA6F">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68680B04">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7A7B785C">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6DC54E71">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455F29FB">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6EDA4F6F">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48263994">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7D7BBE1A">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0F38D566">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125F578A">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6EAE066C">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25394D67">
      <w:pPr>
        <w:pStyle w:val="45"/>
        <w:ind w:left="1322" w:hanging="482"/>
        <w:rPr>
          <w:rFonts w:ascii="Times New Roman" w:hAnsi="Times New Roman" w:eastAsiaTheme="minorEastAsia"/>
          <w:b/>
          <w:i w:val="0"/>
          <w:iCs w:val="0"/>
          <w:color w:val="000000" w:themeColor="text1"/>
          <w:szCs w:val="24"/>
          <w14:textFill>
            <w14:solidFill>
              <w14:schemeClr w14:val="tx1"/>
            </w14:solidFill>
          </w14:textFill>
        </w:rPr>
      </w:pPr>
    </w:p>
    <w:p w14:paraId="225B3F1D">
      <w:pPr>
        <w:rPr>
          <w:rFonts w:eastAsiaTheme="minorEastAsia"/>
          <w:i w:val="0"/>
          <w:iCs w:val="0"/>
        </w:rPr>
      </w:pPr>
      <w:r>
        <w:rPr>
          <w:rFonts w:hint="eastAsia" w:eastAsiaTheme="minorEastAsia"/>
          <w:i w:val="0"/>
          <w:iCs w:val="0"/>
        </w:rPr>
        <w:t>专题负责人：</w:t>
      </w:r>
      <w:r>
        <w:rPr>
          <w:rFonts w:eastAsiaTheme="minorEastAsia"/>
          <w:i w:val="0"/>
          <w:iCs w:val="0"/>
        </w:rPr>
        <w:t>XX</w:t>
      </w:r>
    </w:p>
    <w:p w14:paraId="2190F515">
      <w:pPr>
        <w:pStyle w:val="45"/>
        <w:ind w:left="1320" w:hanging="480"/>
        <w:rPr>
          <w:rFonts w:ascii="Times New Roman" w:hAnsi="Times New Roman" w:eastAsiaTheme="minorEastAsia"/>
          <w:i w:val="0"/>
          <w:iCs w:val="0"/>
          <w:color w:val="000000" w:themeColor="text1"/>
          <w:szCs w:val="24"/>
          <w14:textFill>
            <w14:solidFill>
              <w14:schemeClr w14:val="tx1"/>
            </w14:solidFill>
          </w14:textFill>
        </w:rPr>
      </w:pPr>
    </w:p>
    <w:p w14:paraId="5116ED49">
      <w:pPr>
        <w:pStyle w:val="45"/>
        <w:ind w:left="1320" w:hanging="480"/>
        <w:rPr>
          <w:rFonts w:ascii="Times New Roman" w:hAnsi="Times New Roman" w:eastAsiaTheme="minorEastAsia"/>
          <w:i w:val="0"/>
          <w:iCs w:val="0"/>
          <w:color w:val="000000" w:themeColor="text1"/>
          <w:szCs w:val="24"/>
          <w14:textFill>
            <w14:solidFill>
              <w14:schemeClr w14:val="tx1"/>
            </w14:solidFill>
          </w14:textFill>
        </w:rPr>
      </w:pPr>
    </w:p>
    <w:p w14:paraId="4A9C0A5A">
      <w:pPr>
        <w:widowControl w:val="0"/>
        <w:spacing w:line="360" w:lineRule="auto"/>
        <w:jc w:val="both"/>
        <w:rPr>
          <w:rFonts w:ascii="Times New Roman" w:hAnsi="Times New Roman" w:eastAsia="宋体" w:cs="Times New Roman"/>
          <w:i w:val="0"/>
          <w:iCs w:val="0"/>
          <w:kern w:val="2"/>
          <w:sz w:val="24"/>
          <w:szCs w:val="24"/>
          <w:highlight w:val="none"/>
          <w:lang w:val="en-US" w:eastAsia="zh-CN" w:bidi="ar-SA"/>
        </w:rPr>
      </w:pPr>
      <w:r>
        <w:rPr>
          <w:rFonts w:hint="eastAsia" w:ascii="Times New Roman" w:hAnsi="Times New Roman" w:eastAsia="宋体" w:cs="Times New Roman"/>
          <w:i w:val="0"/>
          <w:iCs w:val="0"/>
          <w:kern w:val="2"/>
          <w:sz w:val="24"/>
          <w:szCs w:val="24"/>
          <w:highlight w:val="none"/>
          <w:lang w:val="en-US" w:eastAsia="zh-CN" w:bidi="ar-SA"/>
        </w:rPr>
        <w:t>签名：</w:t>
      </w:r>
      <w:r>
        <w:rPr>
          <w:rFonts w:ascii="Times New Roman" w:hAnsi="Times New Roman" w:eastAsia="宋体" w:cs="Times New Roman"/>
          <w:i w:val="0"/>
          <w:iCs w:val="0"/>
          <w:kern w:val="2"/>
          <w:sz w:val="24"/>
          <w:szCs w:val="24"/>
          <w:highlight w:val="none"/>
          <w:lang w:val="en-US" w:eastAsia="zh-CN" w:bidi="ar-SA"/>
        </w:rPr>
        <w:t xml:space="preserve">       </w:t>
      </w:r>
      <w:r>
        <w:rPr>
          <w:rFonts w:hint="eastAsia" w:ascii="Times New Roman" w:hAnsi="Times New Roman" w:eastAsia="宋体" w:cs="Times New Roman"/>
          <w:i w:val="0"/>
          <w:iCs w:val="0"/>
          <w:kern w:val="2"/>
          <w:sz w:val="24"/>
          <w:szCs w:val="24"/>
          <w:highlight w:val="none"/>
          <w:lang w:val="en-US" w:eastAsia="zh-CN" w:bidi="ar-SA"/>
        </w:rPr>
        <w:t xml:space="preserve">                             日期：</w:t>
      </w:r>
    </w:p>
    <w:p w14:paraId="675A9F15">
      <w:pPr>
        <w:widowControl/>
        <w:jc w:val="left"/>
        <w:rPr>
          <w:rFonts w:eastAsiaTheme="minorEastAsia"/>
          <w:i w:val="0"/>
          <w:iCs w:val="0"/>
          <w:color w:val="000000" w:themeColor="text1"/>
          <w14:textFill>
            <w14:solidFill>
              <w14:schemeClr w14:val="tx1"/>
            </w14:solidFill>
          </w14:textFill>
        </w:rPr>
      </w:pPr>
      <w:r>
        <w:rPr>
          <w:rFonts w:eastAsiaTheme="minorEastAsia"/>
          <w:i w:val="0"/>
          <w:iCs w:val="0"/>
          <w:color w:val="000000" w:themeColor="text1"/>
          <w14:textFill>
            <w14:solidFill>
              <w14:schemeClr w14:val="tx1"/>
            </w14:solidFill>
          </w14:textFill>
        </w:rPr>
        <w:br w:type="page"/>
      </w:r>
    </w:p>
    <w:p w14:paraId="7F777A12">
      <w:pPr>
        <w:pStyle w:val="3"/>
        <w:rPr>
          <w:rStyle w:val="180"/>
          <w:rFonts w:eastAsiaTheme="minorEastAsia"/>
          <w:i w:val="0"/>
          <w:iCs w:val="0"/>
        </w:rPr>
      </w:pPr>
      <w:bookmarkStart w:id="43" w:name="_Toc126237203"/>
      <w:bookmarkStart w:id="44" w:name="_Toc106355484"/>
      <w:bookmarkStart w:id="45" w:name="_Toc19146"/>
      <w:bookmarkStart w:id="46" w:name="_Toc109559418"/>
      <w:bookmarkStart w:id="47" w:name="_Toc112852013"/>
      <w:bookmarkStart w:id="48" w:name="_Toc82730575"/>
      <w:bookmarkStart w:id="49" w:name="_Toc27772"/>
      <w:bookmarkStart w:id="50" w:name="_Toc14039"/>
      <w:r>
        <w:rPr>
          <w:rStyle w:val="180"/>
          <w:rFonts w:eastAsiaTheme="minorEastAsia"/>
          <w:i w:val="0"/>
          <w:iCs w:val="0"/>
        </w:rPr>
        <w:t>GLP</w:t>
      </w:r>
      <w:r>
        <w:rPr>
          <w:rStyle w:val="180"/>
          <w:rFonts w:hint="eastAsia" w:eastAsiaTheme="minorEastAsia"/>
          <w:i w:val="0"/>
          <w:iCs w:val="0"/>
        </w:rPr>
        <w:t>符合性声明</w:t>
      </w:r>
      <w:bookmarkEnd w:id="43"/>
      <w:bookmarkEnd w:id="44"/>
      <w:bookmarkEnd w:id="45"/>
      <w:bookmarkEnd w:id="46"/>
      <w:bookmarkEnd w:id="47"/>
      <w:bookmarkEnd w:id="48"/>
      <w:bookmarkEnd w:id="49"/>
      <w:bookmarkEnd w:id="50"/>
    </w:p>
    <w:p w14:paraId="259305F1">
      <w:pPr>
        <w:rPr>
          <w:rFonts w:eastAsiaTheme="minorEastAsia"/>
          <w:b/>
          <w:bCs/>
          <w:i w:val="0"/>
          <w:iCs w:val="0"/>
          <w:color w:val="000000" w:themeColor="text1"/>
          <w14:textFill>
            <w14:solidFill>
              <w14:schemeClr w14:val="tx1"/>
            </w14:solidFill>
          </w14:textFill>
        </w:rPr>
      </w:pPr>
    </w:p>
    <w:p w14:paraId="1457BCB4">
      <w:pPr>
        <w:ind w:left="1200" w:hanging="1200" w:hangingChars="500"/>
        <w:jc w:val="left"/>
        <w:rPr>
          <w:rFonts w:eastAsiaTheme="minorEastAsia"/>
          <w:i w:val="0"/>
          <w:iCs w:val="0"/>
          <w:szCs w:val="24"/>
        </w:rPr>
      </w:pPr>
      <w:r>
        <w:rPr>
          <w:rFonts w:hint="eastAsia" w:eastAsiaTheme="minorEastAsia"/>
          <w:i w:val="0"/>
          <w:iCs w:val="0"/>
          <w:szCs w:val="24"/>
        </w:rPr>
        <w:t>专题名称：</w:t>
      </w:r>
      <w:r>
        <w:rPr>
          <w:rFonts w:eastAsiaTheme="minorEastAsia"/>
          <w:i w:val="0"/>
          <w:iCs w:val="0"/>
          <w:szCs w:val="24"/>
        </w:rPr>
        <w:t>XXXX</w:t>
      </w:r>
    </w:p>
    <w:p w14:paraId="04EF0A2E">
      <w:pPr>
        <w:pStyle w:val="45"/>
        <w:ind w:left="1200" w:hanging="1200" w:hangingChars="500"/>
        <w:rPr>
          <w:rFonts w:ascii="Times New Roman" w:hAnsi="Times New Roman" w:eastAsiaTheme="minorEastAsia"/>
          <w:i w:val="0"/>
          <w:iCs w:val="0"/>
          <w:szCs w:val="24"/>
        </w:rPr>
      </w:pPr>
    </w:p>
    <w:p w14:paraId="61663072">
      <w:pPr>
        <w:pStyle w:val="45"/>
        <w:rPr>
          <w:rFonts w:ascii="Times New Roman" w:hAnsi="Times New Roman" w:eastAsiaTheme="minorEastAsia"/>
          <w:b/>
          <w:i w:val="0"/>
          <w:iCs w:val="0"/>
          <w:szCs w:val="24"/>
        </w:rPr>
      </w:pPr>
      <w:r>
        <w:rPr>
          <w:rFonts w:hint="eastAsia" w:ascii="Times New Roman" w:hAnsi="Times New Roman" w:eastAsiaTheme="minorEastAsia"/>
          <w:i w:val="0"/>
          <w:iCs w:val="0"/>
          <w:szCs w:val="24"/>
        </w:rPr>
        <w:t>专题编号：</w:t>
      </w:r>
      <w:r>
        <w:rPr>
          <w:rFonts w:ascii="Times New Roman" w:hAnsi="Times New Roman" w:eastAsiaTheme="minorEastAsia"/>
          <w:i w:val="0"/>
          <w:iCs w:val="0"/>
          <w:szCs w:val="24"/>
        </w:rPr>
        <w:t>XXXX</w:t>
      </w:r>
    </w:p>
    <w:p w14:paraId="285D65EC">
      <w:pPr>
        <w:rPr>
          <w:rFonts w:eastAsiaTheme="minorEastAsia"/>
          <w:i w:val="0"/>
          <w:iCs w:val="0"/>
          <w:color w:val="000000" w:themeColor="text1"/>
          <w:szCs w:val="24"/>
          <w14:textFill>
            <w14:solidFill>
              <w14:schemeClr w14:val="tx1"/>
            </w14:solidFill>
          </w14:textFill>
        </w:rPr>
      </w:pPr>
    </w:p>
    <w:p w14:paraId="0D490BFA">
      <w:pPr>
        <w:rPr>
          <w:rFonts w:eastAsiaTheme="minorEastAsia"/>
          <w:i w:val="0"/>
          <w:iCs w:val="0"/>
          <w:color w:val="000000" w:themeColor="text1"/>
          <w:szCs w:val="24"/>
          <w14:textFill>
            <w14:solidFill>
              <w14:schemeClr w14:val="tx1"/>
            </w14:solidFill>
          </w14:textFill>
        </w:rPr>
      </w:pPr>
    </w:p>
    <w:p w14:paraId="6DB7EB4E">
      <w:pPr>
        <w:autoSpaceDE w:val="0"/>
        <w:autoSpaceDN w:val="0"/>
        <w:adjustRightInd w:val="0"/>
        <w:ind w:firstLine="480"/>
        <w:rPr>
          <w:color w:val="000000" w:themeColor="text1"/>
          <w:szCs w:val="24"/>
          <w14:textFill>
            <w14:solidFill>
              <w14:schemeClr w14:val="tx1"/>
            </w14:solidFill>
          </w14:textFill>
        </w:rPr>
      </w:pPr>
      <w:r>
        <w:rPr>
          <w:color w:val="000000" w:themeColor="text1"/>
          <w:szCs w:val="24"/>
          <w14:textFill>
            <w14:solidFill>
              <w14:schemeClr w14:val="tx1"/>
            </w14:solidFill>
          </w14:textFill>
        </w:rPr>
        <w:t>本</w:t>
      </w:r>
      <w:r>
        <w:rPr>
          <w:rFonts w:hint="eastAsia"/>
          <w:color w:val="000000" w:themeColor="text1"/>
          <w:szCs w:val="24"/>
          <w14:textFill>
            <w14:solidFill>
              <w14:schemeClr w14:val="tx1"/>
            </w14:solidFill>
          </w14:textFill>
        </w:rPr>
        <w:t>试验</w:t>
      </w:r>
      <w:r>
        <w:t>依从GLP法规（</w:t>
      </w:r>
      <w:r>
        <w:rPr>
          <w:rFonts w:hint="eastAsia"/>
        </w:rPr>
        <w:t>中国国家药品监督管理局令第34号《药物非临床研究质量管理规范》、美国食品药品监督管理局（US FDA）《</w:t>
      </w:r>
      <w:r>
        <w:t>Good Laboratory Practice for Nonclinical Laboratory Studies</w:t>
      </w:r>
      <w:r>
        <w:rPr>
          <w:rFonts w:hint="eastAsia"/>
        </w:rPr>
        <w:t>》</w:t>
      </w:r>
      <w:r>
        <w:t>21 CFR Part 58</w:t>
      </w:r>
      <w:r>
        <w:rPr>
          <w:color w:val="000000" w:themeColor="text1"/>
          <w:szCs w:val="24"/>
          <w14:textFill>
            <w14:solidFill>
              <w14:schemeClr w14:val="tx1"/>
            </w14:solidFill>
          </w14:textFill>
        </w:rPr>
        <w:t>中的相关要求完成。试验过程遵照试验方案</w:t>
      </w:r>
      <w:r>
        <w:rPr>
          <w:rFonts w:hint="eastAsia"/>
          <w:color w:val="000000" w:themeColor="text1"/>
          <w:szCs w:val="24"/>
          <w14:textFill>
            <w14:solidFill>
              <w14:schemeClr w14:val="tx1"/>
            </w14:solidFill>
          </w14:textFill>
        </w:rPr>
        <w:t>、方案变更</w:t>
      </w:r>
      <w:r>
        <w:rPr>
          <w:color w:val="000000" w:themeColor="text1"/>
          <w:szCs w:val="24"/>
          <w14:textFill>
            <w14:solidFill>
              <w14:schemeClr w14:val="tx1"/>
            </w14:solidFill>
          </w14:textFill>
        </w:rPr>
        <w:t>及本机构相关标准操作规程</w:t>
      </w:r>
      <w:r>
        <w:rPr>
          <w:rFonts w:hint="eastAsia" w:eastAsiaTheme="minorEastAsia"/>
          <w:color w:val="000000" w:themeColor="text1"/>
          <w:szCs w:val="24"/>
          <w14:textFill>
            <w14:solidFill>
              <w14:schemeClr w14:val="tx1"/>
            </w14:solidFill>
          </w14:textFill>
        </w:rPr>
        <w:t>，对于研究过程中偏离试验方案的所有异常情况，均已在本报告中进行了说明</w:t>
      </w:r>
      <w:r>
        <w:rPr>
          <w:color w:val="000000" w:themeColor="text1"/>
          <w:szCs w:val="24"/>
          <w14:textFill>
            <w14:solidFill>
              <w14:schemeClr w14:val="tx1"/>
            </w14:solidFill>
          </w14:textFill>
        </w:rPr>
        <w:t>。无影响试验结果和结论可靠性的偏离或其它异常情况。本报告如实地反映了试验材料、试验方法和试验结果。</w:t>
      </w:r>
    </w:p>
    <w:p w14:paraId="6FB73B1F">
      <w:pPr>
        <w:ind w:firstLine="566" w:firstLineChars="236"/>
        <w:rPr>
          <w:color w:val="000000" w:themeColor="text1"/>
          <w:szCs w:val="24"/>
          <w14:textFill>
            <w14:solidFill>
              <w14:schemeClr w14:val="tx1"/>
            </w14:solidFill>
          </w14:textFill>
        </w:rPr>
      </w:pPr>
      <w:r>
        <w:rPr>
          <w:color w:val="000000" w:themeColor="text1"/>
          <w:szCs w:val="24"/>
          <w14:textFill>
            <w14:solidFill>
              <w14:schemeClr w14:val="tx1"/>
            </w14:solidFill>
          </w14:textFill>
        </w:rPr>
        <w:t>受试物的质检报告由委托方提供，其特性检测是由委托方完成的，本声明不涵盖这部分内容。</w:t>
      </w:r>
    </w:p>
    <w:p w14:paraId="24C21A6A">
      <w:pPr>
        <w:rPr>
          <w:rFonts w:eastAsiaTheme="minorEastAsia"/>
          <w:i w:val="0"/>
          <w:iCs w:val="0"/>
          <w:color w:val="000000" w:themeColor="text1"/>
          <w:sz w:val="28"/>
          <w:szCs w:val="28"/>
          <w14:textFill>
            <w14:solidFill>
              <w14:schemeClr w14:val="tx1"/>
            </w14:solidFill>
          </w14:textFill>
        </w:rPr>
      </w:pPr>
    </w:p>
    <w:p w14:paraId="5D321B7C">
      <w:pPr>
        <w:rPr>
          <w:rFonts w:eastAsiaTheme="minorEastAsia"/>
          <w:i w:val="0"/>
          <w:iCs w:val="0"/>
          <w:color w:val="000000" w:themeColor="text1"/>
          <w:sz w:val="28"/>
          <w:szCs w:val="28"/>
          <w14:textFill>
            <w14:solidFill>
              <w14:schemeClr w14:val="tx1"/>
            </w14:solidFill>
          </w14:textFill>
        </w:rPr>
      </w:pPr>
    </w:p>
    <w:p w14:paraId="1BF12AE6">
      <w:pPr>
        <w:rPr>
          <w:rFonts w:eastAsiaTheme="minorEastAsia"/>
          <w:i w:val="0"/>
          <w:iCs w:val="0"/>
          <w:color w:val="000000" w:themeColor="text1"/>
          <w:sz w:val="28"/>
          <w:szCs w:val="28"/>
          <w14:textFill>
            <w14:solidFill>
              <w14:schemeClr w14:val="tx1"/>
            </w14:solidFill>
          </w14:textFill>
        </w:rPr>
      </w:pPr>
    </w:p>
    <w:p w14:paraId="0081B9F7">
      <w:pPr>
        <w:rPr>
          <w:rFonts w:eastAsiaTheme="minorEastAsia"/>
          <w:i w:val="0"/>
          <w:iCs w:val="0"/>
          <w:color w:val="000000" w:themeColor="text1"/>
          <w:sz w:val="28"/>
          <w:szCs w:val="28"/>
          <w14:textFill>
            <w14:solidFill>
              <w14:schemeClr w14:val="tx1"/>
            </w14:solidFill>
          </w14:textFill>
        </w:rPr>
      </w:pPr>
    </w:p>
    <w:p w14:paraId="4E8AC571">
      <w:pPr>
        <w:rPr>
          <w:rFonts w:eastAsiaTheme="minorEastAsia"/>
          <w:i w:val="0"/>
          <w:iCs w:val="0"/>
          <w:color w:val="000000" w:themeColor="text1"/>
          <w:sz w:val="28"/>
          <w:szCs w:val="28"/>
          <w14:textFill>
            <w14:solidFill>
              <w14:schemeClr w14:val="tx1"/>
            </w14:solidFill>
          </w14:textFill>
        </w:rPr>
      </w:pPr>
    </w:p>
    <w:p w14:paraId="0E076850">
      <w:pPr>
        <w:rPr>
          <w:rFonts w:eastAsiaTheme="minorEastAsia"/>
          <w:i w:val="0"/>
          <w:iCs w:val="0"/>
          <w:color w:val="000000" w:themeColor="text1"/>
          <w:sz w:val="28"/>
          <w:szCs w:val="28"/>
          <w14:textFill>
            <w14:solidFill>
              <w14:schemeClr w14:val="tx1"/>
            </w14:solidFill>
          </w14:textFill>
        </w:rPr>
      </w:pPr>
    </w:p>
    <w:p w14:paraId="4D3985BA">
      <w:pPr>
        <w:pStyle w:val="45"/>
        <w:rPr>
          <w:rFonts w:ascii="Times New Roman" w:hAnsi="Times New Roman" w:eastAsiaTheme="minorEastAsia"/>
          <w:i w:val="0"/>
          <w:iCs w:val="0"/>
          <w:color w:val="000000" w:themeColor="text1"/>
          <w:szCs w:val="24"/>
          <w14:textFill>
            <w14:solidFill>
              <w14:schemeClr w14:val="tx1"/>
            </w14:solidFill>
          </w14:textFill>
        </w:rPr>
      </w:pPr>
      <w:r>
        <w:rPr>
          <w:rFonts w:hint="eastAsia" w:ascii="Times New Roman" w:hAnsi="Times New Roman" w:eastAsiaTheme="minorEastAsia"/>
          <w:i w:val="0"/>
          <w:iCs w:val="0"/>
          <w:color w:val="000000" w:themeColor="text1"/>
          <w:szCs w:val="24"/>
          <w14:textFill>
            <w14:solidFill>
              <w14:schemeClr w14:val="tx1"/>
            </w14:solidFill>
          </w14:textFill>
        </w:rPr>
        <w:t>专题负责人：</w:t>
      </w:r>
      <w:r>
        <w:rPr>
          <w:rFonts w:ascii="Times New Roman" w:hAnsi="Times New Roman" w:eastAsiaTheme="minorEastAsia"/>
          <w:i w:val="0"/>
          <w:iCs w:val="0"/>
          <w:color w:val="000000" w:themeColor="text1"/>
          <w:szCs w:val="24"/>
          <w14:textFill>
            <w14:solidFill>
              <w14:schemeClr w14:val="tx1"/>
            </w14:solidFill>
          </w14:textFill>
        </w:rPr>
        <w:t>XX</w:t>
      </w:r>
    </w:p>
    <w:p w14:paraId="32CC010B">
      <w:pPr>
        <w:pStyle w:val="45"/>
        <w:ind w:left="1320" w:hanging="480"/>
        <w:rPr>
          <w:rFonts w:ascii="Times New Roman" w:hAnsi="Times New Roman" w:eastAsiaTheme="minorEastAsia"/>
          <w:i w:val="0"/>
          <w:iCs w:val="0"/>
          <w:color w:val="000000" w:themeColor="text1"/>
          <w:szCs w:val="24"/>
          <w14:textFill>
            <w14:solidFill>
              <w14:schemeClr w14:val="tx1"/>
            </w14:solidFill>
          </w14:textFill>
        </w:rPr>
      </w:pPr>
    </w:p>
    <w:p w14:paraId="5750DFFB">
      <w:pPr>
        <w:pStyle w:val="45"/>
        <w:ind w:left="1320" w:hanging="480"/>
        <w:rPr>
          <w:rFonts w:ascii="Times New Roman" w:hAnsi="Times New Roman" w:eastAsiaTheme="minorEastAsia"/>
          <w:i w:val="0"/>
          <w:iCs w:val="0"/>
          <w:color w:val="000000" w:themeColor="text1"/>
          <w:szCs w:val="24"/>
          <w14:textFill>
            <w14:solidFill>
              <w14:schemeClr w14:val="tx1"/>
            </w14:solidFill>
          </w14:textFill>
        </w:rPr>
      </w:pPr>
    </w:p>
    <w:p w14:paraId="42BE552D">
      <w:pPr>
        <w:widowControl w:val="0"/>
        <w:spacing w:line="360" w:lineRule="auto"/>
        <w:jc w:val="both"/>
        <w:rPr>
          <w:rFonts w:ascii="Times New Roman" w:hAnsi="Times New Roman" w:eastAsia="宋体" w:cs="Times New Roman"/>
          <w:i w:val="0"/>
          <w:iCs w:val="0"/>
          <w:kern w:val="2"/>
          <w:sz w:val="24"/>
          <w:szCs w:val="24"/>
          <w:highlight w:val="none"/>
          <w:lang w:val="en-US" w:eastAsia="zh-CN" w:bidi="ar-SA"/>
        </w:rPr>
      </w:pPr>
      <w:r>
        <w:rPr>
          <w:rFonts w:hint="eastAsia" w:ascii="Times New Roman" w:hAnsi="Times New Roman" w:eastAsia="宋体" w:cs="Times New Roman"/>
          <w:i w:val="0"/>
          <w:iCs w:val="0"/>
          <w:kern w:val="2"/>
          <w:sz w:val="24"/>
          <w:szCs w:val="24"/>
          <w:highlight w:val="none"/>
          <w:lang w:val="en-US" w:eastAsia="zh-CN" w:bidi="ar-SA"/>
        </w:rPr>
        <w:t>签名：</w:t>
      </w:r>
      <w:r>
        <w:rPr>
          <w:rFonts w:ascii="Times New Roman" w:hAnsi="Times New Roman" w:eastAsia="宋体" w:cs="Times New Roman"/>
          <w:i w:val="0"/>
          <w:iCs w:val="0"/>
          <w:kern w:val="2"/>
          <w:sz w:val="24"/>
          <w:szCs w:val="24"/>
          <w:highlight w:val="none"/>
          <w:lang w:val="en-US" w:eastAsia="zh-CN" w:bidi="ar-SA"/>
        </w:rPr>
        <w:t xml:space="preserve">       </w:t>
      </w:r>
      <w:r>
        <w:rPr>
          <w:rFonts w:hint="eastAsia" w:ascii="Times New Roman" w:hAnsi="Times New Roman" w:eastAsia="宋体" w:cs="Times New Roman"/>
          <w:i w:val="0"/>
          <w:iCs w:val="0"/>
          <w:kern w:val="2"/>
          <w:sz w:val="24"/>
          <w:szCs w:val="24"/>
          <w:highlight w:val="none"/>
          <w:lang w:val="en-US" w:eastAsia="zh-CN" w:bidi="ar-SA"/>
        </w:rPr>
        <w:t xml:space="preserve">                             日期：</w:t>
      </w:r>
    </w:p>
    <w:p w14:paraId="20934E4F">
      <w:pPr>
        <w:widowControl/>
        <w:jc w:val="left"/>
        <w:rPr>
          <w:rFonts w:eastAsiaTheme="minorEastAsia"/>
          <w:i w:val="0"/>
          <w:iCs w:val="0"/>
          <w:color w:val="000000" w:themeColor="text1"/>
          <w14:textFill>
            <w14:solidFill>
              <w14:schemeClr w14:val="tx1"/>
            </w14:solidFill>
          </w14:textFill>
        </w:rPr>
      </w:pPr>
      <w:r>
        <w:rPr>
          <w:rFonts w:eastAsiaTheme="minorEastAsia"/>
          <w:i w:val="0"/>
          <w:iCs w:val="0"/>
          <w:color w:val="000000" w:themeColor="text1"/>
          <w14:textFill>
            <w14:solidFill>
              <w14:schemeClr w14:val="tx1"/>
            </w14:solidFill>
          </w14:textFill>
        </w:rPr>
        <w:br w:type="page"/>
      </w:r>
    </w:p>
    <w:p w14:paraId="4E2FE44C">
      <w:pPr>
        <w:pStyle w:val="3"/>
        <w:rPr>
          <w:rStyle w:val="180"/>
          <w:rFonts w:eastAsiaTheme="minorEastAsia"/>
          <w:i w:val="0"/>
          <w:iCs w:val="0"/>
        </w:rPr>
      </w:pPr>
      <w:bookmarkStart w:id="51" w:name="_Toc126237204"/>
      <w:r>
        <w:rPr>
          <w:rStyle w:val="180"/>
          <w:rFonts w:eastAsiaTheme="minorEastAsia"/>
          <w:i w:val="0"/>
          <w:iCs w:val="0"/>
        </w:rPr>
        <w:t>QA</w:t>
      </w:r>
      <w:r>
        <w:rPr>
          <w:rStyle w:val="180"/>
          <w:rFonts w:hint="eastAsia" w:eastAsiaTheme="minorEastAsia"/>
          <w:i w:val="0"/>
          <w:iCs w:val="0"/>
        </w:rPr>
        <w:t>声明</w:t>
      </w:r>
      <w:bookmarkEnd w:id="51"/>
    </w:p>
    <w:p w14:paraId="1E5608E9">
      <w:pPr>
        <w:widowControl/>
        <w:spacing w:line="240" w:lineRule="auto"/>
        <w:jc w:val="left"/>
        <w:rPr>
          <w:rFonts w:eastAsiaTheme="minorEastAsia"/>
          <w:i w:val="0"/>
          <w:iCs w:val="0"/>
          <w:color w:val="000000" w:themeColor="text1"/>
          <w14:textFill>
            <w14:solidFill>
              <w14:schemeClr w14:val="tx1"/>
            </w14:solidFill>
          </w14:textFill>
        </w:rPr>
      </w:pPr>
      <w:r>
        <w:rPr>
          <w:rFonts w:eastAsiaTheme="minorEastAsia"/>
          <w:i w:val="0"/>
          <w:iCs w:val="0"/>
          <w:color w:val="000000" w:themeColor="text1"/>
          <w14:textFill>
            <w14:solidFill>
              <w14:schemeClr w14:val="tx1"/>
            </w14:solidFill>
          </w14:textFill>
        </w:rPr>
        <w:br w:type="page"/>
      </w:r>
    </w:p>
    <w:p w14:paraId="5ABBFFA1">
      <w:pPr>
        <w:pStyle w:val="3"/>
        <w:adjustRightInd w:val="0"/>
        <w:snapToGrid w:val="0"/>
        <w:spacing w:before="120" w:beforeLines="50"/>
        <w:rPr>
          <w:rStyle w:val="180"/>
          <w:rFonts w:eastAsiaTheme="minorEastAsia"/>
          <w:i w:val="0"/>
          <w:iCs w:val="0"/>
        </w:rPr>
      </w:pPr>
      <w:bookmarkStart w:id="52" w:name="_Toc126237205"/>
      <w:bookmarkStart w:id="53" w:name="_Toc109559419"/>
      <w:bookmarkStart w:id="54" w:name="_Toc112852014"/>
      <w:r>
        <w:rPr>
          <w:rStyle w:val="180"/>
          <w:rFonts w:hint="eastAsia" w:eastAsiaTheme="minorEastAsia"/>
          <w:i w:val="0"/>
          <w:iCs w:val="0"/>
        </w:rPr>
        <w:t>摘</w:t>
      </w:r>
      <w:r>
        <w:rPr>
          <w:rStyle w:val="180"/>
          <w:rFonts w:eastAsiaTheme="minorEastAsia"/>
          <w:i w:val="0"/>
          <w:iCs w:val="0"/>
        </w:rPr>
        <w:t xml:space="preserve"> </w:t>
      </w:r>
      <w:r>
        <w:rPr>
          <w:rStyle w:val="180"/>
          <w:rFonts w:hint="eastAsia" w:eastAsiaTheme="minorEastAsia"/>
          <w:i w:val="0"/>
          <w:iCs w:val="0"/>
        </w:rPr>
        <w:t>要</w:t>
      </w:r>
      <w:bookmarkEnd w:id="52"/>
      <w:bookmarkEnd w:id="53"/>
      <w:bookmarkEnd w:id="54"/>
    </w:p>
    <w:p w14:paraId="6A8B0E7B">
      <w:pPr>
        <w:ind w:firstLine="480"/>
        <w:rPr>
          <w:rFonts w:eastAsiaTheme="minorEastAsia"/>
          <w:b/>
          <w:i w:val="0"/>
          <w:iCs w:val="0"/>
          <w:color w:val="000000" w:themeColor="text1"/>
          <w14:textFill>
            <w14:solidFill>
              <w14:schemeClr w14:val="tx1"/>
            </w14:solidFill>
          </w14:textFill>
        </w:rPr>
      </w:pPr>
    </w:p>
    <w:p w14:paraId="794AB3BA">
      <w:pPr>
        <w:ind w:firstLine="482" w:firstLineChars="200"/>
        <w:rPr>
          <w:rFonts w:eastAsiaTheme="minorEastAsia"/>
          <w:b/>
          <w:i w:val="0"/>
          <w:iCs w:val="0"/>
          <w:color w:val="000000" w:themeColor="text1"/>
          <w14:textFill>
            <w14:solidFill>
              <w14:schemeClr w14:val="tx1"/>
            </w14:solidFill>
          </w14:textFill>
        </w:rPr>
      </w:pPr>
      <w:r>
        <w:rPr>
          <w:rFonts w:eastAsiaTheme="minorEastAsia"/>
          <w:b/>
          <w:i w:val="0"/>
          <w:iCs w:val="0"/>
          <w:color w:val="000000" w:themeColor="text1"/>
          <w14:textFill>
            <w14:solidFill>
              <w14:schemeClr w14:val="tx1"/>
            </w14:solidFill>
          </w14:textFill>
        </w:rPr>
        <w:t>试验目的</w:t>
      </w:r>
      <w:r>
        <w:rPr>
          <w:rFonts w:hint="eastAsia" w:eastAsiaTheme="minorEastAsia"/>
          <w:b/>
          <w:i w:val="0"/>
          <w:iCs w:val="0"/>
          <w:color w:val="000000" w:themeColor="text1"/>
          <w14:textFill>
            <w14:solidFill>
              <w14:schemeClr w14:val="tx1"/>
            </w14:solidFill>
          </w14:textFill>
        </w:rPr>
        <w:t>：</w:t>
      </w:r>
    </w:p>
    <w:p w14:paraId="2FBC9A1F">
      <w:pPr>
        <w:ind w:firstLine="48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44C488D5">
      <w:pPr>
        <w:ind w:firstLine="480"/>
        <w:rPr>
          <w:rFonts w:hint="eastAsia" w:ascii="Times New Roman" w:hAnsi="Times New Roman" w:eastAsia="宋体" w:cs="Times New Roman"/>
          <w:i w:val="0"/>
          <w:iCs w:val="0"/>
          <w:sz w:val="24"/>
          <w:szCs w:val="20"/>
          <w:highlight w:val="none"/>
          <w:lang w:val="en-US" w:eastAsia="zh-CN"/>
        </w:rPr>
      </w:pPr>
    </w:p>
    <w:p w14:paraId="75EC7ABC">
      <w:pPr>
        <w:ind w:firstLine="482" w:firstLineChars="200"/>
        <w:rPr>
          <w:rFonts w:eastAsiaTheme="minorEastAsia"/>
          <w:b/>
          <w:i w:val="0"/>
          <w:iCs w:val="0"/>
          <w:color w:val="000000" w:themeColor="text1"/>
          <w14:textFill>
            <w14:solidFill>
              <w14:schemeClr w14:val="tx1"/>
            </w14:solidFill>
          </w14:textFill>
        </w:rPr>
      </w:pPr>
      <w:r>
        <w:rPr>
          <w:rFonts w:eastAsiaTheme="minorEastAsia"/>
          <w:b/>
          <w:i w:val="0"/>
          <w:iCs w:val="0"/>
          <w:color w:val="000000" w:themeColor="text1"/>
          <w14:textFill>
            <w14:solidFill>
              <w14:schemeClr w14:val="tx1"/>
            </w14:solidFill>
          </w14:textFill>
        </w:rPr>
        <w:t>材料和方法</w:t>
      </w:r>
      <w:r>
        <w:rPr>
          <w:rFonts w:hint="eastAsia" w:eastAsiaTheme="minorEastAsia"/>
          <w:b/>
          <w:i w:val="0"/>
          <w:iCs w:val="0"/>
          <w:color w:val="000000" w:themeColor="text1"/>
          <w14:textFill>
            <w14:solidFill>
              <w14:schemeClr w14:val="tx1"/>
            </w14:solidFill>
          </w14:textFill>
        </w:rPr>
        <w:t>：</w:t>
      </w:r>
    </w:p>
    <w:p w14:paraId="0F30ABE9">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63B994E4">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p>
    <w:p w14:paraId="593FB2DB">
      <w:pPr>
        <w:ind w:firstLine="482" w:firstLineChars="200"/>
        <w:rPr>
          <w:rFonts w:eastAsiaTheme="minorEastAsia"/>
          <w:b/>
          <w:bCs/>
          <w:i w:val="0"/>
          <w:iCs w:val="0"/>
          <w:color w:val="000000" w:themeColor="text1"/>
          <w14:textFill>
            <w14:solidFill>
              <w14:schemeClr w14:val="tx1"/>
            </w14:solidFill>
          </w14:textFill>
        </w:rPr>
      </w:pPr>
      <w:r>
        <w:rPr>
          <w:rFonts w:eastAsiaTheme="minorEastAsia"/>
          <w:b/>
          <w:bCs/>
          <w:i w:val="0"/>
          <w:iCs w:val="0"/>
          <w:color w:val="000000" w:themeColor="text1"/>
          <w14:textFill>
            <w14:solidFill>
              <w14:schemeClr w14:val="tx1"/>
            </w14:solidFill>
          </w14:textFill>
        </w:rPr>
        <w:t>结果</w:t>
      </w:r>
      <w:r>
        <w:rPr>
          <w:rFonts w:hint="eastAsia" w:eastAsiaTheme="minorEastAsia"/>
          <w:b/>
          <w:bCs/>
          <w:i w:val="0"/>
          <w:iCs w:val="0"/>
          <w:color w:val="000000" w:themeColor="text1"/>
          <w14:textFill>
            <w14:solidFill>
              <w14:schemeClr w14:val="tx1"/>
            </w14:solidFill>
          </w14:textFill>
        </w:rPr>
        <w:t>：</w:t>
      </w:r>
    </w:p>
    <w:p w14:paraId="0667A63F">
      <w:pPr>
        <w:ind w:firstLine="482" w:firstLineChars="200"/>
        <w:rPr>
          <w:rFonts w:eastAsiaTheme="minorEastAsia"/>
          <w:b/>
          <w:bCs/>
          <w:i w:val="0"/>
          <w:iCs w:val="0"/>
          <w:color w:val="000000" w:themeColor="text1"/>
          <w14:textFill>
            <w14:solidFill>
              <w14:schemeClr w14:val="tx1"/>
            </w14:solidFill>
          </w14:textFill>
        </w:rPr>
      </w:pPr>
      <w:r>
        <w:rPr>
          <w:rFonts w:eastAsiaTheme="minorEastAsia"/>
          <w:b/>
          <w:bCs/>
          <w:i w:val="0"/>
          <w:iCs w:val="0"/>
          <w:color w:val="000000" w:themeColor="text1"/>
          <w14:textFill>
            <w14:solidFill>
              <w14:schemeClr w14:val="tx1"/>
            </w14:solidFill>
          </w14:textFill>
        </w:rPr>
        <w:t>制剂分析</w:t>
      </w:r>
    </w:p>
    <w:p w14:paraId="23892492">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72B38505">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p>
    <w:p w14:paraId="70E2396D">
      <w:pPr>
        <w:ind w:firstLine="482" w:firstLineChars="200"/>
        <w:rPr>
          <w:rFonts w:eastAsiaTheme="minorEastAsia"/>
          <w:b/>
          <w:bCs/>
          <w:i w:val="0"/>
          <w:iCs w:val="0"/>
          <w:color w:val="000000" w:themeColor="text1"/>
          <w14:textFill>
            <w14:solidFill>
              <w14:schemeClr w14:val="tx1"/>
            </w14:solidFill>
          </w14:textFill>
        </w:rPr>
      </w:pPr>
      <w:r>
        <w:rPr>
          <w:rFonts w:hint="eastAsia" w:eastAsiaTheme="minorEastAsia"/>
          <w:b/>
          <w:bCs/>
          <w:i w:val="0"/>
          <w:iCs w:val="0"/>
          <w:color w:val="000000" w:themeColor="text1"/>
          <w14:textFill>
            <w14:solidFill>
              <w14:schemeClr w14:val="tx1"/>
            </w14:solidFill>
          </w14:textFill>
        </w:rPr>
        <w:t>大体解剖</w:t>
      </w:r>
    </w:p>
    <w:p w14:paraId="0345F360">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6472E695">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p>
    <w:p w14:paraId="779900AB">
      <w:pPr>
        <w:ind w:firstLine="482" w:firstLineChars="200"/>
        <w:rPr>
          <w:rFonts w:hint="eastAsia" w:eastAsiaTheme="minorEastAsia"/>
          <w:b/>
          <w:bCs/>
          <w:i w:val="0"/>
          <w:iCs w:val="0"/>
          <w:color w:val="000000" w:themeColor="text1"/>
          <w14:textFill>
            <w14:solidFill>
              <w14:schemeClr w14:val="tx1"/>
            </w14:solidFill>
          </w14:textFill>
        </w:rPr>
      </w:pPr>
      <w:r>
        <w:rPr>
          <w:rFonts w:hint="eastAsia" w:eastAsiaTheme="minorEastAsia"/>
          <w:b/>
          <w:bCs/>
          <w:i w:val="0"/>
          <w:iCs w:val="0"/>
          <w:color w:val="000000" w:themeColor="text1"/>
          <w14:textFill>
            <w14:solidFill>
              <w14:schemeClr w14:val="tx1"/>
            </w14:solidFill>
          </w14:textFill>
        </w:rPr>
        <w:t>组织病理学</w:t>
      </w:r>
    </w:p>
    <w:p w14:paraId="43BB9ADB">
      <w:pPr>
        <w:ind w:firstLine="480" w:firstLineChars="200"/>
        <w:rPr>
          <w:rFonts w:eastAsiaTheme="minorEastAsia"/>
          <w:b w:val="0"/>
          <w:bCs/>
          <w:i w:val="0"/>
          <w:iCs w:val="0"/>
          <w:color w:val="000000" w:themeColor="text1"/>
          <w:szCs w:val="24"/>
          <w14:textFill>
            <w14:solidFill>
              <w14:schemeClr w14:val="tx1"/>
            </w14:solidFill>
          </w14:textFill>
        </w:rPr>
      </w:pPr>
      <w:r>
        <w:rPr>
          <w:rFonts w:eastAsiaTheme="minorEastAsia"/>
          <w:b w:val="0"/>
          <w:bCs/>
          <w:i w:val="0"/>
          <w:iCs w:val="0"/>
          <w:color w:val="000000" w:themeColor="text1"/>
          <w:szCs w:val="24"/>
          <w14:textFill>
            <w14:solidFill>
              <w14:schemeClr w14:val="tx1"/>
            </w14:solidFill>
          </w14:textFill>
        </w:rPr>
        <w:t>XXXX</w:t>
      </w:r>
    </w:p>
    <w:p w14:paraId="138D4891">
      <w:pPr>
        <w:ind w:firstLine="480" w:firstLineChars="200"/>
        <w:rPr>
          <w:rFonts w:eastAsiaTheme="minorEastAsia"/>
          <w:b w:val="0"/>
          <w:bCs/>
          <w:i w:val="0"/>
          <w:iCs w:val="0"/>
          <w:color w:val="000000" w:themeColor="text1"/>
          <w:szCs w:val="24"/>
          <w14:textFill>
            <w14:solidFill>
              <w14:schemeClr w14:val="tx1"/>
            </w14:solidFill>
          </w14:textFill>
        </w:rPr>
      </w:pPr>
    </w:p>
    <w:p w14:paraId="0F308B6B">
      <w:pPr>
        <w:ind w:firstLine="482" w:firstLineChars="200"/>
        <w:rPr>
          <w:rFonts w:eastAsiaTheme="minorEastAsia"/>
          <w:b/>
          <w:bCs/>
          <w:i w:val="0"/>
          <w:iCs w:val="0"/>
          <w:color w:val="000000" w:themeColor="text1"/>
          <w:szCs w:val="24"/>
          <w14:textFill>
            <w14:solidFill>
              <w14:schemeClr w14:val="tx1"/>
            </w14:solidFill>
          </w14:textFill>
        </w:rPr>
      </w:pPr>
      <w:r>
        <w:rPr>
          <w:rFonts w:hint="eastAsia" w:eastAsiaTheme="minorEastAsia"/>
          <w:b/>
          <w:bCs/>
          <w:i w:val="0"/>
          <w:iCs w:val="0"/>
          <w:color w:val="000000" w:themeColor="text1"/>
          <w:szCs w:val="24"/>
          <w14:textFill>
            <w14:solidFill>
              <w14:schemeClr w14:val="tx1"/>
            </w14:solidFill>
          </w14:textFill>
        </w:rPr>
        <w:t>毒代动力学</w:t>
      </w:r>
    </w:p>
    <w:p w14:paraId="248F5852">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5EB4804B">
      <w:pPr>
        <w:spacing w:line="360" w:lineRule="auto"/>
        <w:ind w:firstLine="480" w:firstLineChars="200"/>
        <w:rPr>
          <w:rFonts w:hint="default" w:ascii="Times New Roman" w:hAnsi="Times New Roman" w:eastAsia="宋体" w:cs="Times New Roman"/>
          <w:i w:val="0"/>
          <w:iCs w:val="0"/>
          <w:sz w:val="24"/>
          <w:szCs w:val="20"/>
          <w:highlight w:val="none"/>
          <w:lang w:val="en-US" w:eastAsia="zh-CN"/>
        </w:rPr>
      </w:pPr>
    </w:p>
    <w:p w14:paraId="2D0FAF7C">
      <w:pPr>
        <w:spacing w:line="360" w:lineRule="auto"/>
        <w:ind w:firstLine="482" w:firstLineChars="200"/>
        <w:rPr>
          <w:rFonts w:hint="eastAsia" w:ascii="Times New Roman" w:hAnsi="Times New Roman" w:eastAsia="宋体" w:cs="Times New Roman"/>
          <w:b/>
          <w:bCs/>
          <w:i w:val="0"/>
          <w:iCs w:val="0"/>
          <w:color w:val="000000"/>
          <w:sz w:val="24"/>
          <w:szCs w:val="24"/>
          <w:highlight w:val="none"/>
          <w:lang w:eastAsia="zh-CN"/>
        </w:rPr>
      </w:pPr>
      <w:r>
        <w:rPr>
          <w:rFonts w:hint="eastAsia" w:ascii="Times New Roman" w:hAnsi="Times New Roman" w:eastAsia="宋体" w:cs="Times New Roman"/>
          <w:b/>
          <w:bCs/>
          <w:i w:val="0"/>
          <w:iCs w:val="0"/>
          <w:color w:val="000000"/>
          <w:sz w:val="24"/>
          <w:szCs w:val="24"/>
          <w:highlight w:val="none"/>
        </w:rPr>
        <w:t>剂量与暴露关系</w:t>
      </w:r>
    </w:p>
    <w:p w14:paraId="58637203">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4608E979">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p>
    <w:p w14:paraId="2203379D">
      <w:pPr>
        <w:spacing w:line="360" w:lineRule="auto"/>
        <w:ind w:firstLine="482" w:firstLineChars="200"/>
        <w:rPr>
          <w:rFonts w:hint="eastAsia" w:ascii="Times New Roman" w:hAnsi="Times New Roman" w:eastAsia="宋体" w:cs="Times New Roman"/>
          <w:b/>
          <w:bCs/>
          <w:i w:val="0"/>
          <w:iCs w:val="0"/>
          <w:color w:val="000000"/>
          <w:sz w:val="24"/>
          <w:szCs w:val="24"/>
          <w:highlight w:val="none"/>
          <w:lang w:val="en-US" w:eastAsia="zh-CN"/>
        </w:rPr>
      </w:pPr>
      <w:r>
        <w:rPr>
          <w:rFonts w:hint="eastAsia" w:ascii="Times New Roman" w:hAnsi="Times New Roman" w:eastAsia="宋体" w:cs="Times New Roman"/>
          <w:b/>
          <w:bCs/>
          <w:i w:val="0"/>
          <w:iCs w:val="0"/>
          <w:color w:val="000000"/>
          <w:sz w:val="24"/>
          <w:szCs w:val="24"/>
          <w:highlight w:val="none"/>
        </w:rPr>
        <w:t>蓄积情况</w:t>
      </w:r>
    </w:p>
    <w:p w14:paraId="5A4290E2">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XXXX</w:t>
      </w:r>
    </w:p>
    <w:p w14:paraId="64F0325F">
      <w:pPr>
        <w:spacing w:line="360" w:lineRule="auto"/>
        <w:ind w:firstLine="480" w:firstLineChars="200"/>
        <w:rPr>
          <w:rFonts w:hint="eastAsia" w:ascii="Times New Roman" w:hAnsi="Times New Roman" w:eastAsia="宋体" w:cs="Times New Roman"/>
          <w:i w:val="0"/>
          <w:iCs w:val="0"/>
          <w:sz w:val="24"/>
          <w:szCs w:val="20"/>
          <w:highlight w:val="none"/>
          <w:lang w:val="en-US" w:eastAsia="zh-CN"/>
        </w:rPr>
      </w:pPr>
    </w:p>
    <w:p w14:paraId="0BC05865">
      <w:pPr>
        <w:ind w:left="480" w:leftChars="200" w:firstLine="0" w:firstLineChars="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b/>
          <w:bCs/>
          <w:i w:val="0"/>
          <w:iCs w:val="0"/>
          <w:color w:val="000000"/>
          <w:sz w:val="24"/>
          <w:szCs w:val="24"/>
          <w:highlight w:val="none"/>
        </w:rPr>
        <w:t>性别差异比较</w:t>
      </w:r>
      <w:r>
        <w:rPr>
          <w:rFonts w:hint="eastAsia" w:ascii="Times New Roman" w:hAnsi="Times New Roman" w:eastAsia="宋体" w:cs="Times New Roman"/>
          <w:b/>
          <w:bCs/>
          <w:i w:val="0"/>
          <w:iCs w:val="0"/>
          <w:color w:val="000000"/>
          <w:sz w:val="24"/>
          <w:szCs w:val="24"/>
          <w:highlight w:val="none"/>
          <w:lang w:val="en-US" w:eastAsia="zh-CN"/>
        </w:rPr>
        <w:br w:type="textWrapping"/>
      </w:r>
      <w:r>
        <w:rPr>
          <w:rFonts w:hint="eastAsia" w:ascii="Times New Roman" w:hAnsi="Times New Roman" w:eastAsia="宋体" w:cs="Times New Roman"/>
          <w:i w:val="0"/>
          <w:iCs w:val="0"/>
          <w:sz w:val="24"/>
          <w:szCs w:val="20"/>
          <w:highlight w:val="none"/>
          <w:lang w:val="en-US" w:eastAsia="zh-CN"/>
        </w:rPr>
        <w:t>XXXX</w:t>
      </w:r>
    </w:p>
    <w:p w14:paraId="02724B0D">
      <w:pPr>
        <w:spacing w:line="360" w:lineRule="auto"/>
        <w:ind w:left="480" w:leftChars="200" w:firstLine="0" w:firstLineChars="0"/>
        <w:rPr>
          <w:rFonts w:hint="eastAsia" w:ascii="Times New Roman" w:hAnsi="Times New Roman" w:eastAsia="宋体" w:cs="Times New Roman"/>
          <w:i w:val="0"/>
          <w:iCs w:val="0"/>
          <w:sz w:val="24"/>
          <w:szCs w:val="20"/>
          <w:highlight w:val="none"/>
          <w:lang w:val="en-US" w:eastAsia="zh-CN"/>
        </w:rPr>
      </w:pPr>
    </w:p>
    <w:p w14:paraId="29FD649D">
      <w:pPr>
        <w:spacing w:line="360" w:lineRule="auto"/>
        <w:ind w:left="480" w:leftChars="200" w:firstLine="0" w:firstLineChars="0"/>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b/>
          <w:bCs/>
          <w:i w:val="0"/>
          <w:iCs w:val="0"/>
          <w:color w:val="000000"/>
          <w:sz w:val="24"/>
          <w:szCs w:val="24"/>
          <w:highlight w:val="none"/>
        </w:rPr>
        <w:t>抗药抗体</w:t>
      </w:r>
      <w:r>
        <w:rPr>
          <w:rFonts w:hint="eastAsia" w:ascii="Times New Roman" w:hAnsi="Times New Roman" w:eastAsia="宋体" w:cs="Times New Roman"/>
          <w:b/>
          <w:bCs/>
          <w:i w:val="0"/>
          <w:iCs w:val="0"/>
          <w:color w:val="000000"/>
          <w:sz w:val="24"/>
          <w:szCs w:val="24"/>
          <w:highlight w:val="none"/>
          <w:lang w:val="en-US" w:eastAsia="zh-CN"/>
        </w:rPr>
        <w:br w:type="textWrapping"/>
      </w:r>
      <w:r>
        <w:rPr>
          <w:rFonts w:hint="eastAsia" w:ascii="Times New Roman" w:hAnsi="Times New Roman" w:eastAsia="宋体" w:cs="Times New Roman"/>
          <w:i w:val="0"/>
          <w:iCs w:val="0"/>
          <w:sz w:val="24"/>
          <w:szCs w:val="20"/>
          <w:highlight w:val="none"/>
          <w:lang w:val="en-US" w:eastAsia="zh-CN"/>
        </w:rPr>
        <w:t>XXXX</w:t>
      </w:r>
    </w:p>
    <w:p w14:paraId="127B98C7">
      <w:pPr>
        <w:spacing w:line="360" w:lineRule="auto"/>
        <w:ind w:left="480" w:leftChars="200" w:firstLine="0" w:firstLineChars="0"/>
        <w:rPr>
          <w:rFonts w:hint="eastAsia" w:ascii="Times New Roman" w:hAnsi="Times New Roman" w:eastAsia="宋体" w:cs="Times New Roman"/>
          <w:i w:val="0"/>
          <w:iCs w:val="0"/>
          <w:sz w:val="24"/>
          <w:szCs w:val="20"/>
          <w:highlight w:val="none"/>
          <w:lang w:val="en-US" w:eastAsia="zh-CN"/>
        </w:rPr>
      </w:pPr>
    </w:p>
    <w:p w14:paraId="029489B6">
      <w:pPr>
        <w:spacing w:line="360" w:lineRule="auto"/>
        <w:ind w:firstLine="482" w:firstLineChars="200"/>
        <w:rPr>
          <w:rFonts w:ascii="Times New Roman" w:hAnsi="Times New Roman" w:eastAsia="宋体" w:cs="Times New Roman"/>
          <w:b/>
          <w:bCs/>
          <w:i w:val="0"/>
          <w:iCs w:val="0"/>
          <w:color w:val="000000"/>
          <w:sz w:val="24"/>
          <w:szCs w:val="20"/>
          <w:highlight w:val="none"/>
        </w:rPr>
      </w:pPr>
      <w:r>
        <w:rPr>
          <w:rFonts w:ascii="Times New Roman" w:hAnsi="Times New Roman" w:eastAsia="宋体" w:cs="Times New Roman"/>
          <w:b/>
          <w:bCs/>
          <w:i w:val="0"/>
          <w:iCs w:val="0"/>
          <w:color w:val="000000"/>
          <w:sz w:val="24"/>
          <w:szCs w:val="20"/>
          <w:highlight w:val="none"/>
        </w:rPr>
        <w:t>结论</w:t>
      </w:r>
    </w:p>
    <w:p w14:paraId="328F6FD8">
      <w:pPr>
        <w:widowControl/>
        <w:ind w:firstLine="480" w:firstLineChars="200"/>
        <w:jc w:val="left"/>
        <w:rPr>
          <w:rFonts w:eastAsiaTheme="minorEastAsia"/>
          <w:i w:val="0"/>
          <w:iCs w:val="0"/>
        </w:rPr>
      </w:pPr>
      <w:r>
        <w:rPr>
          <w:rFonts w:hint="eastAsia" w:ascii="Times New Roman" w:hAnsi="Times New Roman" w:eastAsia="宋体" w:cs="Times New Roman"/>
          <w:i w:val="0"/>
          <w:iCs w:val="0"/>
          <w:sz w:val="24"/>
          <w:szCs w:val="20"/>
          <w:highlight w:val="none"/>
          <w:lang w:val="en-US" w:eastAsia="zh-CN"/>
        </w:rPr>
        <w:t>XXXX</w:t>
      </w:r>
      <w:r>
        <w:rPr>
          <w:rFonts w:eastAsiaTheme="minorEastAsia"/>
          <w:i w:val="0"/>
          <w:iCs w:val="0"/>
        </w:rPr>
        <w:br w:type="page"/>
      </w:r>
    </w:p>
    <w:p w14:paraId="43C280F8">
      <w:pPr>
        <w:pStyle w:val="3"/>
        <w:numPr>
          <w:ilvl w:val="0"/>
          <w:numId w:val="0"/>
        </w:numPr>
        <w:ind w:left="0" w:leftChars="0" w:firstLine="0" w:firstLineChars="0"/>
        <w:jc w:val="left"/>
        <w:rPr>
          <w:rStyle w:val="180"/>
          <w:rFonts w:eastAsiaTheme="minorEastAsia"/>
          <w:i w:val="0"/>
          <w:iCs w:val="0"/>
        </w:rPr>
      </w:pPr>
      <w:bookmarkStart w:id="55" w:name="_Toc109559420"/>
      <w:r>
        <w:rPr>
          <w:rFonts w:hint="eastAsia" w:ascii="Times New Roman" w:hAnsi="Times New Roman" w:cs="Times New Roman" w:eastAsiaTheme="minorEastAsia"/>
          <w:b/>
          <w:bCs/>
          <w:i w:val="0"/>
          <w:iCs w:val="0"/>
          <w:kern w:val="44"/>
          <w:sz w:val="28"/>
          <w:szCs w:val="44"/>
          <w:lang w:val="en-US" w:eastAsia="zh-CN" w:bidi="ar-SA"/>
        </w:rPr>
        <w:t>1</w:t>
      </w:r>
      <w:r>
        <w:rPr>
          <w:rStyle w:val="180"/>
          <w:rFonts w:eastAsiaTheme="minorEastAsia"/>
          <w:i w:val="0"/>
          <w:iCs w:val="0"/>
        </w:rPr>
        <w:t xml:space="preserve"> </w:t>
      </w:r>
      <w:bookmarkStart w:id="56" w:name="_Toc112852015"/>
      <w:bookmarkStart w:id="57" w:name="_Toc126237206"/>
      <w:r>
        <w:rPr>
          <w:rStyle w:val="180"/>
          <w:rFonts w:hint="eastAsia" w:eastAsiaTheme="minorEastAsia"/>
          <w:i w:val="0"/>
          <w:iCs w:val="0"/>
        </w:rPr>
        <w:t>试验</w:t>
      </w:r>
      <w:bookmarkEnd w:id="21"/>
      <w:bookmarkEnd w:id="22"/>
      <w:bookmarkEnd w:id="23"/>
      <w:bookmarkEnd w:id="24"/>
      <w:bookmarkEnd w:id="25"/>
      <w:bookmarkEnd w:id="26"/>
      <w:bookmarkEnd w:id="27"/>
      <w:r>
        <w:rPr>
          <w:rStyle w:val="180"/>
          <w:rFonts w:hint="eastAsia" w:eastAsiaTheme="minorEastAsia"/>
          <w:i w:val="0"/>
          <w:iCs w:val="0"/>
        </w:rPr>
        <w:t>基本信息</w:t>
      </w:r>
      <w:bookmarkEnd w:id="55"/>
      <w:bookmarkEnd w:id="56"/>
      <w:bookmarkEnd w:id="57"/>
    </w:p>
    <w:p w14:paraId="17DA7939">
      <w:pPr>
        <w:pStyle w:val="4"/>
        <w:numPr>
          <w:ilvl w:val="1"/>
          <w:numId w:val="0"/>
        </w:numPr>
        <w:ind w:left="0" w:leftChars="0" w:right="210" w:rightChars="0" w:firstLine="0" w:firstLineChars="0"/>
        <w:jc w:val="left"/>
        <w:rPr>
          <w:rFonts w:eastAsiaTheme="minorEastAsia"/>
          <w:i w:val="0"/>
          <w:iCs w:val="0"/>
        </w:rPr>
      </w:pPr>
      <w:bookmarkStart w:id="58" w:name="_Toc112852016"/>
      <w:bookmarkStart w:id="59" w:name="_Toc109559421"/>
      <w:r>
        <w:rPr>
          <w:rFonts w:hint="eastAsia" w:ascii="Times New Roman" w:hAnsi="Times New Roman" w:cs="Times New Roman" w:eastAsiaTheme="minorEastAsia"/>
          <w:b/>
          <w:i w:val="0"/>
          <w:iCs w:val="0"/>
          <w:kern w:val="2"/>
          <w:sz w:val="24"/>
          <w:lang w:val="en-US" w:eastAsia="zh-CN" w:bidi="ar-SA"/>
        </w:rPr>
        <w:t>1.1</w:t>
      </w:r>
      <w:r>
        <w:rPr>
          <w:rFonts w:eastAsiaTheme="minorEastAsia"/>
          <w:i w:val="0"/>
          <w:iCs w:val="0"/>
        </w:rPr>
        <w:t xml:space="preserve"> </w:t>
      </w:r>
      <w:bookmarkStart w:id="60" w:name="_Toc126237207"/>
      <w:r>
        <w:rPr>
          <w:rFonts w:hint="eastAsia" w:eastAsiaTheme="minorEastAsia"/>
          <w:i w:val="0"/>
          <w:iCs w:val="0"/>
        </w:rPr>
        <w:t>背景信息</w:t>
      </w:r>
      <w:bookmarkEnd w:id="58"/>
      <w:bookmarkEnd w:id="59"/>
      <w:bookmarkEnd w:id="60"/>
    </w:p>
    <w:p w14:paraId="64C97029">
      <w:pPr>
        <w:ind w:firstLine="480" w:firstLineChars="200"/>
        <w:rPr>
          <w:rFonts w:hint="eastAsia" w:eastAsiaTheme="minorEastAsia"/>
          <w:i w:val="0"/>
          <w:iCs w:val="0"/>
        </w:rPr>
      </w:pPr>
      <w:r>
        <w:rPr>
          <w:rFonts w:hint="eastAsia" w:eastAsiaTheme="minorEastAsia"/>
          <w:i w:val="0"/>
          <w:iCs w:val="0"/>
        </w:rPr>
        <w:t>适应症、临床拟用方案等</w:t>
      </w:r>
    </w:p>
    <w:p w14:paraId="6B6BA9E5">
      <w:pPr>
        <w:ind w:firstLine="2169" w:firstLineChars="904"/>
        <w:rPr>
          <w:rFonts w:hint="eastAsia" w:eastAsiaTheme="minorEastAsia"/>
          <w:i w:val="0"/>
          <w:iCs w:val="0"/>
        </w:rPr>
      </w:pPr>
    </w:p>
    <w:p w14:paraId="1EE0BA46">
      <w:pPr>
        <w:pStyle w:val="4"/>
        <w:numPr>
          <w:ilvl w:val="1"/>
          <w:numId w:val="0"/>
        </w:numPr>
        <w:ind w:left="0" w:leftChars="0" w:right="210" w:rightChars="0" w:firstLine="0" w:firstLineChars="0"/>
        <w:jc w:val="left"/>
        <w:rPr>
          <w:rFonts w:eastAsiaTheme="minorEastAsia"/>
          <w:i w:val="0"/>
          <w:iCs w:val="0"/>
        </w:rPr>
      </w:pPr>
      <w:bookmarkStart w:id="61" w:name="_Toc112852017"/>
      <w:bookmarkStart w:id="62" w:name="_Toc109559422"/>
      <w:r>
        <w:rPr>
          <w:rFonts w:hint="eastAsia" w:ascii="Times New Roman" w:hAnsi="Times New Roman" w:cs="Times New Roman" w:eastAsiaTheme="minorEastAsia"/>
          <w:b/>
          <w:i w:val="0"/>
          <w:iCs w:val="0"/>
          <w:kern w:val="2"/>
          <w:sz w:val="24"/>
          <w:lang w:val="en-US" w:eastAsia="zh-CN" w:bidi="ar-SA"/>
        </w:rPr>
        <w:t>1.2</w:t>
      </w:r>
      <w:r>
        <w:rPr>
          <w:rFonts w:eastAsiaTheme="minorEastAsia"/>
          <w:i w:val="0"/>
          <w:iCs w:val="0"/>
        </w:rPr>
        <w:t xml:space="preserve"> </w:t>
      </w:r>
      <w:bookmarkStart w:id="63" w:name="_Toc126237208"/>
      <w:r>
        <w:rPr>
          <w:rFonts w:hint="eastAsia" w:eastAsiaTheme="minorEastAsia"/>
          <w:i w:val="0"/>
          <w:iCs w:val="0"/>
        </w:rPr>
        <w:t>专题名称及编号</w:t>
      </w:r>
      <w:bookmarkEnd w:id="61"/>
      <w:bookmarkEnd w:id="62"/>
      <w:bookmarkEnd w:id="63"/>
    </w:p>
    <w:p w14:paraId="550673CE">
      <w:pPr>
        <w:spacing w:line="360" w:lineRule="auto"/>
        <w:ind w:firstLine="480"/>
        <w:rPr>
          <w:rFonts w:hint="eastAsia" w:eastAsiaTheme="minorEastAsia"/>
          <w:i w:val="0"/>
          <w:iCs w:val="0"/>
          <w:lang w:val="en-US" w:eastAsia="zh-CN"/>
        </w:rPr>
      </w:pPr>
      <w:r>
        <w:rPr>
          <w:rFonts w:hint="eastAsia" w:eastAsiaTheme="minorEastAsia"/>
          <w:i w:val="0"/>
          <w:iCs w:val="0"/>
        </w:rPr>
        <w:t>专题名称：</w:t>
      </w:r>
      <w:r>
        <w:rPr>
          <w:rFonts w:hint="eastAsia" w:ascii="Times New Roman" w:hAnsi="Times New Roman" w:eastAsia="宋体" w:cs="Times New Roman"/>
          <w:i w:val="0"/>
          <w:iCs w:val="0"/>
          <w:sz w:val="24"/>
          <w:szCs w:val="20"/>
          <w:highlight w:val="none"/>
          <w:lang w:val="en-US" w:eastAsia="zh-CN"/>
        </w:rPr>
        <w:t>XXX</w:t>
      </w:r>
    </w:p>
    <w:p w14:paraId="49EFC47F">
      <w:pPr>
        <w:spacing w:line="360" w:lineRule="auto"/>
        <w:ind w:firstLine="480"/>
        <w:rPr>
          <w:rFonts w:hint="eastAsia" w:ascii="Times New Roman" w:hAnsi="Times New Roman" w:eastAsia="宋体" w:cs="Times New Roman"/>
          <w:i w:val="0"/>
          <w:iCs w:val="0"/>
          <w:sz w:val="24"/>
          <w:szCs w:val="20"/>
          <w:highlight w:val="none"/>
          <w:lang w:val="en-US" w:eastAsia="zh-CN"/>
        </w:rPr>
      </w:pPr>
      <w:r>
        <w:rPr>
          <w:rFonts w:hint="eastAsia" w:eastAsiaTheme="minorEastAsia"/>
          <w:i w:val="0"/>
          <w:iCs w:val="0"/>
        </w:rPr>
        <w:t>专题编号：</w:t>
      </w:r>
      <w:r>
        <w:rPr>
          <w:rFonts w:hint="eastAsia" w:ascii="Times New Roman" w:hAnsi="Times New Roman" w:eastAsia="宋体" w:cs="Times New Roman"/>
          <w:i w:val="0"/>
          <w:iCs w:val="0"/>
          <w:sz w:val="24"/>
          <w:szCs w:val="20"/>
          <w:highlight w:val="none"/>
          <w:lang w:val="en-US" w:eastAsia="zh-CN"/>
        </w:rPr>
        <w:t>XXX</w:t>
      </w:r>
    </w:p>
    <w:p w14:paraId="6145A543">
      <w:pPr>
        <w:spacing w:line="360" w:lineRule="auto"/>
        <w:ind w:firstLine="480"/>
        <w:rPr>
          <w:rFonts w:hint="eastAsia" w:ascii="Times New Roman" w:hAnsi="Times New Roman" w:eastAsia="宋体" w:cs="Times New Roman"/>
          <w:i w:val="0"/>
          <w:iCs w:val="0"/>
          <w:sz w:val="24"/>
          <w:szCs w:val="20"/>
          <w:highlight w:val="none"/>
          <w:lang w:val="en-US" w:eastAsia="zh-CN"/>
        </w:rPr>
      </w:pPr>
    </w:p>
    <w:p w14:paraId="0E522903">
      <w:pPr>
        <w:pStyle w:val="4"/>
        <w:numPr>
          <w:ilvl w:val="1"/>
          <w:numId w:val="0"/>
        </w:numPr>
        <w:ind w:left="0" w:leftChars="0" w:right="210" w:rightChars="0" w:firstLine="0" w:firstLineChars="0"/>
        <w:jc w:val="left"/>
        <w:rPr>
          <w:rFonts w:eastAsiaTheme="minorEastAsia"/>
          <w:i w:val="0"/>
          <w:iCs w:val="0"/>
        </w:rPr>
      </w:pPr>
      <w:bookmarkStart w:id="64" w:name="_Toc273092197"/>
      <w:bookmarkStart w:id="65" w:name="_Toc29145"/>
      <w:bookmarkStart w:id="66" w:name="_Toc109559423"/>
      <w:bookmarkStart w:id="67" w:name="_Toc94521504"/>
      <w:bookmarkStart w:id="68" w:name="_Toc94519352"/>
      <w:bookmarkStart w:id="69" w:name="_Toc94521844"/>
      <w:bookmarkStart w:id="70" w:name="_Toc23251713"/>
      <w:bookmarkStart w:id="71" w:name="_Toc28830"/>
      <w:bookmarkStart w:id="72" w:name="_Toc112852018"/>
      <w:r>
        <w:rPr>
          <w:rFonts w:hint="eastAsia" w:ascii="Times New Roman" w:hAnsi="Times New Roman" w:cs="Times New Roman" w:eastAsiaTheme="minorEastAsia"/>
          <w:b/>
          <w:i w:val="0"/>
          <w:iCs w:val="0"/>
          <w:kern w:val="2"/>
          <w:sz w:val="24"/>
          <w:lang w:val="en-US" w:eastAsia="zh-CN" w:bidi="ar-SA"/>
        </w:rPr>
        <w:t>1.3</w:t>
      </w:r>
      <w:r>
        <w:rPr>
          <w:rFonts w:eastAsiaTheme="minorEastAsia"/>
          <w:i w:val="0"/>
          <w:iCs w:val="0"/>
        </w:rPr>
        <w:t xml:space="preserve"> </w:t>
      </w:r>
      <w:bookmarkStart w:id="73" w:name="_Toc126237209"/>
      <w:r>
        <w:rPr>
          <w:rFonts w:hint="eastAsia" w:eastAsiaTheme="minorEastAsia"/>
          <w:i w:val="0"/>
          <w:iCs w:val="0"/>
        </w:rPr>
        <w:t>试验目的</w:t>
      </w:r>
      <w:bookmarkEnd w:id="64"/>
      <w:bookmarkEnd w:id="65"/>
      <w:bookmarkEnd w:id="66"/>
      <w:bookmarkEnd w:id="67"/>
      <w:bookmarkEnd w:id="68"/>
      <w:bookmarkEnd w:id="69"/>
      <w:bookmarkEnd w:id="70"/>
      <w:bookmarkEnd w:id="71"/>
      <w:bookmarkEnd w:id="72"/>
      <w:bookmarkEnd w:id="73"/>
    </w:p>
    <w:p w14:paraId="5FE47064">
      <w:pPr>
        <w:ind w:firstLine="480" w:firstLineChars="200"/>
        <w:rPr>
          <w:rFonts w:eastAsiaTheme="minorEastAsia"/>
          <w:bCs/>
          <w:i w:val="0"/>
          <w:iCs w:val="0"/>
          <w:szCs w:val="24"/>
        </w:rPr>
      </w:pPr>
      <w:r>
        <w:rPr>
          <w:rFonts w:eastAsiaTheme="minorEastAsia"/>
          <w:i w:val="0"/>
          <w:iCs w:val="0"/>
        </w:rPr>
        <w:t>XX</w:t>
      </w:r>
      <w:r>
        <w:rPr>
          <w:rFonts w:eastAsiaTheme="minorEastAsia"/>
          <w:bCs/>
          <w:i w:val="0"/>
          <w:iCs w:val="0"/>
          <w:szCs w:val="24"/>
        </w:rPr>
        <w:t>X</w:t>
      </w:r>
    </w:p>
    <w:p w14:paraId="509FF0E0">
      <w:pPr>
        <w:ind w:firstLine="480" w:firstLineChars="200"/>
        <w:rPr>
          <w:rFonts w:eastAsiaTheme="minorEastAsia"/>
          <w:bCs/>
          <w:i w:val="0"/>
          <w:iCs w:val="0"/>
          <w:szCs w:val="24"/>
        </w:rPr>
      </w:pPr>
    </w:p>
    <w:p w14:paraId="59B88CFC">
      <w:pPr>
        <w:pStyle w:val="4"/>
        <w:numPr>
          <w:ilvl w:val="1"/>
          <w:numId w:val="0"/>
        </w:numPr>
        <w:ind w:left="0" w:leftChars="0" w:right="210" w:rightChars="0" w:firstLine="0" w:firstLineChars="0"/>
        <w:jc w:val="left"/>
        <w:rPr>
          <w:rFonts w:eastAsiaTheme="minorEastAsia"/>
          <w:i w:val="0"/>
          <w:iCs w:val="0"/>
        </w:rPr>
      </w:pPr>
      <w:bookmarkStart w:id="74" w:name="_Toc94521845"/>
      <w:bookmarkStart w:id="75" w:name="_Toc28021"/>
      <w:bookmarkStart w:id="76" w:name="_Toc109559424"/>
      <w:bookmarkStart w:id="77" w:name="_Toc6820"/>
      <w:bookmarkStart w:id="78" w:name="_Toc273092198"/>
      <w:bookmarkStart w:id="79" w:name="_Toc94519353"/>
      <w:bookmarkStart w:id="80" w:name="_Toc23251714"/>
      <w:bookmarkStart w:id="81" w:name="_Toc112852019"/>
      <w:bookmarkStart w:id="82" w:name="_Toc94521505"/>
      <w:r>
        <w:rPr>
          <w:rFonts w:hint="eastAsia" w:ascii="Times New Roman" w:hAnsi="Times New Roman" w:cs="Times New Roman" w:eastAsiaTheme="minorEastAsia"/>
          <w:b/>
          <w:i w:val="0"/>
          <w:iCs w:val="0"/>
          <w:kern w:val="2"/>
          <w:sz w:val="24"/>
          <w:lang w:val="en-US" w:eastAsia="zh-CN" w:bidi="ar-SA"/>
        </w:rPr>
        <w:t>1.4</w:t>
      </w:r>
      <w:r>
        <w:rPr>
          <w:rFonts w:eastAsiaTheme="minorEastAsia"/>
          <w:i w:val="0"/>
          <w:iCs w:val="0"/>
        </w:rPr>
        <w:t xml:space="preserve"> </w:t>
      </w:r>
      <w:bookmarkStart w:id="83" w:name="_Toc126237210"/>
      <w:r>
        <w:rPr>
          <w:rFonts w:hint="eastAsia" w:eastAsiaTheme="minorEastAsia"/>
          <w:i w:val="0"/>
          <w:iCs w:val="0"/>
        </w:rPr>
        <w:t>研究机构</w:t>
      </w:r>
      <w:bookmarkEnd w:id="74"/>
      <w:bookmarkEnd w:id="75"/>
      <w:bookmarkEnd w:id="76"/>
      <w:bookmarkEnd w:id="77"/>
      <w:bookmarkEnd w:id="78"/>
      <w:bookmarkEnd w:id="79"/>
      <w:bookmarkEnd w:id="80"/>
      <w:bookmarkEnd w:id="81"/>
      <w:bookmarkEnd w:id="82"/>
      <w:bookmarkEnd w:id="83"/>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7036"/>
      </w:tblGrid>
      <w:tr w14:paraId="6D40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2" w:type="pct"/>
            <w:vAlign w:val="center"/>
          </w:tcPr>
          <w:p w14:paraId="180590FE">
            <w:pPr>
              <w:spacing w:line="240" w:lineRule="auto"/>
              <w:rPr>
                <w:rFonts w:eastAsiaTheme="minorEastAsia"/>
                <w:i w:val="0"/>
                <w:iCs w:val="0"/>
              </w:rPr>
            </w:pPr>
            <w:r>
              <w:rPr>
                <w:rFonts w:hint="eastAsia" w:eastAsiaTheme="minorEastAsia"/>
                <w:i w:val="0"/>
                <w:iCs w:val="0"/>
              </w:rPr>
              <w:t>名称：</w:t>
            </w:r>
          </w:p>
        </w:tc>
        <w:tc>
          <w:tcPr>
            <w:tcW w:w="3788" w:type="pct"/>
            <w:vAlign w:val="center"/>
          </w:tcPr>
          <w:p w14:paraId="289813E7">
            <w:pPr>
              <w:spacing w:line="240" w:lineRule="auto"/>
              <w:rPr>
                <w:rFonts w:eastAsiaTheme="minorEastAsia"/>
                <w:i w:val="0"/>
                <w:iCs w:val="0"/>
                <w:szCs w:val="24"/>
              </w:rPr>
            </w:pPr>
            <w:r>
              <w:rPr>
                <w:rFonts w:hint="eastAsia" w:eastAsiaTheme="minorEastAsia"/>
                <w:i w:val="0"/>
                <w:iCs w:val="0"/>
                <w:szCs w:val="24"/>
              </w:rPr>
              <w:t>国科赛赋河北医药技术有限公司</w:t>
            </w:r>
          </w:p>
        </w:tc>
      </w:tr>
      <w:tr w14:paraId="59B3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2" w:type="pct"/>
            <w:vAlign w:val="center"/>
          </w:tcPr>
          <w:p w14:paraId="549DA267">
            <w:pPr>
              <w:spacing w:line="240" w:lineRule="auto"/>
              <w:rPr>
                <w:rFonts w:eastAsiaTheme="minorEastAsia"/>
                <w:i w:val="0"/>
                <w:iCs w:val="0"/>
              </w:rPr>
            </w:pPr>
            <w:r>
              <w:rPr>
                <w:rFonts w:hint="eastAsia" w:eastAsiaTheme="minorEastAsia"/>
                <w:bCs/>
                <w:i w:val="0"/>
                <w:iCs w:val="0"/>
              </w:rPr>
              <w:t>地址：</w:t>
            </w:r>
          </w:p>
        </w:tc>
        <w:tc>
          <w:tcPr>
            <w:tcW w:w="3788" w:type="pct"/>
            <w:vAlign w:val="center"/>
          </w:tcPr>
          <w:p w14:paraId="3E6C3ED5">
            <w:pPr>
              <w:spacing w:line="240" w:lineRule="auto"/>
              <w:rPr>
                <w:rFonts w:eastAsiaTheme="minorEastAsia"/>
                <w:i w:val="0"/>
                <w:iCs w:val="0"/>
                <w:szCs w:val="24"/>
              </w:rPr>
            </w:pPr>
            <w:r>
              <w:rPr>
                <w:rFonts w:hint="eastAsia" w:eastAsiaTheme="minorEastAsia"/>
                <w:bCs/>
                <w:i w:val="0"/>
                <w:iCs w:val="0"/>
                <w:szCs w:val="24"/>
              </w:rPr>
              <w:t>河北省廊坊市固安县环保产业园</w:t>
            </w:r>
          </w:p>
        </w:tc>
      </w:tr>
      <w:tr w14:paraId="5942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2" w:type="pct"/>
            <w:vAlign w:val="center"/>
          </w:tcPr>
          <w:p w14:paraId="4C3A2D75">
            <w:pPr>
              <w:spacing w:line="240" w:lineRule="auto"/>
              <w:rPr>
                <w:rFonts w:eastAsiaTheme="minorEastAsia"/>
                <w:i w:val="0"/>
                <w:iCs w:val="0"/>
              </w:rPr>
            </w:pPr>
            <w:r>
              <w:rPr>
                <w:rFonts w:hint="eastAsia" w:eastAsiaTheme="minorEastAsia"/>
                <w:bCs/>
                <w:i w:val="0"/>
                <w:iCs w:val="0"/>
              </w:rPr>
              <w:t>机构负责人：</w:t>
            </w:r>
          </w:p>
        </w:tc>
        <w:tc>
          <w:tcPr>
            <w:tcW w:w="3788" w:type="pct"/>
            <w:vAlign w:val="center"/>
          </w:tcPr>
          <w:p w14:paraId="6EEEC681">
            <w:pPr>
              <w:spacing w:line="240" w:lineRule="auto"/>
              <w:rPr>
                <w:rFonts w:eastAsiaTheme="minorEastAsia"/>
                <w:i w:val="0"/>
                <w:iCs w:val="0"/>
                <w:szCs w:val="24"/>
              </w:rPr>
            </w:pPr>
            <w:r>
              <w:rPr>
                <w:rFonts w:hint="eastAsia" w:eastAsiaTheme="minorEastAsia"/>
                <w:bCs/>
                <w:i w:val="0"/>
                <w:iCs w:val="0"/>
                <w:szCs w:val="24"/>
              </w:rPr>
              <w:t xml:space="preserve">董延生 </w:t>
            </w:r>
            <w:r>
              <w:rPr>
                <w:rFonts w:eastAsiaTheme="minorEastAsia"/>
                <w:bCs/>
                <w:i w:val="0"/>
                <w:iCs w:val="0"/>
                <w:szCs w:val="24"/>
              </w:rPr>
              <w:t>博士</w:t>
            </w:r>
          </w:p>
        </w:tc>
      </w:tr>
      <w:tr w14:paraId="5F7F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2" w:type="pct"/>
            <w:vAlign w:val="center"/>
          </w:tcPr>
          <w:p w14:paraId="5D393EC0">
            <w:pPr>
              <w:spacing w:line="240" w:lineRule="auto"/>
              <w:rPr>
                <w:rFonts w:eastAsiaTheme="minorEastAsia"/>
                <w:i w:val="0"/>
                <w:iCs w:val="0"/>
              </w:rPr>
            </w:pPr>
            <w:r>
              <w:rPr>
                <w:rFonts w:hint="eastAsia" w:eastAsiaTheme="minorEastAsia"/>
                <w:bCs/>
                <w:i w:val="0"/>
                <w:iCs w:val="0"/>
              </w:rPr>
              <w:t>电话：</w:t>
            </w:r>
          </w:p>
        </w:tc>
        <w:tc>
          <w:tcPr>
            <w:tcW w:w="3788" w:type="pct"/>
            <w:vAlign w:val="center"/>
          </w:tcPr>
          <w:p w14:paraId="78293266">
            <w:pPr>
              <w:spacing w:line="240" w:lineRule="auto"/>
              <w:rPr>
                <w:rFonts w:eastAsiaTheme="minorEastAsia"/>
                <w:i w:val="0"/>
                <w:iCs w:val="0"/>
                <w:szCs w:val="24"/>
              </w:rPr>
            </w:pPr>
            <w:r>
              <w:rPr>
                <w:rFonts w:eastAsiaTheme="minorEastAsia"/>
                <w:i w:val="0"/>
                <w:iCs w:val="0"/>
                <w:szCs w:val="24"/>
              </w:rPr>
              <w:t>0316-6163366</w:t>
            </w:r>
          </w:p>
        </w:tc>
      </w:tr>
      <w:tr w14:paraId="4A2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2" w:type="pct"/>
            <w:vAlign w:val="center"/>
          </w:tcPr>
          <w:p w14:paraId="369546D0">
            <w:pPr>
              <w:spacing w:line="240" w:lineRule="auto"/>
              <w:rPr>
                <w:rFonts w:eastAsiaTheme="minorEastAsia"/>
                <w:i w:val="0"/>
                <w:iCs w:val="0"/>
              </w:rPr>
            </w:pPr>
            <w:r>
              <w:rPr>
                <w:rFonts w:hint="eastAsia" w:eastAsiaTheme="minorEastAsia"/>
                <w:bCs/>
                <w:i w:val="0"/>
                <w:iCs w:val="0"/>
              </w:rPr>
              <w:t>电子邮件：</w:t>
            </w:r>
          </w:p>
        </w:tc>
        <w:tc>
          <w:tcPr>
            <w:tcW w:w="3788" w:type="pct"/>
            <w:vAlign w:val="center"/>
          </w:tcPr>
          <w:p w14:paraId="17CA6219">
            <w:pPr>
              <w:spacing w:line="240" w:lineRule="auto"/>
              <w:rPr>
                <w:rFonts w:eastAsiaTheme="minorEastAsia"/>
                <w:i w:val="0"/>
                <w:iCs w:val="0"/>
                <w:szCs w:val="24"/>
              </w:rPr>
            </w:pPr>
            <w:r>
              <w:rPr>
                <w:rFonts w:eastAsiaTheme="minorEastAsia"/>
                <w:i w:val="0"/>
                <w:iCs w:val="0"/>
              </w:rPr>
              <w:t>dongyansheng@</w:t>
            </w:r>
            <w:r>
              <w:rPr>
                <w:i w:val="0"/>
                <w:iCs w:val="0"/>
              </w:rPr>
              <w:t xml:space="preserve"> saifulab</w:t>
            </w:r>
            <w:r>
              <w:rPr>
                <w:rFonts w:eastAsiaTheme="minorEastAsia"/>
                <w:i w:val="0"/>
                <w:iCs w:val="0"/>
              </w:rPr>
              <w:t>.com</w:t>
            </w:r>
          </w:p>
        </w:tc>
      </w:tr>
    </w:tbl>
    <w:p w14:paraId="164BA701">
      <w:pPr>
        <w:ind w:firstLine="480"/>
        <w:rPr>
          <w:rFonts w:eastAsiaTheme="minorEastAsia"/>
          <w:bCs/>
          <w:i w:val="0"/>
          <w:iCs w:val="0"/>
        </w:rPr>
      </w:pPr>
    </w:p>
    <w:p w14:paraId="6F5295C5">
      <w:pPr>
        <w:pStyle w:val="4"/>
        <w:numPr>
          <w:ilvl w:val="1"/>
          <w:numId w:val="0"/>
        </w:numPr>
        <w:ind w:left="0" w:leftChars="0" w:right="210" w:rightChars="0" w:firstLine="0" w:firstLineChars="0"/>
        <w:jc w:val="left"/>
        <w:rPr>
          <w:rFonts w:eastAsiaTheme="minorEastAsia"/>
          <w:i w:val="0"/>
          <w:iCs w:val="0"/>
        </w:rPr>
      </w:pPr>
      <w:bookmarkStart w:id="84" w:name="_Toc10745"/>
      <w:bookmarkStart w:id="85" w:name="_Toc94521846"/>
      <w:bookmarkStart w:id="86" w:name="_Toc94519354"/>
      <w:bookmarkStart w:id="87" w:name="_Toc29759"/>
      <w:bookmarkStart w:id="88" w:name="_Toc94521506"/>
      <w:bookmarkStart w:id="89" w:name="_Toc23251715"/>
      <w:bookmarkStart w:id="90" w:name="_Toc273092199"/>
      <w:bookmarkStart w:id="91" w:name="_Toc109559425"/>
      <w:bookmarkStart w:id="92" w:name="_Toc112852020"/>
      <w:r>
        <w:rPr>
          <w:rFonts w:hint="eastAsia" w:ascii="Times New Roman" w:hAnsi="Times New Roman" w:cs="Times New Roman" w:eastAsiaTheme="minorEastAsia"/>
          <w:b/>
          <w:i w:val="0"/>
          <w:iCs w:val="0"/>
          <w:kern w:val="2"/>
          <w:sz w:val="24"/>
          <w:lang w:val="en-US" w:eastAsia="zh-CN" w:bidi="ar-SA"/>
        </w:rPr>
        <w:t>1.5</w:t>
      </w:r>
      <w:r>
        <w:rPr>
          <w:rFonts w:eastAsiaTheme="minorEastAsia"/>
          <w:i w:val="0"/>
          <w:iCs w:val="0"/>
        </w:rPr>
        <w:t xml:space="preserve"> </w:t>
      </w:r>
      <w:bookmarkStart w:id="93" w:name="_Toc126237211"/>
      <w:r>
        <w:rPr>
          <w:rFonts w:hint="eastAsia" w:eastAsiaTheme="minorEastAsia"/>
          <w:i w:val="0"/>
          <w:iCs w:val="0"/>
        </w:rPr>
        <w:t>委托</w:t>
      </w:r>
      <w:bookmarkEnd w:id="84"/>
      <w:bookmarkEnd w:id="85"/>
      <w:bookmarkEnd w:id="86"/>
      <w:bookmarkEnd w:id="87"/>
      <w:bookmarkEnd w:id="88"/>
      <w:bookmarkEnd w:id="89"/>
      <w:bookmarkEnd w:id="90"/>
      <w:r>
        <w:rPr>
          <w:rFonts w:hint="eastAsia" w:eastAsiaTheme="minorEastAsia"/>
          <w:i w:val="0"/>
          <w:iCs w:val="0"/>
        </w:rPr>
        <w:t>方信息</w:t>
      </w:r>
      <w:bookmarkEnd w:id="91"/>
      <w:bookmarkEnd w:id="92"/>
      <w:bookmarkEnd w:id="93"/>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7"/>
        <w:gridCol w:w="7060"/>
      </w:tblGrid>
      <w:tr w14:paraId="7525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99" w:type="pct"/>
            <w:vAlign w:val="center"/>
          </w:tcPr>
          <w:p w14:paraId="4E48A08D">
            <w:pPr>
              <w:spacing w:line="240" w:lineRule="auto"/>
              <w:rPr>
                <w:rFonts w:eastAsiaTheme="minorEastAsia"/>
                <w:i w:val="0"/>
                <w:iCs w:val="0"/>
              </w:rPr>
            </w:pPr>
            <w:r>
              <w:rPr>
                <w:rFonts w:hint="eastAsia" w:eastAsiaTheme="minorEastAsia"/>
                <w:i w:val="0"/>
                <w:iCs w:val="0"/>
              </w:rPr>
              <w:t>名称：</w:t>
            </w:r>
          </w:p>
        </w:tc>
        <w:tc>
          <w:tcPr>
            <w:tcW w:w="3801" w:type="pct"/>
            <w:vAlign w:val="center"/>
          </w:tcPr>
          <w:p w14:paraId="53440FF9">
            <w:pPr>
              <w:spacing w:line="240" w:lineRule="auto"/>
              <w:rPr>
                <w:rFonts w:eastAsiaTheme="minorEastAsia"/>
                <w:i w:val="0"/>
                <w:iCs w:val="0"/>
              </w:rPr>
            </w:pPr>
          </w:p>
        </w:tc>
      </w:tr>
      <w:tr w14:paraId="16D8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99" w:type="pct"/>
            <w:vAlign w:val="center"/>
          </w:tcPr>
          <w:p w14:paraId="3E83649E">
            <w:pPr>
              <w:spacing w:line="240" w:lineRule="auto"/>
              <w:rPr>
                <w:rFonts w:eastAsiaTheme="minorEastAsia"/>
                <w:i w:val="0"/>
                <w:iCs w:val="0"/>
              </w:rPr>
            </w:pPr>
            <w:r>
              <w:rPr>
                <w:rFonts w:hint="eastAsia" w:eastAsiaTheme="minorEastAsia"/>
                <w:bCs/>
                <w:i w:val="0"/>
                <w:iCs w:val="0"/>
              </w:rPr>
              <w:t>地址：</w:t>
            </w:r>
          </w:p>
        </w:tc>
        <w:tc>
          <w:tcPr>
            <w:tcW w:w="3801" w:type="pct"/>
            <w:vAlign w:val="center"/>
          </w:tcPr>
          <w:p w14:paraId="51B7E4FA">
            <w:pPr>
              <w:spacing w:line="240" w:lineRule="auto"/>
              <w:rPr>
                <w:rFonts w:eastAsiaTheme="minorEastAsia"/>
                <w:i w:val="0"/>
                <w:iCs w:val="0"/>
              </w:rPr>
            </w:pPr>
          </w:p>
        </w:tc>
      </w:tr>
      <w:tr w14:paraId="6C71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99" w:type="pct"/>
            <w:vAlign w:val="center"/>
          </w:tcPr>
          <w:p w14:paraId="7F507E8D">
            <w:pPr>
              <w:spacing w:line="240" w:lineRule="auto"/>
              <w:rPr>
                <w:rFonts w:eastAsiaTheme="minorEastAsia"/>
                <w:i w:val="0"/>
                <w:iCs w:val="0"/>
              </w:rPr>
            </w:pPr>
            <w:r>
              <w:rPr>
                <w:rFonts w:hint="eastAsia" w:eastAsiaTheme="minorEastAsia"/>
                <w:bCs/>
                <w:i w:val="0"/>
                <w:iCs w:val="0"/>
              </w:rPr>
              <w:t>代表：</w:t>
            </w:r>
          </w:p>
        </w:tc>
        <w:tc>
          <w:tcPr>
            <w:tcW w:w="3801" w:type="pct"/>
            <w:vAlign w:val="center"/>
          </w:tcPr>
          <w:p w14:paraId="4E13E627">
            <w:pPr>
              <w:spacing w:line="240" w:lineRule="auto"/>
              <w:rPr>
                <w:rFonts w:eastAsiaTheme="minorEastAsia"/>
                <w:i w:val="0"/>
                <w:iCs w:val="0"/>
              </w:rPr>
            </w:pPr>
          </w:p>
        </w:tc>
      </w:tr>
      <w:tr w14:paraId="52C1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99" w:type="pct"/>
            <w:vAlign w:val="center"/>
          </w:tcPr>
          <w:p w14:paraId="4DFC720E">
            <w:pPr>
              <w:spacing w:line="240" w:lineRule="auto"/>
              <w:rPr>
                <w:rFonts w:eastAsiaTheme="minorEastAsia"/>
                <w:i w:val="0"/>
                <w:iCs w:val="0"/>
              </w:rPr>
            </w:pPr>
            <w:r>
              <w:rPr>
                <w:rFonts w:hint="eastAsia" w:eastAsiaTheme="minorEastAsia"/>
                <w:bCs/>
                <w:i w:val="0"/>
                <w:iCs w:val="0"/>
              </w:rPr>
              <w:t>电话：</w:t>
            </w:r>
          </w:p>
        </w:tc>
        <w:tc>
          <w:tcPr>
            <w:tcW w:w="3801" w:type="pct"/>
            <w:vAlign w:val="center"/>
          </w:tcPr>
          <w:p w14:paraId="68B06936">
            <w:pPr>
              <w:spacing w:line="240" w:lineRule="auto"/>
              <w:rPr>
                <w:rFonts w:eastAsiaTheme="minorEastAsia"/>
                <w:i w:val="0"/>
                <w:iCs w:val="0"/>
              </w:rPr>
            </w:pPr>
          </w:p>
        </w:tc>
      </w:tr>
      <w:tr w14:paraId="18DD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99" w:type="pct"/>
            <w:vAlign w:val="center"/>
          </w:tcPr>
          <w:p w14:paraId="57D75206">
            <w:pPr>
              <w:spacing w:line="240" w:lineRule="auto"/>
              <w:rPr>
                <w:rFonts w:eastAsiaTheme="minorEastAsia"/>
                <w:i w:val="0"/>
                <w:iCs w:val="0"/>
              </w:rPr>
            </w:pPr>
            <w:r>
              <w:rPr>
                <w:rFonts w:hint="eastAsia" w:eastAsiaTheme="minorEastAsia"/>
                <w:bCs/>
                <w:i w:val="0"/>
                <w:iCs w:val="0"/>
              </w:rPr>
              <w:t>电子邮件：</w:t>
            </w:r>
          </w:p>
        </w:tc>
        <w:tc>
          <w:tcPr>
            <w:tcW w:w="3801" w:type="pct"/>
            <w:vAlign w:val="center"/>
          </w:tcPr>
          <w:p w14:paraId="7A72957B">
            <w:pPr>
              <w:spacing w:line="240" w:lineRule="auto"/>
              <w:rPr>
                <w:rFonts w:eastAsiaTheme="minorEastAsia"/>
                <w:i w:val="0"/>
                <w:iCs w:val="0"/>
              </w:rPr>
            </w:pPr>
          </w:p>
        </w:tc>
      </w:tr>
    </w:tbl>
    <w:p w14:paraId="0478E526">
      <w:pPr>
        <w:pStyle w:val="165"/>
        <w:ind w:firstLine="0" w:firstLineChars="0"/>
        <w:rPr>
          <w:rFonts w:eastAsiaTheme="minorEastAsia"/>
          <w:i w:val="0"/>
          <w:iCs w:val="0"/>
        </w:rPr>
      </w:pPr>
    </w:p>
    <w:p w14:paraId="2CFBA498">
      <w:pPr>
        <w:pStyle w:val="4"/>
        <w:numPr>
          <w:ilvl w:val="1"/>
          <w:numId w:val="0"/>
        </w:numPr>
        <w:ind w:left="0" w:leftChars="0" w:right="210" w:rightChars="0" w:firstLine="0" w:firstLineChars="0"/>
        <w:jc w:val="left"/>
        <w:rPr>
          <w:rFonts w:eastAsiaTheme="minorEastAsia"/>
          <w:i w:val="0"/>
          <w:iCs w:val="0"/>
        </w:rPr>
      </w:pPr>
      <w:bookmarkStart w:id="94" w:name="_Toc8018"/>
      <w:bookmarkStart w:id="95" w:name="_Toc112852021"/>
      <w:bookmarkStart w:id="96" w:name="_Toc94521847"/>
      <w:bookmarkStart w:id="97" w:name="_Toc8218"/>
      <w:bookmarkStart w:id="98" w:name="_Toc23251716"/>
      <w:bookmarkStart w:id="99" w:name="_Toc94521507"/>
      <w:bookmarkStart w:id="100" w:name="_Toc109559426"/>
      <w:bookmarkStart w:id="101" w:name="_Toc94519355"/>
      <w:bookmarkStart w:id="102" w:name="_Toc273092200"/>
      <w:r>
        <w:rPr>
          <w:rFonts w:hint="eastAsia" w:ascii="Times New Roman" w:hAnsi="Times New Roman" w:cs="Times New Roman" w:eastAsiaTheme="minorEastAsia"/>
          <w:b/>
          <w:i w:val="0"/>
          <w:iCs w:val="0"/>
          <w:kern w:val="2"/>
          <w:sz w:val="24"/>
          <w:lang w:val="en-US" w:eastAsia="zh-CN" w:bidi="ar-SA"/>
        </w:rPr>
        <w:t>1.6</w:t>
      </w:r>
      <w:r>
        <w:rPr>
          <w:rFonts w:eastAsiaTheme="minorEastAsia"/>
          <w:i w:val="0"/>
          <w:iCs w:val="0"/>
        </w:rPr>
        <w:t xml:space="preserve"> </w:t>
      </w:r>
      <w:bookmarkStart w:id="103" w:name="_Toc126237212"/>
      <w:r>
        <w:rPr>
          <w:rFonts w:hint="eastAsia" w:eastAsiaTheme="minorEastAsia"/>
          <w:i w:val="0"/>
          <w:iCs w:val="0"/>
        </w:rPr>
        <w:t>试验组人员组成</w:t>
      </w:r>
      <w:bookmarkEnd w:id="94"/>
      <w:bookmarkEnd w:id="95"/>
      <w:bookmarkEnd w:id="96"/>
      <w:bookmarkEnd w:id="97"/>
      <w:bookmarkEnd w:id="98"/>
      <w:bookmarkEnd w:id="99"/>
      <w:bookmarkEnd w:id="100"/>
      <w:bookmarkEnd w:id="101"/>
      <w:bookmarkEnd w:id="102"/>
      <w:bookmarkEnd w:id="103"/>
    </w:p>
    <w:p w14:paraId="4CE62120">
      <w:pPr>
        <w:pStyle w:val="5"/>
        <w:keepNext/>
        <w:numPr>
          <w:ilvl w:val="2"/>
          <w:numId w:val="0"/>
        </w:numPr>
        <w:ind w:left="0" w:leftChars="0" w:firstLine="0" w:firstLineChars="0"/>
        <w:jc w:val="both"/>
        <w:rPr>
          <w:rFonts w:eastAsiaTheme="minorEastAsia"/>
          <w:i w:val="0"/>
          <w:iCs w:val="0"/>
          <w:szCs w:val="20"/>
        </w:rPr>
      </w:pPr>
      <w:bookmarkStart w:id="104" w:name="_Toc109559427"/>
      <w:bookmarkStart w:id="105" w:name="_Toc108169205"/>
      <w:bookmarkStart w:id="106" w:name="_Toc108186726"/>
      <w:bookmarkStart w:id="107" w:name="_Toc103011663"/>
      <w:bookmarkStart w:id="108" w:name="_Toc112852022"/>
      <w:bookmarkStart w:id="109" w:name="_Toc103011664"/>
      <w:bookmarkStart w:id="110" w:name="_Toc273092201"/>
      <w:r>
        <w:rPr>
          <w:rFonts w:hint="eastAsia" w:ascii="Times New Roman" w:hAnsi="Times New Roman" w:cs="Times New Roman" w:eastAsiaTheme="minorEastAsia"/>
          <w:b/>
          <w:i w:val="0"/>
          <w:iCs w:val="0"/>
          <w:kern w:val="2"/>
          <w:sz w:val="24"/>
          <w:szCs w:val="20"/>
          <w:lang w:val="en-US" w:eastAsia="zh-CN" w:bidi="ar-SA"/>
        </w:rPr>
        <w:t>1.6.1</w:t>
      </w:r>
      <w:r>
        <w:rPr>
          <w:rFonts w:eastAsiaTheme="minorEastAsia"/>
          <w:i w:val="0"/>
          <w:iCs w:val="0"/>
          <w:szCs w:val="20"/>
        </w:rPr>
        <w:t xml:space="preserve"> </w:t>
      </w:r>
      <w:r>
        <w:rPr>
          <w:rFonts w:hint="eastAsia" w:eastAsiaTheme="minorEastAsia"/>
          <w:i w:val="0"/>
          <w:iCs w:val="0"/>
          <w:szCs w:val="20"/>
        </w:rPr>
        <w:t>专题负责人</w:t>
      </w:r>
      <w:bookmarkEnd w:id="104"/>
      <w:bookmarkEnd w:id="105"/>
      <w:bookmarkEnd w:id="106"/>
      <w:bookmarkEnd w:id="107"/>
      <w:bookmarkEnd w:id="108"/>
    </w:p>
    <w:tbl>
      <w:tblPr>
        <w:tblStyle w:val="88"/>
        <w:tblW w:w="5000" w:type="pct"/>
        <w:tblInd w:w="0" w:type="dxa"/>
        <w:tblLayout w:type="autofit"/>
        <w:tblCellMar>
          <w:top w:w="0" w:type="dxa"/>
          <w:left w:w="108" w:type="dxa"/>
          <w:bottom w:w="0" w:type="dxa"/>
          <w:right w:w="108" w:type="dxa"/>
        </w:tblCellMar>
      </w:tblPr>
      <w:tblGrid>
        <w:gridCol w:w="3470"/>
        <w:gridCol w:w="5817"/>
      </w:tblGrid>
      <w:tr w14:paraId="3231A6F5">
        <w:tblPrEx>
          <w:tblCellMar>
            <w:top w:w="0" w:type="dxa"/>
            <w:left w:w="108" w:type="dxa"/>
            <w:bottom w:w="0" w:type="dxa"/>
            <w:right w:w="108" w:type="dxa"/>
          </w:tblCellMar>
        </w:tblPrEx>
        <w:trPr>
          <w:trHeight w:val="454" w:hRule="atLeast"/>
        </w:trPr>
        <w:tc>
          <w:tcPr>
            <w:tcW w:w="1868" w:type="pct"/>
            <w:tcBorders>
              <w:top w:val="single" w:color="auto" w:sz="4" w:space="0"/>
              <w:left w:val="single" w:color="auto" w:sz="4" w:space="0"/>
              <w:bottom w:val="single" w:color="auto" w:sz="4" w:space="0"/>
              <w:right w:val="single" w:color="auto" w:sz="4" w:space="0"/>
            </w:tcBorders>
            <w:vAlign w:val="center"/>
          </w:tcPr>
          <w:p w14:paraId="3391B486">
            <w:pPr>
              <w:spacing w:line="240" w:lineRule="auto"/>
              <w:rPr>
                <w:rFonts w:eastAsiaTheme="minorEastAsia"/>
                <w:i w:val="0"/>
                <w:iCs w:val="0"/>
              </w:rPr>
            </w:pPr>
            <w:r>
              <w:rPr>
                <w:rFonts w:hint="eastAsia" w:eastAsiaTheme="minorEastAsia"/>
                <w:i w:val="0"/>
                <w:iCs w:val="0"/>
              </w:rPr>
              <w:t>姓名：</w:t>
            </w:r>
          </w:p>
        </w:tc>
        <w:tc>
          <w:tcPr>
            <w:tcW w:w="3132" w:type="pct"/>
            <w:tcBorders>
              <w:top w:val="single" w:color="auto" w:sz="4" w:space="0"/>
              <w:left w:val="single" w:color="auto" w:sz="4" w:space="0"/>
              <w:bottom w:val="single" w:color="auto" w:sz="4" w:space="0"/>
              <w:right w:val="single" w:color="auto" w:sz="4" w:space="0"/>
            </w:tcBorders>
            <w:vAlign w:val="center"/>
          </w:tcPr>
          <w:p w14:paraId="77C741BB">
            <w:pPr>
              <w:spacing w:line="240" w:lineRule="auto"/>
              <w:rPr>
                <w:rFonts w:eastAsiaTheme="minorEastAsia"/>
                <w:i w:val="0"/>
                <w:iCs w:val="0"/>
              </w:rPr>
            </w:pPr>
          </w:p>
        </w:tc>
      </w:tr>
      <w:tr w14:paraId="37329168">
        <w:tblPrEx>
          <w:tblCellMar>
            <w:top w:w="0" w:type="dxa"/>
            <w:left w:w="108" w:type="dxa"/>
            <w:bottom w:w="0" w:type="dxa"/>
            <w:right w:w="108" w:type="dxa"/>
          </w:tblCellMar>
        </w:tblPrEx>
        <w:trPr>
          <w:trHeight w:val="454" w:hRule="atLeast"/>
        </w:trPr>
        <w:tc>
          <w:tcPr>
            <w:tcW w:w="1868" w:type="pct"/>
            <w:tcBorders>
              <w:top w:val="single" w:color="auto" w:sz="4" w:space="0"/>
              <w:left w:val="single" w:color="auto" w:sz="4" w:space="0"/>
              <w:bottom w:val="single" w:color="auto" w:sz="4" w:space="0"/>
              <w:right w:val="single" w:color="auto" w:sz="4" w:space="0"/>
            </w:tcBorders>
            <w:vAlign w:val="center"/>
          </w:tcPr>
          <w:p w14:paraId="35DEE0F1">
            <w:pPr>
              <w:spacing w:line="240" w:lineRule="auto"/>
              <w:rPr>
                <w:rFonts w:eastAsiaTheme="minorEastAsia"/>
                <w:i w:val="0"/>
                <w:iCs w:val="0"/>
              </w:rPr>
            </w:pPr>
            <w:r>
              <w:rPr>
                <w:rFonts w:hint="eastAsia" w:eastAsiaTheme="minorEastAsia"/>
                <w:bCs/>
                <w:i w:val="0"/>
                <w:iCs w:val="0"/>
              </w:rPr>
              <w:t>电话：</w:t>
            </w:r>
          </w:p>
        </w:tc>
        <w:tc>
          <w:tcPr>
            <w:tcW w:w="3132" w:type="pct"/>
            <w:tcBorders>
              <w:top w:val="single" w:color="auto" w:sz="4" w:space="0"/>
              <w:left w:val="single" w:color="auto" w:sz="4" w:space="0"/>
              <w:bottom w:val="single" w:color="auto" w:sz="4" w:space="0"/>
              <w:right w:val="single" w:color="auto" w:sz="4" w:space="0"/>
            </w:tcBorders>
            <w:vAlign w:val="center"/>
          </w:tcPr>
          <w:p w14:paraId="42685285">
            <w:pPr>
              <w:spacing w:line="240" w:lineRule="auto"/>
              <w:rPr>
                <w:rFonts w:eastAsiaTheme="minorEastAsia"/>
                <w:i w:val="0"/>
                <w:iCs w:val="0"/>
              </w:rPr>
            </w:pPr>
          </w:p>
        </w:tc>
      </w:tr>
      <w:tr w14:paraId="2256345B">
        <w:tblPrEx>
          <w:tblCellMar>
            <w:top w:w="0" w:type="dxa"/>
            <w:left w:w="108" w:type="dxa"/>
            <w:bottom w:w="0" w:type="dxa"/>
            <w:right w:w="108" w:type="dxa"/>
          </w:tblCellMar>
        </w:tblPrEx>
        <w:trPr>
          <w:trHeight w:val="454" w:hRule="atLeast"/>
        </w:trPr>
        <w:tc>
          <w:tcPr>
            <w:tcW w:w="1868" w:type="pct"/>
            <w:tcBorders>
              <w:top w:val="single" w:color="auto" w:sz="4" w:space="0"/>
              <w:left w:val="single" w:color="auto" w:sz="4" w:space="0"/>
              <w:bottom w:val="single" w:color="auto" w:sz="4" w:space="0"/>
              <w:right w:val="single" w:color="auto" w:sz="4" w:space="0"/>
            </w:tcBorders>
            <w:vAlign w:val="center"/>
          </w:tcPr>
          <w:p w14:paraId="2A011B7F">
            <w:pPr>
              <w:spacing w:line="240" w:lineRule="auto"/>
              <w:rPr>
                <w:rFonts w:eastAsiaTheme="minorEastAsia"/>
                <w:i w:val="0"/>
                <w:iCs w:val="0"/>
              </w:rPr>
            </w:pPr>
            <w:r>
              <w:rPr>
                <w:rFonts w:hint="eastAsia" w:eastAsiaTheme="minorEastAsia"/>
                <w:bCs/>
                <w:i w:val="0"/>
                <w:iCs w:val="0"/>
              </w:rPr>
              <w:t>电子邮件：</w:t>
            </w:r>
          </w:p>
        </w:tc>
        <w:tc>
          <w:tcPr>
            <w:tcW w:w="3132" w:type="pct"/>
            <w:tcBorders>
              <w:top w:val="single" w:color="auto" w:sz="4" w:space="0"/>
              <w:left w:val="single" w:color="auto" w:sz="4" w:space="0"/>
              <w:bottom w:val="single" w:color="auto" w:sz="4" w:space="0"/>
              <w:right w:val="single" w:color="auto" w:sz="4" w:space="0"/>
            </w:tcBorders>
            <w:vAlign w:val="center"/>
          </w:tcPr>
          <w:p w14:paraId="0788B361">
            <w:pPr>
              <w:spacing w:line="240" w:lineRule="auto"/>
              <w:rPr>
                <w:rFonts w:eastAsiaTheme="minorEastAsia"/>
                <w:i w:val="0"/>
                <w:iCs w:val="0"/>
              </w:rPr>
            </w:pPr>
          </w:p>
        </w:tc>
      </w:tr>
      <w:bookmarkEnd w:id="109"/>
    </w:tbl>
    <w:p w14:paraId="45B406F9">
      <w:pPr>
        <w:pStyle w:val="5"/>
        <w:keepNext/>
        <w:numPr>
          <w:ilvl w:val="2"/>
          <w:numId w:val="0"/>
        </w:numPr>
        <w:ind w:left="0" w:leftChars="0" w:firstLine="0" w:firstLineChars="0"/>
        <w:jc w:val="both"/>
        <w:rPr>
          <w:rFonts w:eastAsiaTheme="minorEastAsia"/>
          <w:i w:val="0"/>
          <w:iCs w:val="0"/>
          <w:szCs w:val="20"/>
        </w:rPr>
      </w:pPr>
      <w:bookmarkStart w:id="111" w:name="_Toc109559428"/>
      <w:bookmarkStart w:id="112" w:name="_Toc108186727"/>
      <w:bookmarkStart w:id="113" w:name="_Toc108169206"/>
      <w:bookmarkStart w:id="114" w:name="_Toc112852023"/>
      <w:bookmarkStart w:id="115" w:name="_Toc23251717"/>
      <w:bookmarkStart w:id="116" w:name="_Toc29559"/>
      <w:bookmarkStart w:id="117" w:name="_Toc94521848"/>
      <w:bookmarkStart w:id="118" w:name="_Toc94521508"/>
      <w:bookmarkStart w:id="119" w:name="_Toc21452"/>
      <w:bookmarkStart w:id="120" w:name="_Toc103011665"/>
      <w:bookmarkStart w:id="121" w:name="_Toc94519356"/>
      <w:r>
        <w:rPr>
          <w:rFonts w:hint="eastAsia" w:ascii="Times New Roman" w:hAnsi="Times New Roman" w:cs="Times New Roman" w:eastAsiaTheme="minorEastAsia"/>
          <w:b/>
          <w:i w:val="0"/>
          <w:iCs w:val="0"/>
          <w:kern w:val="2"/>
          <w:sz w:val="24"/>
          <w:szCs w:val="20"/>
          <w:lang w:val="en-US" w:eastAsia="zh-CN" w:bidi="ar-SA"/>
        </w:rPr>
        <w:t>1.6.2</w:t>
      </w:r>
      <w:r>
        <w:rPr>
          <w:rFonts w:eastAsiaTheme="minorEastAsia"/>
          <w:i w:val="0"/>
          <w:iCs w:val="0"/>
          <w:szCs w:val="20"/>
        </w:rPr>
        <w:t xml:space="preserve"> </w:t>
      </w:r>
      <w:r>
        <w:rPr>
          <w:rFonts w:hint="eastAsia" w:eastAsiaTheme="minorEastAsia"/>
          <w:i w:val="0"/>
          <w:iCs w:val="0"/>
          <w:szCs w:val="20"/>
        </w:rPr>
        <w:t>试验组主要负责人</w:t>
      </w:r>
      <w:bookmarkEnd w:id="111"/>
      <w:bookmarkEnd w:id="112"/>
      <w:bookmarkEnd w:id="113"/>
      <w:bookmarkEnd w:id="114"/>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2"/>
        <w:gridCol w:w="6475"/>
      </w:tblGrid>
      <w:tr w14:paraId="0471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267C4C9C">
            <w:pPr>
              <w:spacing w:line="240" w:lineRule="auto"/>
              <w:rPr>
                <w:rFonts w:eastAsiaTheme="minorEastAsia"/>
                <w:i w:val="0"/>
                <w:iCs w:val="0"/>
              </w:rPr>
            </w:pPr>
            <w:r>
              <w:rPr>
                <w:rFonts w:hint="eastAsia" w:eastAsiaTheme="minorEastAsia"/>
                <w:i w:val="0"/>
                <w:iCs w:val="0"/>
              </w:rPr>
              <w:t>试验操作负责人：</w:t>
            </w:r>
          </w:p>
        </w:tc>
        <w:tc>
          <w:tcPr>
            <w:tcW w:w="3486" w:type="pct"/>
            <w:vAlign w:val="center"/>
          </w:tcPr>
          <w:p w14:paraId="0993C176">
            <w:pPr>
              <w:spacing w:line="240" w:lineRule="auto"/>
              <w:rPr>
                <w:rFonts w:eastAsiaTheme="minorEastAsia"/>
                <w:i w:val="0"/>
                <w:iCs w:val="0"/>
              </w:rPr>
            </w:pPr>
          </w:p>
        </w:tc>
      </w:tr>
      <w:tr w14:paraId="00A8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0FB97575">
            <w:pPr>
              <w:spacing w:line="240" w:lineRule="auto"/>
              <w:rPr>
                <w:rFonts w:eastAsiaTheme="minorEastAsia"/>
                <w:i w:val="0"/>
                <w:iCs w:val="0"/>
              </w:rPr>
            </w:pPr>
            <w:r>
              <w:rPr>
                <w:rFonts w:hint="eastAsia" w:eastAsiaTheme="minorEastAsia"/>
                <w:i w:val="0"/>
                <w:iCs w:val="0"/>
              </w:rPr>
              <w:t>兽医：</w:t>
            </w:r>
          </w:p>
        </w:tc>
        <w:tc>
          <w:tcPr>
            <w:tcW w:w="3486" w:type="pct"/>
            <w:vAlign w:val="center"/>
          </w:tcPr>
          <w:p w14:paraId="58DBBB2E">
            <w:pPr>
              <w:spacing w:line="240" w:lineRule="auto"/>
              <w:rPr>
                <w:rFonts w:eastAsiaTheme="minorEastAsia"/>
                <w:i w:val="0"/>
                <w:iCs w:val="0"/>
              </w:rPr>
            </w:pPr>
          </w:p>
        </w:tc>
      </w:tr>
      <w:tr w14:paraId="1A8E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648C4F92">
            <w:pPr>
              <w:spacing w:line="240" w:lineRule="auto"/>
              <w:rPr>
                <w:rFonts w:eastAsiaTheme="minorEastAsia"/>
                <w:i w:val="0"/>
                <w:iCs w:val="0"/>
              </w:rPr>
            </w:pPr>
            <w:r>
              <w:rPr>
                <w:rFonts w:hint="eastAsia" w:eastAsiaTheme="minorEastAsia"/>
                <w:i w:val="0"/>
                <w:iCs w:val="0"/>
              </w:rPr>
              <w:t>动物饲养管理负责人：</w:t>
            </w:r>
          </w:p>
        </w:tc>
        <w:tc>
          <w:tcPr>
            <w:tcW w:w="3486" w:type="pct"/>
            <w:vAlign w:val="center"/>
          </w:tcPr>
          <w:p w14:paraId="75D57FA2">
            <w:pPr>
              <w:spacing w:line="240" w:lineRule="auto"/>
              <w:rPr>
                <w:rFonts w:eastAsiaTheme="minorEastAsia"/>
                <w:i w:val="0"/>
                <w:iCs w:val="0"/>
              </w:rPr>
            </w:pPr>
          </w:p>
        </w:tc>
      </w:tr>
      <w:tr w14:paraId="12EB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654DC3D5">
            <w:pPr>
              <w:spacing w:line="240" w:lineRule="auto"/>
              <w:rPr>
                <w:rFonts w:eastAsiaTheme="minorEastAsia"/>
                <w:i w:val="0"/>
                <w:iCs w:val="0"/>
              </w:rPr>
            </w:pPr>
            <w:r>
              <w:rPr>
                <w:rFonts w:hint="eastAsia" w:eastAsiaTheme="minorEastAsia"/>
                <w:i w:val="0"/>
                <w:iCs w:val="0"/>
              </w:rPr>
              <w:t>受试物管理：</w:t>
            </w:r>
          </w:p>
        </w:tc>
        <w:tc>
          <w:tcPr>
            <w:tcW w:w="3486" w:type="pct"/>
            <w:vAlign w:val="center"/>
          </w:tcPr>
          <w:p w14:paraId="735EB252">
            <w:pPr>
              <w:spacing w:line="240" w:lineRule="auto"/>
              <w:rPr>
                <w:rFonts w:eastAsiaTheme="minorEastAsia"/>
                <w:i w:val="0"/>
                <w:iCs w:val="0"/>
              </w:rPr>
            </w:pPr>
          </w:p>
        </w:tc>
      </w:tr>
      <w:tr w14:paraId="560A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7D5E92A9">
            <w:pPr>
              <w:spacing w:line="240" w:lineRule="auto"/>
              <w:rPr>
                <w:rFonts w:eastAsiaTheme="minorEastAsia"/>
                <w:i w:val="0"/>
                <w:iCs w:val="0"/>
              </w:rPr>
            </w:pPr>
            <w:r>
              <w:rPr>
                <w:rFonts w:hint="eastAsia" w:eastAsiaTheme="minorEastAsia"/>
                <w:i w:val="0"/>
                <w:iCs w:val="0"/>
              </w:rPr>
              <w:t>给药制剂配制：</w:t>
            </w:r>
          </w:p>
        </w:tc>
        <w:tc>
          <w:tcPr>
            <w:tcW w:w="3486" w:type="pct"/>
            <w:vAlign w:val="center"/>
          </w:tcPr>
          <w:p w14:paraId="302D5462">
            <w:pPr>
              <w:spacing w:line="240" w:lineRule="auto"/>
              <w:rPr>
                <w:rFonts w:eastAsiaTheme="minorEastAsia"/>
                <w:i w:val="0"/>
                <w:iCs w:val="0"/>
              </w:rPr>
            </w:pPr>
          </w:p>
        </w:tc>
      </w:tr>
      <w:tr w14:paraId="5E5E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7DDF1E73">
            <w:pPr>
              <w:spacing w:line="240" w:lineRule="auto"/>
              <w:rPr>
                <w:rFonts w:eastAsiaTheme="minorEastAsia"/>
                <w:i w:val="0"/>
                <w:iCs w:val="0"/>
              </w:rPr>
            </w:pPr>
            <w:r>
              <w:rPr>
                <w:rFonts w:hint="eastAsia" w:eastAsiaTheme="minorEastAsia"/>
                <w:i w:val="0"/>
                <w:iCs w:val="0"/>
              </w:rPr>
              <w:t>临床病理技术负责人：</w:t>
            </w:r>
          </w:p>
        </w:tc>
        <w:tc>
          <w:tcPr>
            <w:tcW w:w="3486" w:type="pct"/>
            <w:vAlign w:val="center"/>
          </w:tcPr>
          <w:p w14:paraId="73A00EA5">
            <w:pPr>
              <w:spacing w:line="240" w:lineRule="auto"/>
              <w:rPr>
                <w:rFonts w:eastAsiaTheme="minorEastAsia"/>
                <w:i w:val="0"/>
                <w:iCs w:val="0"/>
              </w:rPr>
            </w:pPr>
          </w:p>
        </w:tc>
      </w:tr>
      <w:tr w14:paraId="7C15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75F6B219">
            <w:pPr>
              <w:spacing w:line="240" w:lineRule="auto"/>
              <w:rPr>
                <w:rFonts w:eastAsiaTheme="minorEastAsia"/>
                <w:i w:val="0"/>
                <w:iCs w:val="0"/>
              </w:rPr>
            </w:pPr>
            <w:r>
              <w:rPr>
                <w:rFonts w:hint="eastAsia" w:eastAsiaTheme="minorEastAsia"/>
                <w:i w:val="0"/>
                <w:iCs w:val="0"/>
              </w:rPr>
              <w:t>毒性病理技术负责人：</w:t>
            </w:r>
          </w:p>
        </w:tc>
        <w:tc>
          <w:tcPr>
            <w:tcW w:w="3486" w:type="pct"/>
            <w:vAlign w:val="center"/>
          </w:tcPr>
          <w:p w14:paraId="141B72F4">
            <w:pPr>
              <w:spacing w:line="240" w:lineRule="auto"/>
              <w:rPr>
                <w:rFonts w:eastAsiaTheme="minorEastAsia"/>
                <w:i w:val="0"/>
                <w:iCs w:val="0"/>
              </w:rPr>
            </w:pPr>
          </w:p>
        </w:tc>
      </w:tr>
      <w:tr w14:paraId="0EC3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68077815">
            <w:pPr>
              <w:spacing w:line="240" w:lineRule="auto"/>
              <w:rPr>
                <w:rFonts w:eastAsiaTheme="minorEastAsia"/>
                <w:i w:val="0"/>
                <w:iCs w:val="0"/>
              </w:rPr>
            </w:pPr>
            <w:r>
              <w:rPr>
                <w:rFonts w:hint="eastAsia" w:eastAsiaTheme="minorEastAsia"/>
                <w:i w:val="0"/>
                <w:iCs w:val="0"/>
              </w:rPr>
              <w:t>生物分析：</w:t>
            </w:r>
          </w:p>
        </w:tc>
        <w:tc>
          <w:tcPr>
            <w:tcW w:w="3486" w:type="pct"/>
            <w:vAlign w:val="center"/>
          </w:tcPr>
          <w:p w14:paraId="0196BC56">
            <w:pPr>
              <w:spacing w:line="240" w:lineRule="auto"/>
              <w:rPr>
                <w:rFonts w:eastAsiaTheme="minorEastAsia"/>
                <w:i w:val="0"/>
                <w:iCs w:val="0"/>
              </w:rPr>
            </w:pPr>
          </w:p>
        </w:tc>
      </w:tr>
      <w:tr w14:paraId="2D0E6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0CC0944E">
            <w:pPr>
              <w:spacing w:line="240" w:lineRule="auto"/>
              <w:rPr>
                <w:rFonts w:eastAsiaTheme="minorEastAsia"/>
                <w:i w:val="0"/>
                <w:iCs w:val="0"/>
              </w:rPr>
            </w:pPr>
            <w:r>
              <w:rPr>
                <w:rFonts w:hint="eastAsia" w:eastAsiaTheme="minorEastAsia"/>
                <w:i w:val="0"/>
                <w:iCs w:val="0"/>
              </w:rPr>
              <w:t>抗体分析：</w:t>
            </w:r>
          </w:p>
        </w:tc>
        <w:tc>
          <w:tcPr>
            <w:tcW w:w="3486" w:type="pct"/>
            <w:vAlign w:val="center"/>
          </w:tcPr>
          <w:p w14:paraId="53062035">
            <w:pPr>
              <w:spacing w:line="240" w:lineRule="auto"/>
              <w:rPr>
                <w:rFonts w:eastAsiaTheme="minorEastAsia"/>
                <w:i w:val="0"/>
                <w:iCs w:val="0"/>
              </w:rPr>
            </w:pPr>
          </w:p>
        </w:tc>
      </w:tr>
      <w:tr w14:paraId="5ABD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1C536353">
            <w:pPr>
              <w:spacing w:line="240" w:lineRule="auto"/>
              <w:rPr>
                <w:rFonts w:eastAsiaTheme="minorEastAsia"/>
                <w:i w:val="0"/>
                <w:iCs w:val="0"/>
              </w:rPr>
            </w:pPr>
            <w:r>
              <w:rPr>
                <w:rFonts w:hint="eastAsia" w:eastAsiaTheme="minorEastAsia"/>
                <w:i w:val="0"/>
                <w:iCs w:val="0"/>
              </w:rPr>
              <w:t>毒代动力学分析：</w:t>
            </w:r>
          </w:p>
        </w:tc>
        <w:tc>
          <w:tcPr>
            <w:tcW w:w="3486" w:type="pct"/>
            <w:vAlign w:val="center"/>
          </w:tcPr>
          <w:p w14:paraId="46162604">
            <w:pPr>
              <w:spacing w:line="240" w:lineRule="auto"/>
              <w:rPr>
                <w:rFonts w:eastAsiaTheme="minorEastAsia"/>
                <w:i w:val="0"/>
                <w:iCs w:val="0"/>
              </w:rPr>
            </w:pPr>
          </w:p>
        </w:tc>
      </w:tr>
      <w:tr w14:paraId="6936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2BC631AB">
            <w:pPr>
              <w:spacing w:line="240" w:lineRule="auto"/>
              <w:rPr>
                <w:rFonts w:eastAsiaTheme="minorEastAsia"/>
                <w:i w:val="0"/>
                <w:iCs w:val="0"/>
              </w:rPr>
            </w:pPr>
            <w:r>
              <w:rPr>
                <w:rFonts w:hint="eastAsia" w:eastAsiaTheme="minorEastAsia"/>
                <w:i w:val="0"/>
                <w:iCs w:val="0"/>
              </w:rPr>
              <w:t>病理学诊断负责人：</w:t>
            </w:r>
          </w:p>
        </w:tc>
        <w:tc>
          <w:tcPr>
            <w:tcW w:w="3486" w:type="pct"/>
            <w:vAlign w:val="center"/>
          </w:tcPr>
          <w:p w14:paraId="6D6C2790">
            <w:pPr>
              <w:spacing w:line="240" w:lineRule="auto"/>
              <w:rPr>
                <w:rFonts w:eastAsiaTheme="minorEastAsia"/>
                <w:i w:val="0"/>
                <w:iCs w:val="0"/>
              </w:rPr>
            </w:pPr>
          </w:p>
        </w:tc>
      </w:tr>
      <w:tr w14:paraId="050D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728691E8">
            <w:pPr>
              <w:spacing w:line="240" w:lineRule="auto"/>
              <w:rPr>
                <w:rFonts w:eastAsiaTheme="minorEastAsia"/>
                <w:i w:val="0"/>
                <w:iCs w:val="0"/>
              </w:rPr>
            </w:pPr>
            <w:r>
              <w:rPr>
                <w:rFonts w:hint="eastAsia" w:eastAsiaTheme="minorEastAsia"/>
                <w:i w:val="0"/>
                <w:iCs w:val="0"/>
              </w:rPr>
              <w:t>统计分析负责人：</w:t>
            </w:r>
          </w:p>
        </w:tc>
        <w:tc>
          <w:tcPr>
            <w:tcW w:w="3486" w:type="pct"/>
            <w:vAlign w:val="center"/>
          </w:tcPr>
          <w:p w14:paraId="2F986951">
            <w:pPr>
              <w:spacing w:line="240" w:lineRule="auto"/>
              <w:rPr>
                <w:rFonts w:eastAsiaTheme="minorEastAsia"/>
                <w:i w:val="0"/>
                <w:iCs w:val="0"/>
              </w:rPr>
            </w:pPr>
          </w:p>
        </w:tc>
      </w:tr>
      <w:tr w14:paraId="130E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14" w:type="pct"/>
            <w:vAlign w:val="center"/>
          </w:tcPr>
          <w:p w14:paraId="63DCDCE4">
            <w:pPr>
              <w:spacing w:line="240" w:lineRule="auto"/>
              <w:rPr>
                <w:rFonts w:eastAsiaTheme="minorEastAsia"/>
                <w:i w:val="0"/>
                <w:iCs w:val="0"/>
              </w:rPr>
            </w:pPr>
            <w:r>
              <w:rPr>
                <w:rFonts w:hint="eastAsia" w:eastAsiaTheme="minorEastAsia"/>
                <w:i w:val="0"/>
                <w:iCs w:val="0"/>
              </w:rPr>
              <w:t>专题负责人助理：</w:t>
            </w:r>
          </w:p>
        </w:tc>
        <w:tc>
          <w:tcPr>
            <w:tcW w:w="3486" w:type="pct"/>
            <w:vAlign w:val="center"/>
          </w:tcPr>
          <w:p w14:paraId="2B1300B4">
            <w:pPr>
              <w:spacing w:line="240" w:lineRule="auto"/>
              <w:rPr>
                <w:rFonts w:eastAsiaTheme="minorEastAsia"/>
                <w:i w:val="0"/>
                <w:iCs w:val="0"/>
              </w:rPr>
            </w:pPr>
          </w:p>
        </w:tc>
      </w:tr>
    </w:tbl>
    <w:p w14:paraId="3339FA81">
      <w:pPr>
        <w:pStyle w:val="5"/>
        <w:keepNext/>
        <w:numPr>
          <w:ilvl w:val="2"/>
          <w:numId w:val="0"/>
        </w:numPr>
        <w:jc w:val="both"/>
        <w:rPr>
          <w:rFonts w:hint="eastAsia" w:ascii="Times New Roman" w:hAnsi="Times New Roman" w:cs="Times New Roman" w:eastAsiaTheme="minorEastAsia"/>
          <w:b/>
          <w:i w:val="0"/>
          <w:iCs w:val="0"/>
          <w:kern w:val="2"/>
          <w:sz w:val="24"/>
          <w:szCs w:val="20"/>
          <w:lang w:val="en-US" w:eastAsia="zh-CN" w:bidi="ar-SA"/>
        </w:rPr>
      </w:pPr>
      <w:bookmarkStart w:id="122" w:name="_Toc108169207"/>
      <w:bookmarkStart w:id="123" w:name="_Toc109559429"/>
      <w:bookmarkStart w:id="124" w:name="_Toc108186728"/>
      <w:bookmarkStart w:id="125" w:name="_Toc112852024"/>
    </w:p>
    <w:p w14:paraId="1C4D9256">
      <w:pPr>
        <w:pStyle w:val="5"/>
        <w:keepNext/>
        <w:numPr>
          <w:ilvl w:val="2"/>
          <w:numId w:val="0"/>
        </w:numPr>
        <w:jc w:val="both"/>
        <w:rPr>
          <w:rFonts w:eastAsiaTheme="minorEastAsia"/>
          <w:i w:val="0"/>
          <w:iCs w:val="0"/>
          <w:szCs w:val="20"/>
        </w:rPr>
      </w:pPr>
      <w:r>
        <w:rPr>
          <w:rFonts w:hint="eastAsia" w:ascii="Times New Roman" w:hAnsi="Times New Roman" w:cs="Times New Roman" w:eastAsiaTheme="minorEastAsia"/>
          <w:b/>
          <w:i w:val="0"/>
          <w:iCs w:val="0"/>
          <w:kern w:val="2"/>
          <w:sz w:val="24"/>
          <w:szCs w:val="20"/>
          <w:lang w:val="en-US" w:eastAsia="zh-CN" w:bidi="ar-SA"/>
        </w:rPr>
        <w:t>1.6.3</w:t>
      </w:r>
      <w:r>
        <w:rPr>
          <w:rFonts w:eastAsiaTheme="minorEastAsia"/>
          <w:i w:val="0"/>
          <w:iCs w:val="0"/>
          <w:szCs w:val="20"/>
        </w:rPr>
        <w:t xml:space="preserve"> </w:t>
      </w:r>
      <w:r>
        <w:rPr>
          <w:rFonts w:hint="eastAsia" w:eastAsiaTheme="minorEastAsia"/>
          <w:i w:val="0"/>
          <w:iCs w:val="0"/>
          <w:szCs w:val="20"/>
        </w:rPr>
        <w:t>病理学同行评议（若有）</w:t>
      </w:r>
      <w:bookmarkEnd w:id="115"/>
      <w:bookmarkEnd w:id="116"/>
      <w:bookmarkEnd w:id="117"/>
      <w:bookmarkEnd w:id="118"/>
      <w:bookmarkEnd w:id="119"/>
      <w:bookmarkEnd w:id="120"/>
      <w:bookmarkEnd w:id="121"/>
      <w:bookmarkEnd w:id="122"/>
      <w:bookmarkEnd w:id="123"/>
      <w:bookmarkEnd w:id="124"/>
      <w:bookmarkEnd w:id="125"/>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gridCol w:w="6819"/>
      </w:tblGrid>
      <w:tr w14:paraId="7467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9" w:type="pct"/>
            <w:vAlign w:val="center"/>
          </w:tcPr>
          <w:p w14:paraId="66F3A044">
            <w:pPr>
              <w:spacing w:line="240" w:lineRule="auto"/>
              <w:rPr>
                <w:rFonts w:eastAsiaTheme="minorEastAsia"/>
                <w:i w:val="0"/>
                <w:iCs w:val="0"/>
              </w:rPr>
            </w:pPr>
            <w:r>
              <w:rPr>
                <w:rFonts w:hint="eastAsia" w:eastAsiaTheme="minorEastAsia"/>
                <w:i w:val="0"/>
                <w:iCs w:val="0"/>
              </w:rPr>
              <w:t>姓名：</w:t>
            </w:r>
          </w:p>
        </w:tc>
        <w:tc>
          <w:tcPr>
            <w:tcW w:w="3671" w:type="pct"/>
            <w:vAlign w:val="center"/>
          </w:tcPr>
          <w:p w14:paraId="2B58454B">
            <w:pPr>
              <w:spacing w:line="240" w:lineRule="auto"/>
              <w:rPr>
                <w:rFonts w:eastAsiaTheme="minorEastAsia"/>
                <w:i w:val="0"/>
                <w:iCs w:val="0"/>
              </w:rPr>
            </w:pPr>
          </w:p>
        </w:tc>
      </w:tr>
      <w:tr w14:paraId="599F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9" w:type="pct"/>
            <w:vAlign w:val="center"/>
          </w:tcPr>
          <w:p w14:paraId="325D3DFA">
            <w:pPr>
              <w:spacing w:line="240" w:lineRule="auto"/>
              <w:rPr>
                <w:rFonts w:eastAsiaTheme="minorEastAsia"/>
                <w:i w:val="0"/>
                <w:iCs w:val="0"/>
              </w:rPr>
            </w:pPr>
            <w:r>
              <w:rPr>
                <w:rFonts w:hint="eastAsia" w:eastAsiaTheme="minorEastAsia"/>
                <w:bCs/>
                <w:i w:val="0"/>
                <w:iCs w:val="0"/>
              </w:rPr>
              <w:t>单位：</w:t>
            </w:r>
          </w:p>
        </w:tc>
        <w:tc>
          <w:tcPr>
            <w:tcW w:w="3671" w:type="pct"/>
            <w:vAlign w:val="center"/>
          </w:tcPr>
          <w:p w14:paraId="3E1F80DA">
            <w:pPr>
              <w:spacing w:line="240" w:lineRule="auto"/>
              <w:rPr>
                <w:rFonts w:eastAsiaTheme="minorEastAsia"/>
                <w:i w:val="0"/>
                <w:iCs w:val="0"/>
              </w:rPr>
            </w:pPr>
          </w:p>
        </w:tc>
      </w:tr>
      <w:tr w14:paraId="5FEA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9" w:type="pct"/>
            <w:vAlign w:val="center"/>
          </w:tcPr>
          <w:p w14:paraId="45DB8D12">
            <w:pPr>
              <w:spacing w:line="240" w:lineRule="auto"/>
              <w:rPr>
                <w:rFonts w:eastAsiaTheme="minorEastAsia"/>
                <w:bCs/>
                <w:i w:val="0"/>
                <w:iCs w:val="0"/>
              </w:rPr>
            </w:pPr>
            <w:r>
              <w:rPr>
                <w:rFonts w:hint="eastAsia" w:eastAsiaTheme="minorEastAsia"/>
                <w:bCs/>
                <w:i w:val="0"/>
                <w:iCs w:val="0"/>
              </w:rPr>
              <w:t>地址：</w:t>
            </w:r>
          </w:p>
        </w:tc>
        <w:tc>
          <w:tcPr>
            <w:tcW w:w="3671" w:type="pct"/>
            <w:vAlign w:val="center"/>
          </w:tcPr>
          <w:p w14:paraId="12BFB75F">
            <w:pPr>
              <w:spacing w:line="240" w:lineRule="auto"/>
              <w:rPr>
                <w:rFonts w:eastAsiaTheme="minorEastAsia"/>
                <w:i w:val="0"/>
                <w:iCs w:val="0"/>
              </w:rPr>
            </w:pPr>
          </w:p>
        </w:tc>
      </w:tr>
      <w:tr w14:paraId="347127E3">
        <w:tblPrEx>
          <w:tblCellMar>
            <w:top w:w="0" w:type="dxa"/>
            <w:left w:w="108" w:type="dxa"/>
            <w:bottom w:w="0" w:type="dxa"/>
            <w:right w:w="108" w:type="dxa"/>
          </w:tblCellMar>
        </w:tblPrEx>
        <w:trPr>
          <w:trHeight w:val="454" w:hRule="atLeast"/>
        </w:trPr>
        <w:tc>
          <w:tcPr>
            <w:tcW w:w="1329" w:type="pct"/>
            <w:vAlign w:val="center"/>
          </w:tcPr>
          <w:p w14:paraId="3E0EC97B">
            <w:pPr>
              <w:spacing w:line="240" w:lineRule="auto"/>
              <w:rPr>
                <w:rFonts w:eastAsiaTheme="minorEastAsia"/>
                <w:i w:val="0"/>
                <w:iCs w:val="0"/>
              </w:rPr>
            </w:pPr>
            <w:r>
              <w:rPr>
                <w:rFonts w:hint="eastAsia" w:eastAsiaTheme="minorEastAsia"/>
                <w:bCs/>
                <w:i w:val="0"/>
                <w:iCs w:val="0"/>
              </w:rPr>
              <w:t>电话：</w:t>
            </w:r>
          </w:p>
        </w:tc>
        <w:tc>
          <w:tcPr>
            <w:tcW w:w="3671" w:type="pct"/>
            <w:vAlign w:val="center"/>
          </w:tcPr>
          <w:p w14:paraId="58544894">
            <w:pPr>
              <w:spacing w:line="240" w:lineRule="auto"/>
              <w:rPr>
                <w:rFonts w:eastAsiaTheme="minorEastAsia"/>
                <w:i w:val="0"/>
                <w:iCs w:val="0"/>
              </w:rPr>
            </w:pPr>
          </w:p>
        </w:tc>
      </w:tr>
      <w:tr w14:paraId="76A0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9" w:type="pct"/>
            <w:vAlign w:val="center"/>
          </w:tcPr>
          <w:p w14:paraId="74140C4C">
            <w:pPr>
              <w:spacing w:line="240" w:lineRule="auto"/>
              <w:rPr>
                <w:rFonts w:eastAsiaTheme="minorEastAsia"/>
                <w:bCs/>
                <w:i w:val="0"/>
                <w:iCs w:val="0"/>
              </w:rPr>
            </w:pPr>
            <w:r>
              <w:rPr>
                <w:rFonts w:hint="eastAsia" w:eastAsiaTheme="minorEastAsia"/>
                <w:bCs/>
                <w:i w:val="0"/>
                <w:iCs w:val="0"/>
              </w:rPr>
              <w:t>电子邮件：</w:t>
            </w:r>
          </w:p>
        </w:tc>
        <w:tc>
          <w:tcPr>
            <w:tcW w:w="3671" w:type="pct"/>
            <w:vAlign w:val="center"/>
          </w:tcPr>
          <w:p w14:paraId="4028C1D6">
            <w:pPr>
              <w:spacing w:line="240" w:lineRule="auto"/>
              <w:rPr>
                <w:rFonts w:eastAsiaTheme="minorEastAsia"/>
                <w:i w:val="0"/>
                <w:iCs w:val="0"/>
              </w:rPr>
            </w:pPr>
          </w:p>
        </w:tc>
      </w:tr>
      <w:tr w14:paraId="23DF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9" w:type="pct"/>
            <w:vAlign w:val="center"/>
          </w:tcPr>
          <w:p w14:paraId="7CA8F648">
            <w:pPr>
              <w:spacing w:line="240" w:lineRule="auto"/>
              <w:rPr>
                <w:rFonts w:eastAsiaTheme="minorEastAsia"/>
                <w:bCs/>
                <w:i w:val="0"/>
                <w:iCs w:val="0"/>
              </w:rPr>
            </w:pPr>
            <w:r>
              <w:rPr>
                <w:rFonts w:hint="eastAsia" w:eastAsiaTheme="minorEastAsia"/>
                <w:bCs/>
                <w:i w:val="0"/>
                <w:iCs w:val="0"/>
              </w:rPr>
              <w:t>资质情况：</w:t>
            </w:r>
          </w:p>
        </w:tc>
        <w:tc>
          <w:tcPr>
            <w:tcW w:w="3671" w:type="pct"/>
            <w:vAlign w:val="center"/>
          </w:tcPr>
          <w:p w14:paraId="78FD2E20">
            <w:pPr>
              <w:spacing w:line="240" w:lineRule="auto"/>
              <w:rPr>
                <w:rFonts w:eastAsiaTheme="minorEastAsia"/>
                <w:i w:val="0"/>
                <w:iCs w:val="0"/>
              </w:rPr>
            </w:pPr>
          </w:p>
        </w:tc>
      </w:tr>
    </w:tbl>
    <w:p w14:paraId="2DBBEADA">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bookmarkStart w:id="126" w:name="_Toc94521509"/>
      <w:bookmarkStart w:id="127" w:name="_Toc94519357"/>
      <w:bookmarkStart w:id="128" w:name="_Toc94521849"/>
      <w:bookmarkStart w:id="129" w:name="_Toc23251718"/>
      <w:bookmarkStart w:id="130" w:name="_Toc31039"/>
      <w:bookmarkStart w:id="131" w:name="_Toc12743"/>
      <w:bookmarkStart w:id="132" w:name="_Toc356390935"/>
      <w:bookmarkStart w:id="133" w:name="_Toc352241851"/>
    </w:p>
    <w:p w14:paraId="7ADCC411">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1.7</w:t>
      </w:r>
      <w:r>
        <w:rPr>
          <w:rFonts w:eastAsiaTheme="minorEastAsia"/>
          <w:i w:val="0"/>
          <w:iCs w:val="0"/>
        </w:rPr>
        <w:t xml:space="preserve"> </w:t>
      </w:r>
      <w:bookmarkStart w:id="134" w:name="_Toc112852025"/>
      <w:bookmarkStart w:id="135" w:name="_Toc126237213"/>
      <w:bookmarkStart w:id="136" w:name="_Toc109559430"/>
      <w:r>
        <w:rPr>
          <w:rFonts w:hint="eastAsia" w:eastAsiaTheme="minorEastAsia"/>
          <w:i w:val="0"/>
          <w:iCs w:val="0"/>
        </w:rPr>
        <w:t>质量保证</w:t>
      </w:r>
      <w:bookmarkEnd w:id="126"/>
      <w:bookmarkEnd w:id="127"/>
      <w:bookmarkEnd w:id="128"/>
      <w:bookmarkEnd w:id="129"/>
      <w:bookmarkEnd w:id="130"/>
      <w:bookmarkEnd w:id="131"/>
      <w:bookmarkEnd w:id="134"/>
      <w:bookmarkEnd w:id="135"/>
      <w:bookmarkEnd w:id="136"/>
    </w:p>
    <w:bookmarkEnd w:id="132"/>
    <w:bookmarkEnd w:id="133"/>
    <w:tbl>
      <w:tblPr>
        <w:tblStyle w:val="89"/>
        <w:tblW w:w="8641" w:type="dxa"/>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4"/>
        <w:gridCol w:w="6237"/>
      </w:tblGrid>
      <w:tr w14:paraId="3978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04" w:type="dxa"/>
            <w:vAlign w:val="center"/>
          </w:tcPr>
          <w:p w14:paraId="3D5919C6">
            <w:pPr>
              <w:rPr>
                <w:sz w:val="24"/>
              </w:rPr>
            </w:pPr>
            <w:r>
              <w:rPr>
                <w:rFonts w:hint="eastAsia"/>
                <w:sz w:val="24"/>
              </w:rPr>
              <w:t>质量保证部负责人</w:t>
            </w:r>
          </w:p>
        </w:tc>
        <w:tc>
          <w:tcPr>
            <w:tcW w:w="6237" w:type="dxa"/>
            <w:vAlign w:val="center"/>
          </w:tcPr>
          <w:p w14:paraId="31026882">
            <w:pPr>
              <w:rPr>
                <w:sz w:val="24"/>
                <w:szCs w:val="24"/>
              </w:rPr>
            </w:pPr>
          </w:p>
        </w:tc>
      </w:tr>
      <w:tr w14:paraId="78E4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04" w:type="dxa"/>
            <w:vAlign w:val="center"/>
          </w:tcPr>
          <w:p w14:paraId="7312E483">
            <w:pPr>
              <w:rPr>
                <w:sz w:val="24"/>
              </w:rPr>
            </w:pPr>
            <w:r>
              <w:rPr>
                <w:bCs/>
                <w:sz w:val="24"/>
              </w:rPr>
              <w:t>电话</w:t>
            </w:r>
          </w:p>
        </w:tc>
        <w:tc>
          <w:tcPr>
            <w:tcW w:w="6237" w:type="dxa"/>
            <w:vAlign w:val="center"/>
          </w:tcPr>
          <w:p w14:paraId="42335750">
            <w:pPr>
              <w:rPr>
                <w:sz w:val="24"/>
                <w:szCs w:val="24"/>
              </w:rPr>
            </w:pPr>
          </w:p>
        </w:tc>
      </w:tr>
      <w:tr w14:paraId="5EEB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04" w:type="dxa"/>
            <w:vAlign w:val="center"/>
          </w:tcPr>
          <w:p w14:paraId="35A6A2F9">
            <w:pPr>
              <w:rPr>
                <w:sz w:val="24"/>
              </w:rPr>
            </w:pPr>
            <w:r>
              <w:rPr>
                <w:bCs/>
                <w:sz w:val="24"/>
              </w:rPr>
              <w:t>电子邮件</w:t>
            </w:r>
          </w:p>
        </w:tc>
        <w:tc>
          <w:tcPr>
            <w:tcW w:w="6237" w:type="dxa"/>
            <w:vAlign w:val="center"/>
          </w:tcPr>
          <w:p w14:paraId="5672C1F4">
            <w:pPr>
              <w:rPr>
                <w:sz w:val="24"/>
                <w:szCs w:val="24"/>
              </w:rPr>
            </w:pPr>
          </w:p>
        </w:tc>
      </w:tr>
      <w:tr w14:paraId="3495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04" w:type="dxa"/>
            <w:vAlign w:val="center"/>
          </w:tcPr>
          <w:p w14:paraId="080BEAA1">
            <w:pPr>
              <w:rPr>
                <w:bCs/>
                <w:sz w:val="24"/>
              </w:rPr>
            </w:pPr>
            <w:r>
              <w:rPr>
                <w:rFonts w:hint="eastAsia"/>
                <w:bCs/>
                <w:sz w:val="24"/>
              </w:rPr>
              <w:t>质量保证人员</w:t>
            </w:r>
          </w:p>
        </w:tc>
        <w:tc>
          <w:tcPr>
            <w:tcW w:w="6237" w:type="dxa"/>
            <w:vAlign w:val="center"/>
          </w:tcPr>
          <w:p w14:paraId="108D0597">
            <w:pPr>
              <w:rPr>
                <w:sz w:val="24"/>
                <w:szCs w:val="24"/>
              </w:rPr>
            </w:pPr>
          </w:p>
        </w:tc>
      </w:tr>
      <w:tr w14:paraId="7065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04" w:type="dxa"/>
            <w:vAlign w:val="center"/>
          </w:tcPr>
          <w:p w14:paraId="1593AE62">
            <w:pPr>
              <w:rPr>
                <w:bCs/>
                <w:sz w:val="24"/>
              </w:rPr>
            </w:pPr>
            <w:r>
              <w:rPr>
                <w:bCs/>
                <w:sz w:val="24"/>
              </w:rPr>
              <w:t>电话</w:t>
            </w:r>
          </w:p>
        </w:tc>
        <w:tc>
          <w:tcPr>
            <w:tcW w:w="6237" w:type="dxa"/>
            <w:vAlign w:val="center"/>
          </w:tcPr>
          <w:p w14:paraId="313336A2">
            <w:pPr>
              <w:rPr>
                <w:sz w:val="24"/>
                <w:szCs w:val="24"/>
              </w:rPr>
            </w:pPr>
          </w:p>
        </w:tc>
      </w:tr>
      <w:tr w14:paraId="286F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04" w:type="dxa"/>
            <w:vAlign w:val="center"/>
          </w:tcPr>
          <w:p w14:paraId="7F0CC491">
            <w:pPr>
              <w:rPr>
                <w:bCs/>
                <w:sz w:val="24"/>
              </w:rPr>
            </w:pPr>
            <w:r>
              <w:rPr>
                <w:bCs/>
                <w:sz w:val="24"/>
              </w:rPr>
              <w:t>电子邮件</w:t>
            </w:r>
          </w:p>
        </w:tc>
        <w:tc>
          <w:tcPr>
            <w:tcW w:w="6237" w:type="dxa"/>
            <w:vAlign w:val="center"/>
          </w:tcPr>
          <w:p w14:paraId="287EE5BF">
            <w:pPr>
              <w:rPr>
                <w:sz w:val="24"/>
                <w:szCs w:val="24"/>
              </w:rPr>
            </w:pPr>
          </w:p>
        </w:tc>
      </w:tr>
      <w:bookmarkEnd w:id="110"/>
    </w:tbl>
    <w:p w14:paraId="65C52504">
      <w:pPr>
        <w:rPr>
          <w:rFonts w:hint="eastAsia" w:ascii="Times New Roman" w:hAnsi="Times New Roman" w:cs="Times New Roman" w:eastAsiaTheme="minorEastAsia"/>
          <w:b/>
          <w:i w:val="0"/>
          <w:iCs w:val="0"/>
          <w:kern w:val="2"/>
          <w:sz w:val="24"/>
          <w:lang w:val="en-US" w:eastAsia="zh-CN" w:bidi="ar-SA"/>
        </w:rPr>
      </w:pPr>
      <w:bookmarkStart w:id="137" w:name="_Toc109559433"/>
      <w:bookmarkStart w:id="138" w:name="_Toc31086"/>
      <w:bookmarkStart w:id="139" w:name="_Toc58970532"/>
      <w:bookmarkStart w:id="140" w:name="_Toc24481"/>
    </w:p>
    <w:p w14:paraId="4C7A69D7">
      <w:pPr>
        <w:rPr>
          <w:rFonts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1.8</w:t>
      </w:r>
      <w:r>
        <w:rPr>
          <w:rFonts w:ascii="Times New Roman" w:hAnsi="Times New Roman" w:cs="Times New Roman" w:eastAsiaTheme="minorEastAsia"/>
          <w:b/>
          <w:i w:val="0"/>
          <w:iCs w:val="0"/>
          <w:kern w:val="2"/>
          <w:sz w:val="24"/>
          <w:szCs w:val="20"/>
          <w:lang w:val="en-US" w:eastAsia="zh-CN" w:bidi="ar-SA"/>
        </w:rPr>
        <w:t xml:space="preserve"> </w:t>
      </w:r>
      <w:bookmarkStart w:id="141" w:name="_Toc126237214"/>
      <w:bookmarkStart w:id="142" w:name="_Toc112852028"/>
      <w:r>
        <w:rPr>
          <w:rFonts w:hint="eastAsia" w:ascii="Times New Roman" w:hAnsi="Times New Roman" w:cs="Times New Roman" w:eastAsiaTheme="minorEastAsia"/>
          <w:b/>
          <w:i w:val="0"/>
          <w:iCs w:val="0"/>
          <w:kern w:val="2"/>
          <w:sz w:val="24"/>
          <w:szCs w:val="20"/>
          <w:lang w:val="en-US" w:eastAsia="zh-CN" w:bidi="ar-SA"/>
        </w:rPr>
        <w:t>法规依从性</w:t>
      </w:r>
      <w:bookmarkEnd w:id="137"/>
      <w:bookmarkEnd w:id="141"/>
      <w:bookmarkEnd w:id="142"/>
    </w:p>
    <w:p w14:paraId="0F3B2C4F">
      <w:pPr>
        <w:pStyle w:val="5"/>
        <w:keepNext/>
        <w:numPr>
          <w:ilvl w:val="2"/>
          <w:numId w:val="0"/>
        </w:numPr>
        <w:ind w:left="0" w:leftChars="0" w:firstLine="0" w:firstLineChars="0"/>
        <w:jc w:val="both"/>
        <w:rPr>
          <w:rFonts w:eastAsiaTheme="minorEastAsia"/>
          <w:b w:val="0"/>
          <w:i w:val="0"/>
          <w:iCs w:val="0"/>
          <w:szCs w:val="20"/>
        </w:rPr>
      </w:pPr>
      <w:bookmarkStart w:id="143" w:name="_Toc108169212"/>
      <w:bookmarkStart w:id="144" w:name="_Toc103011670"/>
      <w:bookmarkStart w:id="145" w:name="_Toc108186733"/>
      <w:bookmarkStart w:id="146" w:name="_Toc109559434"/>
      <w:r>
        <w:rPr>
          <w:rFonts w:hint="eastAsia" w:ascii="Times New Roman" w:hAnsi="Times New Roman" w:cs="Times New Roman" w:eastAsiaTheme="minorEastAsia"/>
          <w:b/>
          <w:i w:val="0"/>
          <w:iCs w:val="0"/>
          <w:kern w:val="2"/>
          <w:sz w:val="24"/>
          <w:szCs w:val="20"/>
          <w:lang w:val="en-US" w:eastAsia="zh-CN" w:bidi="ar-SA"/>
        </w:rPr>
        <w:t>1.8.1</w:t>
      </w:r>
      <w:r>
        <w:rPr>
          <w:rFonts w:eastAsiaTheme="minorEastAsia"/>
          <w:i w:val="0"/>
          <w:iCs w:val="0"/>
          <w:szCs w:val="20"/>
        </w:rPr>
        <w:t xml:space="preserve"> </w:t>
      </w:r>
      <w:bookmarkStart w:id="147" w:name="_Toc112852029"/>
      <w:r>
        <w:rPr>
          <w:rFonts w:hint="eastAsia" w:eastAsiaTheme="minorEastAsia"/>
          <w:i w:val="0"/>
          <w:iCs w:val="0"/>
          <w:szCs w:val="20"/>
        </w:rPr>
        <w:t>良好实验室规范（</w:t>
      </w:r>
      <w:r>
        <w:rPr>
          <w:rFonts w:eastAsiaTheme="minorEastAsia"/>
          <w:i w:val="0"/>
          <w:iCs w:val="0"/>
          <w:szCs w:val="20"/>
        </w:rPr>
        <w:t>GLP, Good Laboratory Practice</w:t>
      </w:r>
      <w:r>
        <w:rPr>
          <w:rFonts w:hint="eastAsia" w:eastAsiaTheme="minorEastAsia"/>
          <w:i w:val="0"/>
          <w:iCs w:val="0"/>
          <w:szCs w:val="20"/>
        </w:rPr>
        <w:t>）</w:t>
      </w:r>
      <w:bookmarkEnd w:id="143"/>
      <w:bookmarkEnd w:id="144"/>
      <w:bookmarkEnd w:id="145"/>
      <w:bookmarkEnd w:id="146"/>
      <w:bookmarkEnd w:id="147"/>
    </w:p>
    <w:p w14:paraId="29D9D018">
      <w:pPr>
        <w:ind w:firstLine="480" w:firstLineChars="200"/>
        <w:rPr>
          <w:rFonts w:hint="eastAsia" w:eastAsiaTheme="minorEastAsia"/>
          <w:i w:val="0"/>
          <w:iCs w:val="0"/>
          <w:lang w:eastAsia="zh-CN"/>
        </w:rPr>
      </w:pPr>
      <w:bookmarkStart w:id="148" w:name="_Toc103011671"/>
      <w:bookmarkStart w:id="149" w:name="_Toc108186734"/>
      <w:bookmarkStart w:id="150" w:name="_Toc108169213"/>
      <w:bookmarkStart w:id="151" w:name="_Toc109559435"/>
      <w:r>
        <w:rPr>
          <w:rFonts w:hint="eastAsia" w:ascii="Times New Roman" w:hAnsi="Times New Roman" w:eastAsia="宋体" w:cs="Times New Roman"/>
          <w:i w:val="0"/>
          <w:iCs w:val="0"/>
          <w:sz w:val="24"/>
          <w:szCs w:val="20"/>
          <w:highlight w:val="none"/>
          <w:lang w:val="en-US" w:eastAsia="zh-CN"/>
        </w:rPr>
        <w:t>XXX</w:t>
      </w:r>
    </w:p>
    <w:p w14:paraId="6E050C88">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p>
    <w:p w14:paraId="0390D839">
      <w:pPr>
        <w:pStyle w:val="5"/>
        <w:keepNext/>
        <w:numPr>
          <w:ilvl w:val="2"/>
          <w:numId w:val="0"/>
        </w:numPr>
        <w:ind w:left="0" w:leftChars="0" w:firstLine="0" w:firstLineChars="0"/>
        <w:jc w:val="both"/>
        <w:rPr>
          <w:rFonts w:eastAsiaTheme="minorEastAsia"/>
          <w:b w:val="0"/>
          <w:i w:val="0"/>
          <w:iCs w:val="0"/>
          <w:szCs w:val="20"/>
        </w:rPr>
      </w:pPr>
      <w:r>
        <w:rPr>
          <w:rFonts w:hint="eastAsia" w:ascii="Times New Roman" w:hAnsi="Times New Roman" w:cs="Times New Roman" w:eastAsiaTheme="minorEastAsia"/>
          <w:b/>
          <w:i w:val="0"/>
          <w:iCs w:val="0"/>
          <w:kern w:val="2"/>
          <w:sz w:val="24"/>
          <w:szCs w:val="20"/>
          <w:lang w:val="en-US" w:eastAsia="zh-CN" w:bidi="ar-SA"/>
        </w:rPr>
        <w:t>1.8.2</w:t>
      </w:r>
      <w:r>
        <w:rPr>
          <w:rFonts w:eastAsiaTheme="minorEastAsia"/>
          <w:i w:val="0"/>
          <w:iCs w:val="0"/>
          <w:szCs w:val="20"/>
        </w:rPr>
        <w:t xml:space="preserve"> </w:t>
      </w:r>
      <w:bookmarkStart w:id="152" w:name="_Toc112852030"/>
      <w:r>
        <w:rPr>
          <w:rFonts w:hint="eastAsia" w:eastAsiaTheme="minorEastAsia"/>
          <w:i w:val="0"/>
          <w:iCs w:val="0"/>
          <w:szCs w:val="20"/>
        </w:rPr>
        <w:t>动物福利</w:t>
      </w:r>
      <w:bookmarkEnd w:id="148"/>
      <w:bookmarkEnd w:id="149"/>
      <w:bookmarkEnd w:id="150"/>
      <w:bookmarkEnd w:id="151"/>
      <w:bookmarkEnd w:id="152"/>
    </w:p>
    <w:p w14:paraId="7B5E97E2">
      <w:pPr>
        <w:ind w:firstLine="480" w:firstLineChars="200"/>
        <w:rPr>
          <w:rFonts w:hint="eastAsia" w:eastAsiaTheme="minorEastAsia"/>
          <w:i w:val="0"/>
          <w:iCs w:val="0"/>
          <w:lang w:eastAsia="zh-CN"/>
        </w:rPr>
      </w:pPr>
      <w:r>
        <w:rPr>
          <w:rFonts w:hint="eastAsia" w:ascii="Times New Roman" w:hAnsi="Times New Roman" w:eastAsia="宋体" w:cs="Times New Roman"/>
          <w:i w:val="0"/>
          <w:iCs w:val="0"/>
          <w:sz w:val="24"/>
          <w:szCs w:val="20"/>
          <w:highlight w:val="none"/>
          <w:lang w:val="en-US" w:eastAsia="zh-CN"/>
        </w:rPr>
        <w:t>XXX</w:t>
      </w:r>
    </w:p>
    <w:p w14:paraId="64105D26">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bookmarkStart w:id="153" w:name="_Toc94519360"/>
      <w:bookmarkStart w:id="154" w:name="_Toc94521852"/>
      <w:bookmarkStart w:id="155" w:name="_Toc20129"/>
      <w:bookmarkStart w:id="156" w:name="_Toc94521512"/>
      <w:bookmarkStart w:id="157" w:name="_Toc87460461"/>
      <w:bookmarkStart w:id="158" w:name="_Toc11436"/>
      <w:bookmarkStart w:id="159" w:name="_Toc86667053"/>
    </w:p>
    <w:p w14:paraId="76F5B8DA">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1.9</w:t>
      </w:r>
      <w:r>
        <w:rPr>
          <w:rFonts w:eastAsiaTheme="minorEastAsia"/>
          <w:i w:val="0"/>
          <w:iCs w:val="0"/>
        </w:rPr>
        <w:t xml:space="preserve"> </w:t>
      </w:r>
      <w:bookmarkStart w:id="160" w:name="_Toc126237215"/>
      <w:bookmarkStart w:id="161" w:name="_Toc112852031"/>
      <w:bookmarkStart w:id="162" w:name="_Toc109559436"/>
      <w:r>
        <w:rPr>
          <w:rFonts w:hint="eastAsia" w:eastAsiaTheme="minorEastAsia"/>
          <w:i w:val="0"/>
          <w:iCs w:val="0"/>
        </w:rPr>
        <w:t>指导原则</w:t>
      </w:r>
      <w:bookmarkEnd w:id="138"/>
      <w:bookmarkEnd w:id="139"/>
      <w:bookmarkEnd w:id="140"/>
      <w:bookmarkEnd w:id="153"/>
      <w:bookmarkEnd w:id="154"/>
      <w:bookmarkEnd w:id="155"/>
      <w:bookmarkEnd w:id="156"/>
      <w:bookmarkEnd w:id="157"/>
      <w:bookmarkEnd w:id="158"/>
      <w:bookmarkEnd w:id="159"/>
      <w:bookmarkEnd w:id="160"/>
      <w:bookmarkEnd w:id="161"/>
      <w:bookmarkEnd w:id="162"/>
    </w:p>
    <w:p w14:paraId="4BC177DC">
      <w:pPr>
        <w:ind w:firstLine="480" w:firstLineChars="200"/>
        <w:rPr>
          <w:rFonts w:eastAsiaTheme="minorEastAsia"/>
          <w:i w:val="0"/>
          <w:iCs w:val="0"/>
          <w:szCs w:val="24"/>
          <w:highlight w:val="none"/>
        </w:rPr>
      </w:pPr>
      <w:r>
        <w:rPr>
          <w:rFonts w:hint="eastAsia" w:eastAsiaTheme="minorEastAsia"/>
          <w:i w:val="0"/>
          <w:iCs w:val="0"/>
          <w:szCs w:val="24"/>
        </w:rPr>
        <w:t>本试验参考的技术指导原则包括但不仅限于</w:t>
      </w:r>
      <w:r>
        <w:rPr>
          <w:rFonts w:hint="eastAsia" w:eastAsiaTheme="minorEastAsia"/>
          <w:i w:val="0"/>
          <w:iCs w:val="0"/>
          <w:szCs w:val="24"/>
          <w:highlight w:val="none"/>
        </w:rPr>
        <w:t>：</w:t>
      </w:r>
    </w:p>
    <w:p w14:paraId="582005B7">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《药物单次给药毒性研究技术指导原则》（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2014</w:t>
      </w:r>
      <w:r>
        <w:rPr>
          <w:rFonts w:hint="eastAsia" w:ascii="Times New Roman" w:cs="Times New Roman" w:eastAsiaTheme="minorEastAsia"/>
          <w:i w:val="0"/>
          <w:iCs w:val="0"/>
          <w:color w:val="auto"/>
        </w:rPr>
        <w:t>）</w:t>
      </w:r>
    </w:p>
    <w:p w14:paraId="5F8832AB">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《药物重复给药毒性试验技术指导原则》（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2014</w:t>
      </w:r>
      <w:r>
        <w:rPr>
          <w:rFonts w:hint="eastAsia" w:ascii="Times New Roman" w:cs="Times New Roman" w:eastAsiaTheme="minorEastAsia"/>
          <w:i w:val="0"/>
          <w:iCs w:val="0"/>
          <w:color w:val="auto"/>
        </w:rPr>
        <w:t>）</w:t>
      </w:r>
    </w:p>
    <w:p w14:paraId="070CA743">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《药物毒代动力学研究技术指导原则》（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2014</w:t>
      </w:r>
      <w:r>
        <w:rPr>
          <w:rFonts w:hint="eastAsia" w:ascii="Times New Roman" w:cs="Times New Roman" w:eastAsiaTheme="minorEastAsia"/>
          <w:i w:val="0"/>
          <w:iCs w:val="0"/>
          <w:color w:val="auto"/>
        </w:rPr>
        <w:t>）</w:t>
      </w:r>
    </w:p>
    <w:p w14:paraId="0B79605A">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《药物免疫原性研究技术指导原则》（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2021</w:t>
      </w:r>
      <w:r>
        <w:rPr>
          <w:rFonts w:hint="eastAsia" w:ascii="Times New Roman" w:cs="Times New Roman" w:eastAsiaTheme="minorEastAsia"/>
          <w:i w:val="0"/>
          <w:iCs w:val="0"/>
          <w:color w:val="auto"/>
        </w:rPr>
        <w:t>）</w:t>
      </w:r>
    </w:p>
    <w:p w14:paraId="4A721A36">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《药物刺激性、过敏性和溶血性研究技术指导原则》（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2014</w:t>
      </w:r>
      <w:r>
        <w:rPr>
          <w:rFonts w:hint="eastAsia" w:ascii="Times New Roman" w:cs="Times New Roman" w:eastAsiaTheme="minorEastAsia"/>
          <w:i w:val="0"/>
          <w:iCs w:val="0"/>
          <w:color w:val="auto"/>
        </w:rPr>
        <w:t>）</w:t>
      </w:r>
    </w:p>
    <w:p w14:paraId="16646854">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《药物遗传毒性研究技术指导原则》（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2018</w:t>
      </w:r>
      <w:r>
        <w:rPr>
          <w:rFonts w:hint="eastAsia" w:ascii="Times New Roman" w:cs="Times New Roman" w:eastAsiaTheme="minorEastAsia"/>
          <w:i w:val="0"/>
          <w:iCs w:val="0"/>
          <w:color w:val="auto"/>
        </w:rPr>
        <w:t>）</w:t>
      </w:r>
    </w:p>
    <w:p w14:paraId="250328C6">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《药物生殖毒性研究技术指导原则》（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2006</w:t>
      </w:r>
      <w:r>
        <w:rPr>
          <w:rFonts w:hint="eastAsia" w:ascii="Times New Roman" w:cs="Times New Roman" w:eastAsiaTheme="minorEastAsia"/>
          <w:i w:val="0"/>
          <w:iCs w:val="0"/>
          <w:color w:val="auto"/>
        </w:rPr>
        <w:t>）</w:t>
      </w:r>
    </w:p>
    <w:p w14:paraId="053FE7A2">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《药物安全药理学研究技术指导原则》（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2014</w:t>
      </w:r>
      <w:r>
        <w:rPr>
          <w:rFonts w:hint="eastAsia" w:ascii="Times New Roman" w:cs="Times New Roman" w:eastAsiaTheme="minorEastAsia"/>
          <w:i w:val="0"/>
          <w:iCs w:val="0"/>
          <w:color w:val="auto"/>
        </w:rPr>
        <w:t>）</w:t>
      </w:r>
    </w:p>
    <w:p w14:paraId="7FA5F210">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《细胞治疗产品研究与评价技术指导原则（试行）》（</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2017</w:t>
      </w:r>
      <w:r>
        <w:rPr>
          <w:rFonts w:hint="eastAsia" w:ascii="Times New Roman" w:cs="Times New Roman" w:eastAsiaTheme="minorEastAsia"/>
          <w:i w:val="0"/>
          <w:iCs w:val="0"/>
          <w:color w:val="auto"/>
        </w:rPr>
        <w:t>）</w:t>
      </w:r>
    </w:p>
    <w:p w14:paraId="1C444334">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《干细胞制剂质量控制及临床前研究指导原则（试行）》（</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2015</w:t>
      </w:r>
      <w:r>
        <w:rPr>
          <w:rFonts w:hint="eastAsia" w:ascii="Times New Roman" w:cs="Times New Roman" w:eastAsiaTheme="minorEastAsia"/>
          <w:i w:val="0"/>
          <w:iCs w:val="0"/>
          <w:color w:val="auto"/>
        </w:rPr>
        <w:t>）</w:t>
      </w:r>
    </w:p>
    <w:p w14:paraId="01D2F13E">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《预防用生物制品临床前安全性评价技术审评一般原则》（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2005</w:t>
      </w:r>
      <w:r>
        <w:rPr>
          <w:rFonts w:hint="eastAsia" w:ascii="Times New Roman" w:cs="Times New Roman" w:eastAsiaTheme="minorEastAsia"/>
          <w:i w:val="0"/>
          <w:iCs w:val="0"/>
          <w:color w:val="auto"/>
        </w:rPr>
        <w:t>）</w:t>
      </w:r>
    </w:p>
    <w:p w14:paraId="147D98B7">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《预防用疫苗临床前研究技术指导原则》（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2010</w:t>
      </w:r>
      <w:r>
        <w:rPr>
          <w:rFonts w:hint="eastAsia" w:ascii="Times New Roman" w:cs="Times New Roman" w:eastAsiaTheme="minorEastAsia"/>
          <w:i w:val="0"/>
          <w:iCs w:val="0"/>
          <w:color w:val="auto"/>
        </w:rPr>
        <w:t>）</w:t>
      </w:r>
    </w:p>
    <w:p w14:paraId="31585902">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《药物致癌试验必要性的技术指导原则》（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2010</w:t>
      </w:r>
      <w:r>
        <w:rPr>
          <w:rFonts w:hint="eastAsia" w:ascii="Times New Roman" w:cs="Times New Roman" w:eastAsiaTheme="minorEastAsia"/>
          <w:i w:val="0"/>
          <w:iCs w:val="0"/>
          <w:color w:val="auto"/>
        </w:rPr>
        <w:t>）</w:t>
      </w:r>
    </w:p>
    <w:p w14:paraId="255B78DF">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《基因治疗产品非临床研究与评价技术指导原则（试行）》（</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2021</w:t>
      </w:r>
      <w:r>
        <w:rPr>
          <w:rFonts w:hint="eastAsia" w:ascii="Times New Roman" w:cs="Times New Roman" w:eastAsiaTheme="minorEastAsia"/>
          <w:i w:val="0"/>
          <w:iCs w:val="0"/>
          <w:color w:val="auto"/>
        </w:rPr>
        <w:t>）</w:t>
      </w:r>
    </w:p>
    <w:p w14:paraId="4138C001">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《基因修饰细胞治疗产品非临床研究技术指导原则（试行）》（</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2021</w:t>
      </w:r>
      <w:r>
        <w:rPr>
          <w:rFonts w:hint="eastAsia" w:ascii="Times New Roman" w:cs="Times New Roman" w:eastAsiaTheme="minorEastAsia"/>
          <w:i w:val="0"/>
          <w:iCs w:val="0"/>
          <w:color w:val="auto"/>
        </w:rPr>
        <w:t>）</w:t>
      </w:r>
    </w:p>
    <w:p w14:paraId="392ABAA9">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《纳米药物非临床安全性研究技术指导原则（试行）》（</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2021</w:t>
      </w:r>
      <w:r>
        <w:rPr>
          <w:rFonts w:hint="eastAsia" w:ascii="Times New Roman" w:cs="Times New Roman" w:eastAsiaTheme="minorEastAsia"/>
          <w:i w:val="0"/>
          <w:iCs w:val="0"/>
          <w:color w:val="auto"/>
        </w:rPr>
        <w:t>）</w:t>
      </w:r>
    </w:p>
    <w:p w14:paraId="3747A622">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《药物非临床依赖性研究技术指导原则》（</w:t>
      </w:r>
      <w:r>
        <w:rPr>
          <w:rFonts w:ascii="Times New Roman" w:cs="Times New Roman" w:eastAsiaTheme="minorEastAsia"/>
          <w:i w:val="0"/>
          <w:iCs w:val="0"/>
          <w:color w:val="auto"/>
        </w:rPr>
        <w:t>NMPA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2022</w:t>
      </w:r>
      <w:r>
        <w:rPr>
          <w:rFonts w:hint="eastAsia" w:ascii="Times New Roman" w:cs="Times New Roman" w:eastAsiaTheme="minorEastAsia"/>
          <w:i w:val="0"/>
          <w:iCs w:val="0"/>
          <w:color w:val="auto"/>
        </w:rPr>
        <w:t>）</w:t>
      </w:r>
    </w:p>
    <w:p w14:paraId="52BD3DCB">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《支持药物进行临床试验和上市的非临床安全性研究指导原则》（</w:t>
      </w:r>
      <w:r>
        <w:rPr>
          <w:rFonts w:ascii="Times New Roman" w:cs="Times New Roman" w:eastAsiaTheme="minorEastAsia"/>
          <w:i w:val="0"/>
          <w:iCs w:val="0"/>
          <w:color w:val="auto"/>
        </w:rPr>
        <w:t>ICH M3(R2)</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2009</w:t>
      </w:r>
      <w:r>
        <w:rPr>
          <w:rFonts w:hint="eastAsia" w:ascii="Times New Roman" w:cs="Times New Roman" w:eastAsiaTheme="minorEastAsia"/>
          <w:i w:val="0"/>
          <w:iCs w:val="0"/>
          <w:color w:val="auto"/>
        </w:rPr>
        <w:t>）</w:t>
      </w:r>
    </w:p>
    <w:p w14:paraId="40F86D9C">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《生物制品的临床前安全性评价》（</w:t>
      </w:r>
      <w:r>
        <w:rPr>
          <w:rFonts w:ascii="Times New Roman" w:cs="Times New Roman" w:eastAsiaTheme="minorEastAsia"/>
          <w:i w:val="0"/>
          <w:iCs w:val="0"/>
          <w:color w:val="auto"/>
        </w:rPr>
        <w:t>ICH S6(R1)</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2011</w:t>
      </w:r>
      <w:r>
        <w:rPr>
          <w:rFonts w:hint="eastAsia" w:ascii="Times New Roman" w:cs="Times New Roman" w:eastAsiaTheme="minorEastAsia"/>
          <w:i w:val="0"/>
          <w:iCs w:val="0"/>
          <w:color w:val="auto"/>
        </w:rPr>
        <w:t>）</w:t>
      </w:r>
    </w:p>
    <w:p w14:paraId="1591E3D9">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《抗肿瘤药物的非临床评价指导原则》（</w:t>
      </w:r>
      <w:r>
        <w:rPr>
          <w:rFonts w:ascii="Times New Roman" w:cs="Times New Roman" w:eastAsiaTheme="minorEastAsia"/>
          <w:i w:val="0"/>
          <w:iCs w:val="0"/>
          <w:color w:val="auto"/>
        </w:rPr>
        <w:t>ICH S9</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2009</w:t>
      </w:r>
      <w:r>
        <w:rPr>
          <w:rFonts w:hint="eastAsia" w:ascii="Times New Roman" w:cs="Times New Roman" w:eastAsiaTheme="minorEastAsia"/>
          <w:i w:val="0"/>
          <w:iCs w:val="0"/>
          <w:color w:val="auto"/>
        </w:rPr>
        <w:t>）</w:t>
      </w:r>
    </w:p>
    <w:p w14:paraId="18DEBE12">
      <w:pPr>
        <w:pStyle w:val="149"/>
        <w:spacing w:line="360" w:lineRule="auto"/>
        <w:ind w:firstLine="480" w:firstLineChars="200"/>
        <w:jc w:val="both"/>
        <w:rPr>
          <w:rFonts w:ascii="Times New Roman" w:cs="Times New Roman" w:eastAsiaTheme="minorEastAsia"/>
          <w:i w:val="0"/>
          <w:iCs w:val="0"/>
        </w:rPr>
      </w:pPr>
      <w:r>
        <w:rPr>
          <w:rFonts w:hint="eastAsia" w:ascii="Times New Roman" w:cs="Times New Roman" w:eastAsiaTheme="minorEastAsia"/>
          <w:i w:val="0"/>
          <w:iCs w:val="0"/>
        </w:rPr>
        <w:t>《人用药品生殖与发育毒性测定》（</w:t>
      </w:r>
      <w:r>
        <w:rPr>
          <w:rFonts w:ascii="Times New Roman" w:cs="Times New Roman" w:eastAsiaTheme="minorEastAsia"/>
          <w:i w:val="0"/>
          <w:iCs w:val="0"/>
        </w:rPr>
        <w:t>ICH S5</w:t>
      </w:r>
      <w:r>
        <w:rPr>
          <w:rFonts w:ascii="Times New Roman" w:cs="Times New Roman" w:eastAsiaTheme="minorEastAsia"/>
          <w:i w:val="0"/>
          <w:iCs w:val="0"/>
          <w:color w:val="auto"/>
        </w:rPr>
        <w:t>(R3)</w:t>
      </w:r>
      <w:r>
        <w:rPr>
          <w:rFonts w:hint="eastAsia" w:ascii="Times New Roman" w:cs="Times New Roman" w:eastAsiaTheme="minorEastAsia"/>
          <w:i w:val="0"/>
          <w:iCs w:val="0"/>
          <w:color w:val="auto"/>
        </w:rPr>
        <w:t>，</w:t>
      </w:r>
      <w:r>
        <w:rPr>
          <w:rFonts w:ascii="Times New Roman" w:cs="Times New Roman" w:eastAsiaTheme="minorEastAsia"/>
          <w:i w:val="0"/>
          <w:iCs w:val="0"/>
        </w:rPr>
        <w:t>2020</w:t>
      </w:r>
      <w:r>
        <w:rPr>
          <w:rFonts w:hint="eastAsia" w:ascii="Times New Roman" w:cs="Times New Roman" w:eastAsiaTheme="minorEastAsia"/>
          <w:i w:val="0"/>
          <w:iCs w:val="0"/>
        </w:rPr>
        <w:t>）</w:t>
      </w:r>
    </w:p>
    <w:p w14:paraId="342E81E5">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《人用药品安全药理学试验指导原则》（</w:t>
      </w:r>
      <w:r>
        <w:rPr>
          <w:rFonts w:ascii="Times New Roman" w:cs="Times New Roman" w:eastAsiaTheme="minorEastAsia"/>
          <w:i w:val="0"/>
          <w:iCs w:val="0"/>
          <w:color w:val="auto"/>
        </w:rPr>
        <w:t>ICH S7A</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2000</w:t>
      </w:r>
      <w:r>
        <w:rPr>
          <w:rFonts w:hint="eastAsia" w:ascii="Times New Roman" w:cs="Times New Roman" w:eastAsiaTheme="minorEastAsia"/>
          <w:i w:val="0"/>
          <w:iCs w:val="0"/>
          <w:color w:val="auto"/>
        </w:rPr>
        <w:t>）</w:t>
      </w:r>
    </w:p>
    <w:p w14:paraId="773A015C">
      <w:pPr>
        <w:pStyle w:val="149"/>
        <w:spacing w:line="360" w:lineRule="auto"/>
        <w:ind w:firstLine="480" w:firstLineChars="200"/>
        <w:jc w:val="both"/>
        <w:rPr>
          <w:rFonts w:ascii="Times New Roman" w:cs="Times New Roman" w:eastAsiaTheme="minorEastAsia"/>
          <w:i w:val="0"/>
          <w:iCs w:val="0"/>
          <w:color w:val="auto"/>
        </w:rPr>
      </w:pPr>
      <w:r>
        <w:rPr>
          <w:rFonts w:hint="eastAsia" w:ascii="Times New Roman" w:cs="Times New Roman" w:eastAsiaTheme="minorEastAsia"/>
          <w:i w:val="0"/>
          <w:iCs w:val="0"/>
          <w:color w:val="auto"/>
        </w:rPr>
        <w:t>《药物光安全评价》（</w:t>
      </w:r>
      <w:r>
        <w:rPr>
          <w:rFonts w:ascii="Times New Roman" w:cs="Times New Roman" w:eastAsiaTheme="minorEastAsia"/>
          <w:i w:val="0"/>
          <w:iCs w:val="0"/>
          <w:color w:val="auto"/>
        </w:rPr>
        <w:t>ICH S10</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2013</w:t>
      </w:r>
      <w:r>
        <w:rPr>
          <w:rFonts w:hint="eastAsia" w:ascii="Times New Roman" w:cs="Times New Roman" w:eastAsiaTheme="minorEastAsia"/>
          <w:i w:val="0"/>
          <w:iCs w:val="0"/>
          <w:color w:val="auto"/>
        </w:rPr>
        <w:t>）</w:t>
      </w:r>
    </w:p>
    <w:p w14:paraId="19CFF2F7">
      <w:pPr>
        <w:pStyle w:val="149"/>
        <w:spacing w:line="360" w:lineRule="auto"/>
        <w:ind w:firstLine="480" w:firstLineChars="200"/>
        <w:jc w:val="both"/>
        <w:rPr>
          <w:rFonts w:ascii="Times New Roman" w:cs="Times New Roman" w:eastAsiaTheme="minorEastAsia"/>
          <w:b/>
          <w:bCs/>
          <w:i w:val="0"/>
          <w:iCs w:val="0"/>
          <w:color w:val="auto"/>
        </w:rPr>
      </w:pPr>
      <w:r>
        <w:rPr>
          <w:rFonts w:hint="eastAsia" w:ascii="Times New Roman" w:cs="Times New Roman" w:eastAsiaTheme="minorEastAsia"/>
          <w:i w:val="0"/>
          <w:iCs w:val="0"/>
          <w:color w:val="auto"/>
        </w:rPr>
        <w:t>《支持儿科用药开发的非临床安全性评价》（</w:t>
      </w:r>
      <w:r>
        <w:rPr>
          <w:rFonts w:ascii="Times New Roman" w:cs="Times New Roman" w:eastAsiaTheme="minorEastAsia"/>
          <w:i w:val="0"/>
          <w:iCs w:val="0"/>
          <w:color w:val="auto"/>
        </w:rPr>
        <w:t>ICH S11</w:t>
      </w:r>
      <w:r>
        <w:rPr>
          <w:rFonts w:hint="eastAsia" w:ascii="Times New Roman" w:cs="Times New Roman" w:eastAsiaTheme="minorEastAsia"/>
          <w:i w:val="0"/>
          <w:iCs w:val="0"/>
          <w:color w:val="auto"/>
        </w:rPr>
        <w:t>，</w:t>
      </w:r>
      <w:r>
        <w:rPr>
          <w:rFonts w:ascii="Times New Roman" w:cs="Times New Roman" w:eastAsiaTheme="minorEastAsia"/>
          <w:i w:val="0"/>
          <w:iCs w:val="0"/>
          <w:color w:val="auto"/>
        </w:rPr>
        <w:t>2020</w:t>
      </w:r>
      <w:r>
        <w:rPr>
          <w:rFonts w:hint="eastAsia" w:ascii="Times New Roman" w:cs="Times New Roman" w:eastAsiaTheme="minorEastAsia"/>
          <w:i w:val="0"/>
          <w:iCs w:val="0"/>
          <w:color w:val="auto"/>
        </w:rPr>
        <w:t>）</w:t>
      </w:r>
    </w:p>
    <w:p w14:paraId="15D4DA99">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bookmarkStart w:id="163" w:name="_Toc94521513"/>
      <w:bookmarkStart w:id="164" w:name="_Toc738"/>
      <w:bookmarkStart w:id="165" w:name="_Toc94519361"/>
      <w:bookmarkStart w:id="166" w:name="_Toc86667054"/>
      <w:bookmarkStart w:id="167" w:name="_Toc87460462"/>
      <w:bookmarkStart w:id="168" w:name="_Toc94521853"/>
      <w:bookmarkStart w:id="169" w:name="_Toc3065"/>
    </w:p>
    <w:p w14:paraId="59A8A194">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1.10</w:t>
      </w:r>
      <w:r>
        <w:rPr>
          <w:rFonts w:eastAsiaTheme="minorEastAsia"/>
          <w:i w:val="0"/>
          <w:iCs w:val="0"/>
        </w:rPr>
        <w:t xml:space="preserve"> </w:t>
      </w:r>
      <w:bookmarkStart w:id="170" w:name="_Toc126237216"/>
      <w:bookmarkStart w:id="171" w:name="_Toc109559437"/>
      <w:bookmarkStart w:id="172" w:name="_Toc112852032"/>
      <w:r>
        <w:rPr>
          <w:rFonts w:hint="eastAsia" w:eastAsiaTheme="minorEastAsia"/>
          <w:i w:val="0"/>
          <w:iCs w:val="0"/>
        </w:rPr>
        <w:t>质量保证</w:t>
      </w:r>
      <w:bookmarkEnd w:id="163"/>
      <w:bookmarkEnd w:id="164"/>
      <w:bookmarkEnd w:id="165"/>
      <w:bookmarkEnd w:id="166"/>
      <w:bookmarkEnd w:id="167"/>
      <w:bookmarkEnd w:id="168"/>
      <w:bookmarkEnd w:id="169"/>
      <w:bookmarkEnd w:id="170"/>
      <w:bookmarkEnd w:id="171"/>
      <w:bookmarkEnd w:id="172"/>
    </w:p>
    <w:p w14:paraId="1BEDDBAE">
      <w:pPr>
        <w:ind w:firstLine="480"/>
        <w:rPr>
          <w:rFonts w:eastAsiaTheme="minorEastAsia"/>
          <w:i w:val="0"/>
          <w:iCs w:val="0"/>
          <w:kern w:val="0"/>
        </w:rPr>
      </w:pPr>
      <w:r>
        <w:rPr>
          <w:rFonts w:hint="eastAsia" w:eastAsiaTheme="minorEastAsia"/>
          <w:i w:val="0"/>
          <w:iCs w:val="0"/>
          <w:szCs w:val="24"/>
          <w:lang w:bidi="ar"/>
        </w:rPr>
        <w:t>质量保证部将依据本机构</w:t>
      </w:r>
      <w:r>
        <w:rPr>
          <w:rFonts w:eastAsiaTheme="minorEastAsia"/>
          <w:i w:val="0"/>
          <w:iCs w:val="0"/>
          <w:szCs w:val="24"/>
          <w:lang w:bidi="ar"/>
        </w:rPr>
        <w:t>SOP</w:t>
      </w:r>
      <w:r>
        <w:rPr>
          <w:rFonts w:hint="eastAsia" w:eastAsiaTheme="minorEastAsia"/>
          <w:i w:val="0"/>
          <w:iCs w:val="0"/>
          <w:szCs w:val="24"/>
          <w:lang w:bidi="ar"/>
        </w:rPr>
        <w:t>以及本试验遵循的</w:t>
      </w:r>
      <w:r>
        <w:rPr>
          <w:rFonts w:eastAsiaTheme="minorEastAsia"/>
          <w:i w:val="0"/>
          <w:iCs w:val="0"/>
          <w:szCs w:val="24"/>
          <w:lang w:bidi="ar"/>
        </w:rPr>
        <w:t>GLP</w:t>
      </w:r>
      <w:r>
        <w:rPr>
          <w:rFonts w:hint="eastAsia" w:eastAsiaTheme="minorEastAsia"/>
          <w:i w:val="0"/>
          <w:iCs w:val="0"/>
          <w:szCs w:val="24"/>
          <w:lang w:bidi="ar"/>
        </w:rPr>
        <w:t>规范对</w:t>
      </w:r>
      <w:r>
        <w:rPr>
          <w:rFonts w:hint="eastAsia" w:eastAsiaTheme="minorEastAsia"/>
          <w:bCs/>
          <w:i w:val="0"/>
          <w:iCs w:val="0"/>
          <w:szCs w:val="24"/>
          <w:lang w:bidi="ar"/>
        </w:rPr>
        <w:t>试验方案、试验方案变更、试验过程、原始数据和总结报告进行严格的监督、调查与审阅，以保证试验过程与试验结果的可信性。</w:t>
      </w:r>
    </w:p>
    <w:p w14:paraId="083DDE13">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p>
    <w:p w14:paraId="3F965AA6">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1.11</w:t>
      </w:r>
      <w:r>
        <w:rPr>
          <w:rFonts w:eastAsiaTheme="minorEastAsia"/>
          <w:i w:val="0"/>
          <w:iCs w:val="0"/>
        </w:rPr>
        <w:t xml:space="preserve"> </w:t>
      </w:r>
      <w:bookmarkStart w:id="173" w:name="_Toc112852033"/>
      <w:bookmarkStart w:id="174" w:name="_Toc109559438"/>
      <w:bookmarkStart w:id="175" w:name="_Toc126237217"/>
      <w:r>
        <w:rPr>
          <w:rFonts w:hint="eastAsia" w:eastAsiaTheme="minorEastAsia"/>
          <w:i w:val="0"/>
          <w:iCs w:val="0"/>
        </w:rPr>
        <w:t>多场所研究（</w:t>
      </w:r>
      <w:r>
        <w:rPr>
          <w:rFonts w:hint="eastAsia" w:eastAsiaTheme="minorEastAsia"/>
          <w:i w:val="0"/>
          <w:iCs w:val="0"/>
          <w:lang w:val="en-US" w:eastAsia="zh-CN"/>
        </w:rPr>
        <w:t>如</w:t>
      </w:r>
      <w:r>
        <w:rPr>
          <w:rFonts w:hint="eastAsia" w:eastAsiaTheme="minorEastAsia"/>
          <w:i w:val="0"/>
          <w:iCs w:val="0"/>
        </w:rPr>
        <w:t>有）</w:t>
      </w:r>
      <w:bookmarkEnd w:id="173"/>
      <w:bookmarkEnd w:id="174"/>
      <w:bookmarkEnd w:id="175"/>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2"/>
        <w:gridCol w:w="6785"/>
      </w:tblGrid>
      <w:tr w14:paraId="5436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347" w:type="pct"/>
            <w:vAlign w:val="center"/>
          </w:tcPr>
          <w:p w14:paraId="062072D1">
            <w:pPr>
              <w:spacing w:line="240" w:lineRule="auto"/>
              <w:rPr>
                <w:rFonts w:eastAsiaTheme="minorEastAsia"/>
                <w:i w:val="0"/>
                <w:iCs w:val="0"/>
              </w:rPr>
            </w:pPr>
            <w:r>
              <w:rPr>
                <w:rFonts w:hint="eastAsia" w:eastAsiaTheme="minorEastAsia"/>
                <w:i w:val="0"/>
                <w:iCs w:val="0"/>
              </w:rPr>
              <w:t>名称：</w:t>
            </w:r>
          </w:p>
        </w:tc>
        <w:tc>
          <w:tcPr>
            <w:tcW w:w="3653" w:type="pct"/>
            <w:vAlign w:val="center"/>
          </w:tcPr>
          <w:p w14:paraId="25E16D9B">
            <w:pPr>
              <w:spacing w:line="240" w:lineRule="auto"/>
              <w:rPr>
                <w:rFonts w:eastAsiaTheme="minorEastAsia"/>
                <w:i w:val="0"/>
                <w:iCs w:val="0"/>
              </w:rPr>
            </w:pPr>
          </w:p>
        </w:tc>
      </w:tr>
      <w:tr w14:paraId="6A7E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347" w:type="pct"/>
            <w:vAlign w:val="center"/>
          </w:tcPr>
          <w:p w14:paraId="4D53225E">
            <w:pPr>
              <w:spacing w:line="240" w:lineRule="auto"/>
              <w:rPr>
                <w:rFonts w:eastAsiaTheme="minorEastAsia"/>
                <w:bCs/>
                <w:i w:val="0"/>
                <w:iCs w:val="0"/>
              </w:rPr>
            </w:pPr>
            <w:r>
              <w:rPr>
                <w:rFonts w:hint="eastAsia" w:eastAsiaTheme="minorEastAsia"/>
                <w:bCs/>
                <w:i w:val="0"/>
                <w:iCs w:val="0"/>
              </w:rPr>
              <w:t>地址：</w:t>
            </w:r>
          </w:p>
        </w:tc>
        <w:tc>
          <w:tcPr>
            <w:tcW w:w="3653" w:type="pct"/>
            <w:vAlign w:val="center"/>
          </w:tcPr>
          <w:p w14:paraId="095A5BC0">
            <w:pPr>
              <w:spacing w:line="240" w:lineRule="auto"/>
              <w:rPr>
                <w:rFonts w:eastAsiaTheme="minorEastAsia"/>
                <w:i w:val="0"/>
                <w:iCs w:val="0"/>
              </w:rPr>
            </w:pPr>
          </w:p>
        </w:tc>
      </w:tr>
      <w:tr w14:paraId="2FD6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347" w:type="pct"/>
            <w:vAlign w:val="center"/>
          </w:tcPr>
          <w:p w14:paraId="124B759C">
            <w:pPr>
              <w:spacing w:line="240" w:lineRule="auto"/>
              <w:rPr>
                <w:rFonts w:eastAsiaTheme="minorEastAsia"/>
                <w:bCs/>
                <w:i w:val="0"/>
                <w:iCs w:val="0"/>
              </w:rPr>
            </w:pPr>
            <w:r>
              <w:rPr>
                <w:rFonts w:hint="eastAsia" w:eastAsiaTheme="minorEastAsia"/>
                <w:bCs/>
                <w:i w:val="0"/>
                <w:iCs w:val="0"/>
              </w:rPr>
              <w:t>机构负责人：</w:t>
            </w:r>
          </w:p>
        </w:tc>
        <w:tc>
          <w:tcPr>
            <w:tcW w:w="3653" w:type="pct"/>
            <w:vAlign w:val="center"/>
          </w:tcPr>
          <w:p w14:paraId="73EB9598">
            <w:pPr>
              <w:spacing w:line="240" w:lineRule="auto"/>
              <w:rPr>
                <w:rFonts w:eastAsiaTheme="minorEastAsia"/>
                <w:i w:val="0"/>
                <w:iCs w:val="0"/>
              </w:rPr>
            </w:pPr>
          </w:p>
        </w:tc>
      </w:tr>
      <w:tr w14:paraId="7C30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347" w:type="pct"/>
            <w:vAlign w:val="center"/>
          </w:tcPr>
          <w:p w14:paraId="61EA310D">
            <w:pPr>
              <w:spacing w:line="240" w:lineRule="auto"/>
              <w:rPr>
                <w:rFonts w:eastAsiaTheme="minorEastAsia"/>
                <w:bCs/>
                <w:i w:val="0"/>
                <w:iCs w:val="0"/>
              </w:rPr>
            </w:pPr>
            <w:r>
              <w:rPr>
                <w:rFonts w:hint="eastAsia" w:eastAsiaTheme="minorEastAsia"/>
                <w:bCs/>
                <w:i w:val="0"/>
                <w:iCs w:val="0"/>
              </w:rPr>
              <w:t>电话：</w:t>
            </w:r>
          </w:p>
        </w:tc>
        <w:tc>
          <w:tcPr>
            <w:tcW w:w="3653" w:type="pct"/>
            <w:vAlign w:val="center"/>
          </w:tcPr>
          <w:p w14:paraId="7068B68E">
            <w:pPr>
              <w:spacing w:line="240" w:lineRule="auto"/>
              <w:rPr>
                <w:rFonts w:eastAsiaTheme="minorEastAsia"/>
                <w:i w:val="0"/>
                <w:iCs w:val="0"/>
              </w:rPr>
            </w:pPr>
          </w:p>
        </w:tc>
      </w:tr>
      <w:tr w14:paraId="68F1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47" w:type="pct"/>
            <w:vAlign w:val="center"/>
          </w:tcPr>
          <w:p w14:paraId="683682B2">
            <w:pPr>
              <w:spacing w:line="240" w:lineRule="auto"/>
              <w:rPr>
                <w:rFonts w:eastAsiaTheme="minorEastAsia"/>
                <w:bCs/>
                <w:i w:val="0"/>
                <w:iCs w:val="0"/>
              </w:rPr>
            </w:pPr>
            <w:r>
              <w:rPr>
                <w:rFonts w:hint="eastAsia" w:eastAsiaTheme="minorEastAsia"/>
                <w:bCs/>
                <w:i w:val="0"/>
                <w:iCs w:val="0"/>
              </w:rPr>
              <w:t>电子邮件：</w:t>
            </w:r>
          </w:p>
        </w:tc>
        <w:tc>
          <w:tcPr>
            <w:tcW w:w="3653" w:type="pct"/>
            <w:vAlign w:val="center"/>
          </w:tcPr>
          <w:p w14:paraId="0E40D9D5">
            <w:pPr>
              <w:spacing w:line="240" w:lineRule="auto"/>
              <w:rPr>
                <w:rFonts w:eastAsiaTheme="minorEastAsia"/>
                <w:i w:val="0"/>
                <w:iCs w:val="0"/>
              </w:rPr>
            </w:pPr>
          </w:p>
        </w:tc>
      </w:tr>
      <w:tr w14:paraId="79A1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47" w:type="pct"/>
            <w:vAlign w:val="center"/>
          </w:tcPr>
          <w:p w14:paraId="1301BE35">
            <w:pPr>
              <w:spacing w:line="240" w:lineRule="auto"/>
              <w:rPr>
                <w:rFonts w:eastAsiaTheme="minorEastAsia"/>
                <w:bCs/>
                <w:i w:val="0"/>
                <w:iCs w:val="0"/>
                <w:spacing w:val="-20"/>
              </w:rPr>
            </w:pPr>
            <w:r>
              <w:rPr>
                <w:rFonts w:hint="eastAsia" w:eastAsiaTheme="minorEastAsia"/>
                <w:bCs/>
                <w:i w:val="0"/>
                <w:iCs w:val="0"/>
              </w:rPr>
              <w:t>主要研究者：</w:t>
            </w:r>
          </w:p>
        </w:tc>
        <w:tc>
          <w:tcPr>
            <w:tcW w:w="3653" w:type="pct"/>
            <w:vAlign w:val="center"/>
          </w:tcPr>
          <w:p w14:paraId="44EAAAA8">
            <w:pPr>
              <w:spacing w:line="240" w:lineRule="auto"/>
              <w:rPr>
                <w:rFonts w:eastAsiaTheme="minorEastAsia"/>
                <w:i w:val="0"/>
                <w:iCs w:val="0"/>
              </w:rPr>
            </w:pPr>
          </w:p>
        </w:tc>
      </w:tr>
      <w:tr w14:paraId="04DA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47" w:type="pct"/>
            <w:vAlign w:val="center"/>
          </w:tcPr>
          <w:p w14:paraId="4C5F3ECF">
            <w:pPr>
              <w:spacing w:line="240" w:lineRule="auto"/>
              <w:rPr>
                <w:rFonts w:eastAsiaTheme="minorEastAsia"/>
                <w:i w:val="0"/>
                <w:iCs w:val="0"/>
                <w:spacing w:val="-20"/>
                <w:szCs w:val="24"/>
              </w:rPr>
            </w:pPr>
            <w:r>
              <w:rPr>
                <w:rFonts w:hint="eastAsia" w:eastAsiaTheme="minorEastAsia"/>
                <w:bCs/>
                <w:i w:val="0"/>
                <w:iCs w:val="0"/>
              </w:rPr>
              <w:t>研究内容：</w:t>
            </w:r>
          </w:p>
        </w:tc>
        <w:tc>
          <w:tcPr>
            <w:tcW w:w="3653" w:type="pct"/>
            <w:vAlign w:val="center"/>
          </w:tcPr>
          <w:p w14:paraId="7CF9590C">
            <w:pPr>
              <w:spacing w:line="240" w:lineRule="auto"/>
              <w:rPr>
                <w:rFonts w:eastAsiaTheme="minorEastAsia"/>
                <w:i w:val="0"/>
                <w:iCs w:val="0"/>
              </w:rPr>
            </w:pPr>
          </w:p>
        </w:tc>
      </w:tr>
      <w:tr w14:paraId="4DDD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47" w:type="pct"/>
            <w:vAlign w:val="center"/>
          </w:tcPr>
          <w:p w14:paraId="3DB1155F">
            <w:pPr>
              <w:spacing w:line="240" w:lineRule="auto"/>
              <w:rPr>
                <w:rFonts w:eastAsiaTheme="minorEastAsia"/>
                <w:i w:val="0"/>
                <w:iCs w:val="0"/>
              </w:rPr>
            </w:pPr>
            <w:r>
              <w:rPr>
                <w:rFonts w:hint="eastAsia" w:eastAsiaTheme="minorEastAsia"/>
                <w:bCs/>
                <w:i w:val="0"/>
                <w:iCs w:val="0"/>
              </w:rPr>
              <w:t>电话：</w:t>
            </w:r>
          </w:p>
        </w:tc>
        <w:tc>
          <w:tcPr>
            <w:tcW w:w="3653" w:type="pct"/>
            <w:vAlign w:val="center"/>
          </w:tcPr>
          <w:p w14:paraId="4D8DA418">
            <w:pPr>
              <w:spacing w:line="240" w:lineRule="auto"/>
              <w:rPr>
                <w:rFonts w:eastAsiaTheme="minorEastAsia"/>
                <w:i w:val="0"/>
                <w:iCs w:val="0"/>
              </w:rPr>
            </w:pPr>
          </w:p>
        </w:tc>
      </w:tr>
      <w:tr w14:paraId="569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47" w:type="pct"/>
            <w:vAlign w:val="center"/>
          </w:tcPr>
          <w:p w14:paraId="33ECA6A3">
            <w:pPr>
              <w:spacing w:line="240" w:lineRule="auto"/>
              <w:rPr>
                <w:rFonts w:eastAsiaTheme="minorEastAsia"/>
                <w:bCs/>
                <w:i w:val="0"/>
                <w:iCs w:val="0"/>
              </w:rPr>
            </w:pPr>
            <w:r>
              <w:rPr>
                <w:rFonts w:hint="eastAsia" w:eastAsiaTheme="minorEastAsia"/>
                <w:bCs/>
                <w:i w:val="0"/>
                <w:iCs w:val="0"/>
              </w:rPr>
              <w:t>电子邮件：</w:t>
            </w:r>
          </w:p>
        </w:tc>
        <w:tc>
          <w:tcPr>
            <w:tcW w:w="3653" w:type="pct"/>
            <w:vAlign w:val="center"/>
          </w:tcPr>
          <w:p w14:paraId="18C19C40">
            <w:pPr>
              <w:spacing w:line="240" w:lineRule="auto"/>
              <w:rPr>
                <w:rFonts w:eastAsiaTheme="minorEastAsia"/>
                <w:i w:val="0"/>
                <w:iCs w:val="0"/>
              </w:rPr>
            </w:pPr>
          </w:p>
        </w:tc>
      </w:tr>
      <w:tr w14:paraId="4D90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5000" w:type="pct"/>
            <w:gridSpan w:val="2"/>
            <w:vAlign w:val="center"/>
          </w:tcPr>
          <w:p w14:paraId="06B7A060">
            <w:pPr>
              <w:spacing w:line="240" w:lineRule="auto"/>
              <w:rPr>
                <w:rFonts w:eastAsiaTheme="minorEastAsia"/>
                <w:i w:val="0"/>
                <w:iCs w:val="0"/>
              </w:rPr>
            </w:pPr>
            <w:r>
              <w:rPr>
                <w:rFonts w:hint="eastAsia" w:eastAsiaTheme="minorEastAsia"/>
                <w:i w:val="0"/>
                <w:iCs w:val="0"/>
                <w:szCs w:val="24"/>
              </w:rPr>
              <w:t>其它研究场所质量保证体系：</w:t>
            </w:r>
            <w:r>
              <w:rPr>
                <w:rFonts w:eastAsiaTheme="minorEastAsia"/>
                <w:i w:val="0"/>
                <w:iCs w:val="0"/>
                <w:szCs w:val="24"/>
              </w:rPr>
              <w:t>有□，无□</w:t>
            </w:r>
          </w:p>
        </w:tc>
      </w:tr>
      <w:tr w14:paraId="1FE4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347" w:type="pct"/>
            <w:vAlign w:val="center"/>
          </w:tcPr>
          <w:p w14:paraId="2E68648D">
            <w:pPr>
              <w:spacing w:line="240" w:lineRule="auto"/>
              <w:rPr>
                <w:rFonts w:eastAsiaTheme="minorEastAsia"/>
                <w:i w:val="0"/>
                <w:iCs w:val="0"/>
              </w:rPr>
            </w:pPr>
            <w:r>
              <w:rPr>
                <w:rFonts w:hint="eastAsia" w:eastAsiaTheme="minorEastAsia"/>
                <w:i w:val="0"/>
                <w:iCs w:val="0"/>
              </w:rPr>
              <w:t>质量保证负责人：</w:t>
            </w:r>
          </w:p>
        </w:tc>
        <w:tc>
          <w:tcPr>
            <w:tcW w:w="3653" w:type="pct"/>
            <w:vAlign w:val="center"/>
          </w:tcPr>
          <w:p w14:paraId="75E651FB">
            <w:pPr>
              <w:spacing w:line="240" w:lineRule="auto"/>
              <w:rPr>
                <w:rFonts w:eastAsiaTheme="minorEastAsia"/>
                <w:i w:val="0"/>
                <w:iCs w:val="0"/>
              </w:rPr>
            </w:pPr>
          </w:p>
        </w:tc>
      </w:tr>
      <w:tr w14:paraId="65F1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47" w:type="pct"/>
            <w:vAlign w:val="center"/>
          </w:tcPr>
          <w:p w14:paraId="09B19240">
            <w:pPr>
              <w:spacing w:line="240" w:lineRule="auto"/>
              <w:rPr>
                <w:rFonts w:eastAsiaTheme="minorEastAsia"/>
                <w:i w:val="0"/>
                <w:iCs w:val="0"/>
              </w:rPr>
            </w:pPr>
            <w:r>
              <w:rPr>
                <w:rFonts w:hint="eastAsia" w:eastAsiaTheme="minorEastAsia"/>
                <w:bCs/>
                <w:i w:val="0"/>
                <w:iCs w:val="0"/>
              </w:rPr>
              <w:t>电话：</w:t>
            </w:r>
          </w:p>
        </w:tc>
        <w:tc>
          <w:tcPr>
            <w:tcW w:w="3653" w:type="pct"/>
            <w:vAlign w:val="center"/>
          </w:tcPr>
          <w:p w14:paraId="7C445EB0">
            <w:pPr>
              <w:spacing w:line="240" w:lineRule="auto"/>
              <w:rPr>
                <w:rFonts w:eastAsiaTheme="minorEastAsia"/>
                <w:i w:val="0"/>
                <w:iCs w:val="0"/>
              </w:rPr>
            </w:pPr>
          </w:p>
        </w:tc>
      </w:tr>
      <w:tr w14:paraId="564A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347" w:type="pct"/>
            <w:vAlign w:val="center"/>
          </w:tcPr>
          <w:p w14:paraId="7D636871">
            <w:pPr>
              <w:spacing w:line="240" w:lineRule="auto"/>
              <w:rPr>
                <w:rFonts w:eastAsiaTheme="minorEastAsia"/>
                <w:bCs/>
                <w:i w:val="0"/>
                <w:iCs w:val="0"/>
              </w:rPr>
            </w:pPr>
            <w:r>
              <w:rPr>
                <w:rFonts w:hint="eastAsia" w:eastAsiaTheme="minorEastAsia"/>
                <w:bCs/>
                <w:i w:val="0"/>
                <w:iCs w:val="0"/>
              </w:rPr>
              <w:t>电子邮件：</w:t>
            </w:r>
          </w:p>
        </w:tc>
        <w:tc>
          <w:tcPr>
            <w:tcW w:w="3653" w:type="pct"/>
            <w:vAlign w:val="center"/>
          </w:tcPr>
          <w:p w14:paraId="69AABE12">
            <w:pPr>
              <w:spacing w:line="240" w:lineRule="auto"/>
              <w:rPr>
                <w:rFonts w:eastAsiaTheme="minorEastAsia"/>
                <w:i w:val="0"/>
                <w:iCs w:val="0"/>
              </w:rPr>
            </w:pPr>
          </w:p>
        </w:tc>
      </w:tr>
    </w:tbl>
    <w:p w14:paraId="03654012">
      <w:pPr>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br w:type="page"/>
      </w:r>
    </w:p>
    <w:p w14:paraId="4554D396">
      <w:pPr>
        <w:pStyle w:val="5"/>
        <w:keepNext/>
        <w:numPr>
          <w:ilvl w:val="2"/>
          <w:numId w:val="0"/>
        </w:numPr>
        <w:ind w:left="0" w:leftChars="0" w:firstLine="0" w:firstLineChars="0"/>
        <w:jc w:val="both"/>
        <w:rPr>
          <w:rFonts w:eastAsiaTheme="minorEastAsia"/>
          <w:bCs/>
          <w:i w:val="0"/>
          <w:iCs w:val="0"/>
        </w:rPr>
      </w:pPr>
      <w:r>
        <w:rPr>
          <w:rFonts w:hint="eastAsia" w:ascii="Times New Roman" w:hAnsi="Times New Roman" w:cs="Times New Roman" w:eastAsiaTheme="minorEastAsia"/>
          <w:b/>
          <w:i w:val="0"/>
          <w:iCs w:val="0"/>
          <w:kern w:val="2"/>
          <w:sz w:val="24"/>
          <w:szCs w:val="20"/>
          <w:lang w:val="en-US" w:eastAsia="zh-CN" w:bidi="ar-SA"/>
        </w:rPr>
        <w:t>1.12 试验计划安排</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8"/>
        <w:gridCol w:w="2576"/>
        <w:gridCol w:w="3626"/>
        <w:gridCol w:w="7"/>
      </w:tblGrid>
      <w:tr w14:paraId="78F8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pct"/>
          <w:trHeight w:val="454" w:hRule="atLeast"/>
        </w:trPr>
        <w:tc>
          <w:tcPr>
            <w:tcW w:w="1657" w:type="pct"/>
            <w:vAlign w:val="center"/>
          </w:tcPr>
          <w:p w14:paraId="407674CB">
            <w:pPr>
              <w:spacing w:line="240" w:lineRule="auto"/>
              <w:rPr>
                <w:rFonts w:eastAsiaTheme="minorEastAsia"/>
                <w:b/>
                <w:bCs/>
                <w:i w:val="0"/>
                <w:iCs w:val="0"/>
                <w:szCs w:val="24"/>
              </w:rPr>
            </w:pPr>
            <w:r>
              <w:rPr>
                <w:rFonts w:hint="eastAsia" w:eastAsiaTheme="minorEastAsia"/>
                <w:b/>
                <w:bCs/>
                <w:i w:val="0"/>
                <w:iCs w:val="0"/>
                <w:szCs w:val="24"/>
              </w:rPr>
              <w:t>试验内容</w:t>
            </w:r>
          </w:p>
        </w:tc>
        <w:tc>
          <w:tcPr>
            <w:tcW w:w="1387" w:type="pct"/>
            <w:vAlign w:val="center"/>
          </w:tcPr>
          <w:p w14:paraId="1B6B5BF3">
            <w:pPr>
              <w:spacing w:line="240" w:lineRule="auto"/>
              <w:rPr>
                <w:rFonts w:eastAsiaTheme="minorEastAsia"/>
                <w:b/>
                <w:bCs/>
                <w:i w:val="0"/>
                <w:iCs w:val="0"/>
                <w:szCs w:val="24"/>
              </w:rPr>
            </w:pPr>
            <w:r>
              <w:rPr>
                <w:rFonts w:hint="eastAsia" w:eastAsiaTheme="minorEastAsia"/>
                <w:b/>
                <w:bCs/>
                <w:i w:val="0"/>
                <w:iCs w:val="0"/>
                <w:szCs w:val="24"/>
              </w:rPr>
              <w:t>试验安排</w:t>
            </w:r>
          </w:p>
        </w:tc>
        <w:tc>
          <w:tcPr>
            <w:tcW w:w="1952" w:type="pct"/>
            <w:vAlign w:val="center"/>
          </w:tcPr>
          <w:p w14:paraId="00B348B5">
            <w:pPr>
              <w:spacing w:line="240" w:lineRule="auto"/>
              <w:rPr>
                <w:rFonts w:eastAsiaTheme="minorEastAsia"/>
                <w:b/>
                <w:bCs/>
                <w:i w:val="0"/>
                <w:iCs w:val="0"/>
                <w:szCs w:val="24"/>
              </w:rPr>
            </w:pPr>
            <w:r>
              <w:rPr>
                <w:rFonts w:hint="eastAsia" w:eastAsiaTheme="minorEastAsia"/>
                <w:b/>
                <w:bCs/>
                <w:i w:val="0"/>
                <w:iCs w:val="0"/>
                <w:szCs w:val="24"/>
              </w:rPr>
              <w:t>试验日期</w:t>
            </w:r>
          </w:p>
        </w:tc>
      </w:tr>
      <w:tr w14:paraId="57A3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002476A2">
            <w:pPr>
              <w:spacing w:line="240" w:lineRule="auto"/>
              <w:rPr>
                <w:rFonts w:eastAsiaTheme="minorEastAsia"/>
                <w:i w:val="0"/>
                <w:iCs w:val="0"/>
                <w:szCs w:val="24"/>
              </w:rPr>
            </w:pPr>
            <w:r>
              <w:rPr>
                <w:rFonts w:hint="eastAsia" w:eastAsiaTheme="minorEastAsia"/>
                <w:i w:val="0"/>
                <w:iCs w:val="0"/>
                <w:szCs w:val="24"/>
              </w:rPr>
              <w:t>研究开始</w:t>
            </w:r>
          </w:p>
        </w:tc>
        <w:tc>
          <w:tcPr>
            <w:tcW w:w="1387" w:type="pct"/>
            <w:vAlign w:val="center"/>
          </w:tcPr>
          <w:p w14:paraId="11E7CA8B">
            <w:pPr>
              <w:spacing w:line="240" w:lineRule="auto"/>
              <w:rPr>
                <w:rFonts w:eastAsiaTheme="minorEastAsia"/>
                <w:i w:val="0"/>
                <w:iCs w:val="0"/>
                <w:szCs w:val="24"/>
              </w:rPr>
            </w:pPr>
            <w:r>
              <w:rPr>
                <w:rFonts w:hint="eastAsia" w:eastAsiaTheme="minorEastAsia"/>
                <w:i w:val="0"/>
                <w:iCs w:val="0"/>
                <w:szCs w:val="24"/>
              </w:rPr>
              <w:t>试验方案签字</w:t>
            </w:r>
          </w:p>
        </w:tc>
        <w:tc>
          <w:tcPr>
            <w:tcW w:w="1956" w:type="pct"/>
            <w:gridSpan w:val="2"/>
            <w:vAlign w:val="center"/>
          </w:tcPr>
          <w:p w14:paraId="0451F7FD">
            <w:pPr>
              <w:spacing w:line="240" w:lineRule="auto"/>
              <w:rPr>
                <w:rFonts w:eastAsiaTheme="minorEastAsia"/>
                <w:i w:val="0"/>
                <w:iCs w:val="0"/>
                <w:szCs w:val="24"/>
              </w:rPr>
            </w:pPr>
            <w:r>
              <w:rPr>
                <w:rFonts w:eastAsiaTheme="minorEastAsia"/>
                <w:i w:val="0"/>
                <w:iCs w:val="0"/>
                <w:szCs w:val="24"/>
              </w:rPr>
              <w:t>2022-XX-XX</w:t>
            </w:r>
          </w:p>
        </w:tc>
      </w:tr>
      <w:tr w14:paraId="7A80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313F9F22">
            <w:pPr>
              <w:spacing w:line="240" w:lineRule="auto"/>
              <w:rPr>
                <w:rFonts w:eastAsiaTheme="minorEastAsia"/>
                <w:i w:val="0"/>
                <w:iCs w:val="0"/>
                <w:szCs w:val="24"/>
              </w:rPr>
            </w:pPr>
            <w:r>
              <w:rPr>
                <w:rFonts w:hint="eastAsia" w:eastAsiaTheme="minorEastAsia"/>
                <w:i w:val="0"/>
                <w:iCs w:val="0"/>
                <w:szCs w:val="24"/>
              </w:rPr>
              <w:t>试验开始</w:t>
            </w:r>
          </w:p>
        </w:tc>
        <w:tc>
          <w:tcPr>
            <w:tcW w:w="1387" w:type="pct"/>
            <w:vAlign w:val="center"/>
          </w:tcPr>
          <w:p w14:paraId="70C8BBEE">
            <w:pPr>
              <w:spacing w:line="240" w:lineRule="auto"/>
              <w:rPr>
                <w:rFonts w:eastAsiaTheme="minorEastAsia"/>
                <w:i w:val="0"/>
                <w:iCs w:val="0"/>
                <w:szCs w:val="24"/>
              </w:rPr>
            </w:pPr>
            <w:r>
              <w:rPr>
                <w:rFonts w:hint="eastAsia" w:eastAsiaTheme="minorEastAsia"/>
                <w:i w:val="0"/>
                <w:iCs w:val="0"/>
                <w:szCs w:val="24"/>
              </w:rPr>
              <w:t>首次给药</w:t>
            </w:r>
          </w:p>
        </w:tc>
        <w:tc>
          <w:tcPr>
            <w:tcW w:w="1956" w:type="pct"/>
            <w:gridSpan w:val="2"/>
            <w:vAlign w:val="center"/>
          </w:tcPr>
          <w:p w14:paraId="5FDE9ED5">
            <w:pPr>
              <w:spacing w:line="240" w:lineRule="auto"/>
              <w:rPr>
                <w:rFonts w:eastAsiaTheme="minorEastAsia"/>
                <w:i w:val="0"/>
                <w:iCs w:val="0"/>
                <w:szCs w:val="24"/>
              </w:rPr>
            </w:pPr>
            <w:r>
              <w:rPr>
                <w:rFonts w:eastAsiaTheme="minorEastAsia"/>
                <w:i w:val="0"/>
                <w:iCs w:val="0"/>
                <w:szCs w:val="24"/>
              </w:rPr>
              <w:t>2022-XX-XX</w:t>
            </w:r>
          </w:p>
        </w:tc>
      </w:tr>
      <w:tr w14:paraId="12F1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23DE3FCF">
            <w:pPr>
              <w:spacing w:line="240" w:lineRule="auto"/>
              <w:rPr>
                <w:rFonts w:eastAsiaTheme="minorEastAsia"/>
                <w:i w:val="0"/>
                <w:iCs w:val="0"/>
                <w:szCs w:val="24"/>
              </w:rPr>
            </w:pPr>
            <w:r>
              <w:rPr>
                <w:rFonts w:hint="eastAsia" w:eastAsiaTheme="minorEastAsia"/>
                <w:i w:val="0"/>
                <w:iCs w:val="0"/>
                <w:szCs w:val="24"/>
              </w:rPr>
              <w:t>给药起止日期</w:t>
            </w:r>
          </w:p>
        </w:tc>
        <w:tc>
          <w:tcPr>
            <w:tcW w:w="1387" w:type="pct"/>
            <w:vAlign w:val="center"/>
          </w:tcPr>
          <w:p w14:paraId="2042AA10">
            <w:pPr>
              <w:spacing w:line="240" w:lineRule="auto"/>
              <w:rPr>
                <w:rFonts w:eastAsiaTheme="minorEastAsia"/>
                <w:i w:val="0"/>
                <w:iCs w:val="0"/>
                <w:szCs w:val="24"/>
              </w:rPr>
            </w:pPr>
            <w:r>
              <w:rPr>
                <w:rFonts w:eastAsiaTheme="minorEastAsia"/>
                <w:i w:val="0"/>
                <w:iCs w:val="0"/>
                <w:szCs w:val="24"/>
              </w:rPr>
              <w:t>D1-DXX</w:t>
            </w:r>
          </w:p>
        </w:tc>
        <w:tc>
          <w:tcPr>
            <w:tcW w:w="1956" w:type="pct"/>
            <w:gridSpan w:val="2"/>
            <w:vAlign w:val="center"/>
          </w:tcPr>
          <w:p w14:paraId="3882F4B1">
            <w:pPr>
              <w:spacing w:line="240" w:lineRule="auto"/>
              <w:rPr>
                <w:rFonts w:eastAsiaTheme="minorEastAsia"/>
                <w:i w:val="0"/>
                <w:iCs w:val="0"/>
                <w:szCs w:val="24"/>
              </w:rPr>
            </w:pPr>
            <w:r>
              <w:rPr>
                <w:rFonts w:eastAsiaTheme="minorEastAsia"/>
                <w:i w:val="0"/>
                <w:iCs w:val="0"/>
                <w:szCs w:val="24"/>
              </w:rPr>
              <w:t>2022-XX-XX~2022-XX-XX</w:t>
            </w:r>
          </w:p>
        </w:tc>
      </w:tr>
      <w:tr w14:paraId="7D41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65EC94E9">
            <w:pPr>
              <w:spacing w:line="240" w:lineRule="auto"/>
              <w:rPr>
                <w:rFonts w:eastAsiaTheme="minorEastAsia"/>
                <w:i w:val="0"/>
                <w:iCs w:val="0"/>
                <w:szCs w:val="24"/>
              </w:rPr>
            </w:pPr>
            <w:r>
              <w:rPr>
                <w:rFonts w:hint="eastAsia" w:eastAsiaTheme="minorEastAsia"/>
                <w:i w:val="0"/>
                <w:iCs w:val="0"/>
                <w:szCs w:val="24"/>
              </w:rPr>
              <w:t>解剖日期（给药期）</w:t>
            </w:r>
          </w:p>
        </w:tc>
        <w:tc>
          <w:tcPr>
            <w:tcW w:w="1387" w:type="pct"/>
            <w:vAlign w:val="center"/>
          </w:tcPr>
          <w:p w14:paraId="401988C9">
            <w:pPr>
              <w:spacing w:line="240" w:lineRule="auto"/>
              <w:rPr>
                <w:rFonts w:eastAsiaTheme="minorEastAsia"/>
                <w:i w:val="0"/>
                <w:iCs w:val="0"/>
                <w:szCs w:val="24"/>
              </w:rPr>
            </w:pPr>
            <w:r>
              <w:rPr>
                <w:rFonts w:eastAsiaTheme="minorEastAsia"/>
                <w:i w:val="0"/>
                <w:iCs w:val="0"/>
                <w:szCs w:val="24"/>
              </w:rPr>
              <w:t>DXX</w:t>
            </w:r>
          </w:p>
        </w:tc>
        <w:tc>
          <w:tcPr>
            <w:tcW w:w="1956" w:type="pct"/>
            <w:gridSpan w:val="2"/>
            <w:vAlign w:val="center"/>
          </w:tcPr>
          <w:p w14:paraId="2EA14E34">
            <w:pPr>
              <w:spacing w:line="240" w:lineRule="auto"/>
              <w:rPr>
                <w:rFonts w:eastAsiaTheme="minorEastAsia"/>
                <w:i w:val="0"/>
                <w:iCs w:val="0"/>
                <w:szCs w:val="24"/>
              </w:rPr>
            </w:pPr>
            <w:r>
              <w:rPr>
                <w:rFonts w:eastAsiaTheme="minorEastAsia"/>
                <w:i w:val="0"/>
                <w:iCs w:val="0"/>
                <w:szCs w:val="24"/>
              </w:rPr>
              <w:t>2022-XX-XX</w:t>
            </w:r>
          </w:p>
        </w:tc>
      </w:tr>
      <w:tr w14:paraId="51F5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64B306D5">
            <w:pPr>
              <w:spacing w:line="240" w:lineRule="auto"/>
              <w:rPr>
                <w:rFonts w:eastAsiaTheme="minorEastAsia"/>
                <w:i w:val="0"/>
                <w:iCs w:val="0"/>
                <w:szCs w:val="24"/>
              </w:rPr>
            </w:pPr>
            <w:r>
              <w:rPr>
                <w:rFonts w:hint="eastAsia" w:eastAsiaTheme="minorEastAsia"/>
                <w:i w:val="0"/>
                <w:iCs w:val="0"/>
                <w:szCs w:val="24"/>
              </w:rPr>
              <w:t>解剖日期（恢复期）</w:t>
            </w:r>
          </w:p>
        </w:tc>
        <w:tc>
          <w:tcPr>
            <w:tcW w:w="1387" w:type="pct"/>
            <w:vAlign w:val="center"/>
          </w:tcPr>
          <w:p w14:paraId="4319FD69">
            <w:pPr>
              <w:spacing w:line="240" w:lineRule="auto"/>
              <w:rPr>
                <w:rFonts w:eastAsiaTheme="minorEastAsia"/>
                <w:i w:val="0"/>
                <w:iCs w:val="0"/>
                <w:szCs w:val="24"/>
              </w:rPr>
            </w:pPr>
            <w:r>
              <w:rPr>
                <w:rFonts w:eastAsiaTheme="minorEastAsia"/>
                <w:i w:val="0"/>
                <w:iCs w:val="0"/>
                <w:szCs w:val="24"/>
              </w:rPr>
              <w:t>DXX</w:t>
            </w:r>
          </w:p>
        </w:tc>
        <w:tc>
          <w:tcPr>
            <w:tcW w:w="1956" w:type="pct"/>
            <w:gridSpan w:val="2"/>
            <w:vAlign w:val="center"/>
          </w:tcPr>
          <w:p w14:paraId="571B6B6D">
            <w:pPr>
              <w:spacing w:line="240" w:lineRule="auto"/>
              <w:rPr>
                <w:rFonts w:eastAsiaTheme="minorEastAsia"/>
                <w:i w:val="0"/>
                <w:iCs w:val="0"/>
                <w:szCs w:val="24"/>
              </w:rPr>
            </w:pPr>
            <w:r>
              <w:rPr>
                <w:rFonts w:eastAsiaTheme="minorEastAsia"/>
                <w:i w:val="0"/>
                <w:iCs w:val="0"/>
                <w:szCs w:val="24"/>
              </w:rPr>
              <w:t>2022-XX-XX</w:t>
            </w:r>
          </w:p>
        </w:tc>
      </w:tr>
      <w:tr w14:paraId="2E17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43655745">
            <w:pPr>
              <w:spacing w:line="240" w:lineRule="auto"/>
              <w:rPr>
                <w:rFonts w:eastAsiaTheme="minorEastAsia"/>
                <w:i w:val="0"/>
                <w:iCs w:val="0"/>
                <w:szCs w:val="24"/>
              </w:rPr>
            </w:pPr>
            <w:r>
              <w:rPr>
                <w:rFonts w:hint="eastAsia" w:eastAsiaTheme="minorEastAsia"/>
                <w:i w:val="0"/>
                <w:iCs w:val="0"/>
                <w:szCs w:val="24"/>
              </w:rPr>
              <w:t>试验完成日期</w:t>
            </w:r>
          </w:p>
        </w:tc>
        <w:tc>
          <w:tcPr>
            <w:tcW w:w="1387" w:type="pct"/>
            <w:vAlign w:val="center"/>
          </w:tcPr>
          <w:p w14:paraId="21D1D19A">
            <w:pPr>
              <w:spacing w:line="240" w:lineRule="auto"/>
              <w:rPr>
                <w:rFonts w:eastAsiaTheme="minorEastAsia"/>
                <w:i w:val="0"/>
                <w:iCs w:val="0"/>
                <w:szCs w:val="24"/>
              </w:rPr>
            </w:pPr>
            <w:r>
              <w:rPr>
                <w:rFonts w:hint="eastAsia" w:eastAsiaTheme="minorEastAsia"/>
                <w:i w:val="0"/>
                <w:iCs w:val="0"/>
                <w:szCs w:val="24"/>
              </w:rPr>
              <w:t>分报告签字</w:t>
            </w:r>
          </w:p>
        </w:tc>
        <w:tc>
          <w:tcPr>
            <w:tcW w:w="1956" w:type="pct"/>
            <w:gridSpan w:val="2"/>
            <w:vAlign w:val="center"/>
          </w:tcPr>
          <w:p w14:paraId="0962CB21">
            <w:pPr>
              <w:spacing w:line="240" w:lineRule="auto"/>
              <w:rPr>
                <w:rFonts w:eastAsiaTheme="minorEastAsia"/>
                <w:i w:val="0"/>
                <w:iCs w:val="0"/>
                <w:szCs w:val="24"/>
              </w:rPr>
            </w:pPr>
            <w:r>
              <w:rPr>
                <w:rFonts w:eastAsiaTheme="minorEastAsia"/>
                <w:i w:val="0"/>
                <w:iCs w:val="0"/>
                <w:szCs w:val="24"/>
              </w:rPr>
              <w:t>2022-XX-XX</w:t>
            </w:r>
          </w:p>
        </w:tc>
      </w:tr>
      <w:tr w14:paraId="48AD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57" w:type="pct"/>
            <w:vAlign w:val="center"/>
          </w:tcPr>
          <w:p w14:paraId="5173468A">
            <w:pPr>
              <w:spacing w:line="240" w:lineRule="auto"/>
              <w:rPr>
                <w:rFonts w:eastAsiaTheme="minorEastAsia"/>
                <w:i w:val="0"/>
                <w:iCs w:val="0"/>
                <w:szCs w:val="24"/>
              </w:rPr>
            </w:pPr>
            <w:r>
              <w:rPr>
                <w:rFonts w:hint="eastAsia" w:eastAsiaTheme="minorEastAsia"/>
                <w:i w:val="0"/>
                <w:iCs w:val="0"/>
                <w:szCs w:val="24"/>
              </w:rPr>
              <w:t>研究完成日期</w:t>
            </w:r>
          </w:p>
        </w:tc>
        <w:tc>
          <w:tcPr>
            <w:tcW w:w="1387" w:type="pct"/>
            <w:vAlign w:val="center"/>
          </w:tcPr>
          <w:p w14:paraId="4E660F26">
            <w:pPr>
              <w:spacing w:line="240" w:lineRule="auto"/>
              <w:rPr>
                <w:rFonts w:eastAsiaTheme="minorEastAsia"/>
                <w:i w:val="0"/>
                <w:iCs w:val="0"/>
                <w:szCs w:val="24"/>
              </w:rPr>
            </w:pPr>
            <w:r>
              <w:rPr>
                <w:rFonts w:hint="eastAsia" w:eastAsiaTheme="minorEastAsia"/>
                <w:i w:val="0"/>
                <w:iCs w:val="0"/>
                <w:szCs w:val="24"/>
              </w:rPr>
              <w:t>总结报告签字</w:t>
            </w:r>
          </w:p>
        </w:tc>
        <w:tc>
          <w:tcPr>
            <w:tcW w:w="1956" w:type="pct"/>
            <w:gridSpan w:val="2"/>
            <w:vAlign w:val="center"/>
          </w:tcPr>
          <w:p w14:paraId="3C5FF7AD">
            <w:pPr>
              <w:spacing w:line="240" w:lineRule="auto"/>
              <w:rPr>
                <w:rFonts w:eastAsiaTheme="minorEastAsia"/>
                <w:i w:val="0"/>
                <w:iCs w:val="0"/>
                <w:szCs w:val="24"/>
              </w:rPr>
            </w:pPr>
            <w:r>
              <w:rPr>
                <w:rFonts w:eastAsiaTheme="minorEastAsia"/>
                <w:i w:val="0"/>
                <w:iCs w:val="0"/>
                <w:szCs w:val="24"/>
              </w:rPr>
              <w:t>2022-XX-XX</w:t>
            </w:r>
          </w:p>
        </w:tc>
      </w:tr>
    </w:tbl>
    <w:p w14:paraId="42B9D598">
      <w:pPr>
        <w:widowControl/>
        <w:jc w:val="left"/>
        <w:rPr>
          <w:rFonts w:eastAsiaTheme="minorEastAsia"/>
          <w:i w:val="0"/>
          <w:iCs w:val="0"/>
          <w:kern w:val="0"/>
          <w:sz w:val="28"/>
        </w:rPr>
      </w:pPr>
      <w:r>
        <w:rPr>
          <w:rFonts w:eastAsiaTheme="minorEastAsia"/>
          <w:i w:val="0"/>
          <w:iCs w:val="0"/>
        </w:rPr>
        <w:br w:type="page"/>
      </w:r>
    </w:p>
    <w:p w14:paraId="6E43F9F7">
      <w:pPr>
        <w:pStyle w:val="3"/>
        <w:numPr>
          <w:ilvl w:val="0"/>
          <w:numId w:val="0"/>
        </w:numPr>
        <w:ind w:left="0" w:leftChars="0" w:firstLine="0" w:firstLineChars="0"/>
        <w:jc w:val="left"/>
        <w:rPr>
          <w:rStyle w:val="180"/>
          <w:rFonts w:eastAsiaTheme="minorEastAsia"/>
          <w:i w:val="0"/>
          <w:iCs w:val="0"/>
        </w:rPr>
      </w:pPr>
      <w:bookmarkStart w:id="176" w:name="_Toc94521515"/>
      <w:bookmarkStart w:id="177" w:name="_Toc94519363"/>
      <w:bookmarkStart w:id="178" w:name="_Toc28345"/>
      <w:bookmarkStart w:id="179" w:name="_Toc137539678"/>
      <w:bookmarkStart w:id="180" w:name="_Toc273092204"/>
      <w:bookmarkStart w:id="181" w:name="_Toc23251723"/>
      <w:bookmarkStart w:id="182" w:name="_Toc112835042"/>
      <w:bookmarkStart w:id="183" w:name="_Toc3399"/>
      <w:bookmarkStart w:id="184" w:name="_Toc94521855"/>
      <w:bookmarkStart w:id="185" w:name="_Toc112834901"/>
      <w:bookmarkStart w:id="186" w:name="_Toc112834977"/>
      <w:r>
        <w:rPr>
          <w:rFonts w:hint="eastAsia" w:ascii="Times New Roman" w:hAnsi="Times New Roman" w:cs="Times New Roman" w:eastAsiaTheme="minorEastAsia"/>
          <w:b/>
          <w:bCs/>
          <w:i w:val="0"/>
          <w:iCs w:val="0"/>
          <w:kern w:val="44"/>
          <w:sz w:val="28"/>
          <w:szCs w:val="44"/>
          <w:lang w:val="en-US" w:eastAsia="zh-CN" w:bidi="ar-SA"/>
        </w:rPr>
        <w:t>2</w:t>
      </w:r>
      <w:r>
        <w:rPr>
          <w:rStyle w:val="180"/>
          <w:rFonts w:eastAsiaTheme="minorEastAsia"/>
          <w:i w:val="0"/>
          <w:iCs w:val="0"/>
        </w:rPr>
        <w:t xml:space="preserve"> </w:t>
      </w:r>
      <w:bookmarkStart w:id="187" w:name="_Toc112852038"/>
      <w:bookmarkStart w:id="188" w:name="_Toc109559443"/>
      <w:bookmarkStart w:id="189" w:name="_Toc126237219"/>
      <w:r>
        <w:rPr>
          <w:rStyle w:val="180"/>
          <w:rFonts w:hint="eastAsia" w:eastAsiaTheme="minorEastAsia"/>
          <w:i w:val="0"/>
          <w:iCs w:val="0"/>
        </w:rPr>
        <w:t>试验材料</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40D95917">
      <w:pPr>
        <w:pStyle w:val="4"/>
        <w:numPr>
          <w:ilvl w:val="1"/>
          <w:numId w:val="0"/>
        </w:numPr>
        <w:ind w:left="0" w:leftChars="0" w:right="210" w:rightChars="0" w:firstLine="0" w:firstLineChars="0"/>
        <w:jc w:val="left"/>
        <w:rPr>
          <w:rFonts w:eastAsiaTheme="minorEastAsia"/>
          <w:i w:val="0"/>
          <w:iCs w:val="0"/>
        </w:rPr>
      </w:pPr>
      <w:bookmarkStart w:id="190" w:name="_Toc23251724"/>
      <w:bookmarkStart w:id="191" w:name="_Toc19630"/>
      <w:bookmarkStart w:id="192" w:name="_Toc94521516"/>
      <w:bookmarkStart w:id="193" w:name="_Toc94519364"/>
      <w:bookmarkStart w:id="194" w:name="_Toc94521856"/>
      <w:bookmarkStart w:id="195" w:name="_Toc381708294"/>
      <w:bookmarkStart w:id="196" w:name="_Toc22452"/>
      <w:bookmarkStart w:id="197" w:name="_Toc168992636"/>
      <w:r>
        <w:rPr>
          <w:rFonts w:hint="eastAsia" w:ascii="Times New Roman" w:hAnsi="Times New Roman" w:cs="Times New Roman" w:eastAsiaTheme="minorEastAsia"/>
          <w:b/>
          <w:i w:val="0"/>
          <w:iCs w:val="0"/>
          <w:kern w:val="2"/>
          <w:sz w:val="24"/>
          <w:lang w:val="en-US" w:eastAsia="zh-CN" w:bidi="ar-SA"/>
        </w:rPr>
        <w:t>2.1</w:t>
      </w:r>
      <w:r>
        <w:rPr>
          <w:rFonts w:eastAsiaTheme="minorEastAsia"/>
          <w:i w:val="0"/>
          <w:iCs w:val="0"/>
        </w:rPr>
        <w:t xml:space="preserve"> </w:t>
      </w:r>
      <w:bookmarkStart w:id="198" w:name="_Toc112852039"/>
      <w:bookmarkStart w:id="199" w:name="_Toc109559444"/>
      <w:bookmarkStart w:id="200" w:name="_Toc126237220"/>
      <w:r>
        <w:rPr>
          <w:rFonts w:hint="eastAsia" w:eastAsiaTheme="minorEastAsia"/>
          <w:i w:val="0"/>
          <w:iCs w:val="0"/>
        </w:rPr>
        <w:t>受试物</w:t>
      </w:r>
      <w:bookmarkEnd w:id="190"/>
      <w:bookmarkEnd w:id="191"/>
      <w:bookmarkEnd w:id="192"/>
      <w:bookmarkEnd w:id="193"/>
      <w:bookmarkEnd w:id="194"/>
      <w:bookmarkEnd w:id="195"/>
      <w:bookmarkEnd w:id="196"/>
      <w:bookmarkEnd w:id="197"/>
      <w:bookmarkEnd w:id="198"/>
      <w:bookmarkEnd w:id="199"/>
      <w:bookmarkEnd w:id="200"/>
    </w:p>
    <w:p w14:paraId="214DE7BD">
      <w:pPr>
        <w:ind w:firstLine="480"/>
        <w:rPr>
          <w:rFonts w:hint="eastAsia" w:eastAsiaTheme="minorEastAsia"/>
          <w:bCs/>
          <w:i w:val="0"/>
          <w:iCs w:val="0"/>
        </w:rPr>
      </w:pPr>
      <w:r>
        <w:rPr>
          <w:rFonts w:hint="eastAsia" w:eastAsiaTheme="minorEastAsia"/>
          <w:i w:val="0"/>
          <w:iCs w:val="0"/>
          <w:szCs w:val="24"/>
        </w:rPr>
        <w:t>受试物</w:t>
      </w:r>
      <w:r>
        <w:rPr>
          <w:rFonts w:hint="eastAsia" w:eastAsiaTheme="minorEastAsia"/>
          <w:bCs/>
          <w:i w:val="0"/>
          <w:iCs w:val="0"/>
        </w:rPr>
        <w:t>的特性信息</w:t>
      </w:r>
      <w:r>
        <w:rPr>
          <w:rFonts w:hint="eastAsia" w:eastAsiaTheme="minorEastAsia"/>
          <w:i w:val="0"/>
          <w:iCs w:val="0"/>
          <w:szCs w:val="24"/>
        </w:rPr>
        <w:t>均由委托方提供，其质量测定由委托方或委托方指定的机构根据已批准的测定方法或质量控制程序来实施，该分析不遵守</w:t>
      </w:r>
      <w:r>
        <w:rPr>
          <w:rFonts w:eastAsiaTheme="minorEastAsia"/>
          <w:i w:val="0"/>
          <w:iCs w:val="0"/>
          <w:szCs w:val="24"/>
        </w:rPr>
        <w:t>GLP</w:t>
      </w:r>
      <w:r>
        <w:rPr>
          <w:rFonts w:hint="eastAsia" w:eastAsiaTheme="minorEastAsia"/>
          <w:i w:val="0"/>
          <w:iCs w:val="0"/>
          <w:szCs w:val="24"/>
        </w:rPr>
        <w:t>规范。</w:t>
      </w:r>
      <w:r>
        <w:rPr>
          <w:rFonts w:hint="eastAsia" w:eastAsiaTheme="minorEastAsia"/>
          <w:bCs/>
          <w:i w:val="0"/>
          <w:iCs w:val="0"/>
        </w:rPr>
        <w:t>委托方向本机构提供受试物和</w:t>
      </w:r>
      <w:r>
        <w:rPr>
          <w:rFonts w:eastAsiaTheme="minorEastAsia"/>
          <w:i w:val="0"/>
          <w:iCs w:val="0"/>
        </w:rPr>
        <w:t>/</w:t>
      </w:r>
      <w:r>
        <w:rPr>
          <w:rFonts w:hint="eastAsia" w:eastAsiaTheme="minorEastAsia"/>
          <w:bCs/>
          <w:i w:val="0"/>
          <w:iCs w:val="0"/>
        </w:rPr>
        <w:t>或对照品（由委托方提供的）相关质检报告或等效文件，上述文件将保留在本试验原始数据和总结报告中。</w:t>
      </w:r>
    </w:p>
    <w:p w14:paraId="65CCE2F1">
      <w:pPr>
        <w:ind w:firstLine="480"/>
        <w:rPr>
          <w:rFonts w:hint="eastAsia" w:eastAsiaTheme="minorEastAsia"/>
          <w:bCs/>
          <w:i w:val="0"/>
          <w:iCs w:val="0"/>
        </w:rPr>
      </w:pPr>
    </w:p>
    <w:p w14:paraId="44BFFE06">
      <w:pPr>
        <w:pStyle w:val="5"/>
        <w:keepNext/>
        <w:numPr>
          <w:ilvl w:val="2"/>
          <w:numId w:val="0"/>
        </w:numPr>
        <w:ind w:left="0" w:leftChars="0" w:firstLine="0" w:firstLineChars="0"/>
        <w:jc w:val="both"/>
        <w:rPr>
          <w:rFonts w:eastAsiaTheme="minorEastAsia"/>
          <w:i w:val="0"/>
          <w:iCs w:val="0"/>
          <w:szCs w:val="20"/>
        </w:rPr>
      </w:pPr>
      <w:bookmarkStart w:id="201" w:name="_Toc103011678"/>
      <w:r>
        <w:rPr>
          <w:rFonts w:hint="eastAsia" w:ascii="Times New Roman" w:hAnsi="Times New Roman" w:cs="Times New Roman" w:eastAsiaTheme="minorEastAsia"/>
          <w:b/>
          <w:i w:val="0"/>
          <w:iCs w:val="0"/>
          <w:kern w:val="2"/>
          <w:sz w:val="24"/>
          <w:szCs w:val="20"/>
          <w:lang w:val="en-US" w:eastAsia="zh-CN" w:bidi="ar-SA"/>
        </w:rPr>
        <w:t>2.1.1</w:t>
      </w:r>
      <w:r>
        <w:rPr>
          <w:rFonts w:eastAsiaTheme="minorEastAsia"/>
          <w:i w:val="0"/>
          <w:iCs w:val="0"/>
          <w:szCs w:val="20"/>
        </w:rPr>
        <w:t xml:space="preserve"> </w:t>
      </w:r>
      <w:bookmarkStart w:id="202" w:name="_Toc112852040"/>
      <w:bookmarkStart w:id="203" w:name="_Toc108186744"/>
      <w:bookmarkStart w:id="204" w:name="_Toc109559445"/>
      <w:bookmarkStart w:id="205" w:name="_Toc108169223"/>
      <w:r>
        <w:rPr>
          <w:rFonts w:hint="eastAsia" w:eastAsiaTheme="minorEastAsia"/>
          <w:i w:val="0"/>
          <w:iCs w:val="0"/>
          <w:szCs w:val="20"/>
        </w:rPr>
        <w:t>受试物</w:t>
      </w:r>
      <w:bookmarkEnd w:id="201"/>
      <w:bookmarkEnd w:id="202"/>
      <w:bookmarkEnd w:id="203"/>
      <w:bookmarkEnd w:id="204"/>
      <w:bookmarkEnd w:id="205"/>
      <w:r>
        <w:rPr>
          <w:rFonts w:hint="eastAsia" w:eastAsiaTheme="minorEastAsia"/>
          <w:i w:val="0"/>
          <w:iCs w:val="0"/>
          <w:szCs w:val="20"/>
        </w:rPr>
        <w:t>信息</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7576"/>
      </w:tblGrid>
      <w:tr w14:paraId="3D6F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1" w:type="pct"/>
            <w:vAlign w:val="center"/>
          </w:tcPr>
          <w:p w14:paraId="14810725">
            <w:pPr>
              <w:spacing w:line="240" w:lineRule="auto"/>
              <w:rPr>
                <w:rFonts w:eastAsiaTheme="minorEastAsia"/>
                <w:b/>
                <w:bCs/>
                <w:i w:val="0"/>
                <w:iCs w:val="0"/>
                <w:szCs w:val="24"/>
              </w:rPr>
            </w:pPr>
            <w:r>
              <w:rPr>
                <w:rFonts w:hint="eastAsia" w:eastAsiaTheme="minorEastAsia"/>
                <w:b/>
                <w:bCs/>
                <w:i w:val="0"/>
                <w:iCs w:val="0"/>
                <w:szCs w:val="24"/>
              </w:rPr>
              <w:t>基本信息</w:t>
            </w:r>
          </w:p>
        </w:tc>
        <w:tc>
          <w:tcPr>
            <w:tcW w:w="4079" w:type="pct"/>
            <w:vAlign w:val="center"/>
          </w:tcPr>
          <w:p w14:paraId="34FBDD8D">
            <w:pPr>
              <w:spacing w:line="240" w:lineRule="auto"/>
              <w:rPr>
                <w:rFonts w:eastAsiaTheme="minorEastAsia"/>
                <w:b/>
                <w:bCs/>
                <w:i w:val="0"/>
                <w:iCs w:val="0"/>
                <w:szCs w:val="24"/>
              </w:rPr>
            </w:pPr>
            <w:r>
              <w:rPr>
                <w:rFonts w:hint="eastAsia" w:eastAsiaTheme="minorEastAsia"/>
                <w:b/>
                <w:bCs/>
                <w:i w:val="0"/>
                <w:iCs w:val="0"/>
                <w:szCs w:val="24"/>
              </w:rPr>
              <w:t>内容</w:t>
            </w:r>
          </w:p>
        </w:tc>
      </w:tr>
      <w:tr w14:paraId="339E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1" w:type="pct"/>
            <w:vAlign w:val="center"/>
          </w:tcPr>
          <w:p w14:paraId="6CFDF4BD">
            <w:pPr>
              <w:pStyle w:val="540"/>
              <w:rPr>
                <w:rFonts w:eastAsiaTheme="minorEastAsia"/>
                <w:i w:val="0"/>
                <w:iCs w:val="0"/>
                <w:sz w:val="24"/>
                <w:szCs w:val="24"/>
              </w:rPr>
            </w:pPr>
            <w:r>
              <w:rPr>
                <w:rFonts w:hint="eastAsia" w:eastAsiaTheme="minorEastAsia"/>
                <w:i w:val="0"/>
                <w:iCs w:val="0"/>
                <w:sz w:val="24"/>
                <w:szCs w:val="24"/>
              </w:rPr>
              <w:t>名称（代号）</w:t>
            </w:r>
          </w:p>
        </w:tc>
        <w:tc>
          <w:tcPr>
            <w:tcW w:w="4079" w:type="pct"/>
            <w:vAlign w:val="center"/>
          </w:tcPr>
          <w:p w14:paraId="65A2DA50">
            <w:pPr>
              <w:pStyle w:val="540"/>
              <w:rPr>
                <w:rFonts w:eastAsiaTheme="minorEastAsia"/>
                <w:i w:val="0"/>
                <w:iCs w:val="0"/>
                <w:sz w:val="24"/>
                <w:szCs w:val="24"/>
              </w:rPr>
            </w:pPr>
          </w:p>
        </w:tc>
      </w:tr>
      <w:tr w14:paraId="570A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21" w:type="pct"/>
            <w:vAlign w:val="center"/>
          </w:tcPr>
          <w:p w14:paraId="5426B0CB">
            <w:pPr>
              <w:pStyle w:val="540"/>
              <w:rPr>
                <w:rFonts w:eastAsiaTheme="minorEastAsia"/>
                <w:i w:val="0"/>
                <w:iCs w:val="0"/>
                <w:sz w:val="24"/>
                <w:szCs w:val="24"/>
              </w:rPr>
            </w:pPr>
            <w:r>
              <w:rPr>
                <w:rFonts w:hint="eastAsia" w:eastAsiaTheme="minorEastAsia"/>
                <w:i w:val="0"/>
                <w:iCs w:val="0"/>
                <w:sz w:val="24"/>
                <w:szCs w:val="24"/>
              </w:rPr>
              <w:t>本机构代号</w:t>
            </w:r>
          </w:p>
        </w:tc>
        <w:tc>
          <w:tcPr>
            <w:tcW w:w="4079" w:type="pct"/>
            <w:vAlign w:val="center"/>
          </w:tcPr>
          <w:p w14:paraId="6B592C71">
            <w:pPr>
              <w:pStyle w:val="540"/>
              <w:rPr>
                <w:rFonts w:eastAsiaTheme="minorEastAsia"/>
                <w:i w:val="0"/>
                <w:iCs w:val="0"/>
                <w:sz w:val="24"/>
                <w:szCs w:val="24"/>
              </w:rPr>
            </w:pPr>
          </w:p>
        </w:tc>
      </w:tr>
      <w:tr w14:paraId="0DD1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21" w:type="pct"/>
            <w:vAlign w:val="center"/>
          </w:tcPr>
          <w:p w14:paraId="56CAE6FC">
            <w:pPr>
              <w:pStyle w:val="540"/>
              <w:rPr>
                <w:rFonts w:eastAsiaTheme="minorEastAsia"/>
                <w:i w:val="0"/>
                <w:iCs w:val="0"/>
                <w:sz w:val="24"/>
                <w:szCs w:val="24"/>
              </w:rPr>
            </w:pPr>
            <w:r>
              <w:rPr>
                <w:rFonts w:hint="eastAsia" w:eastAsiaTheme="minorEastAsia"/>
                <w:i w:val="0"/>
                <w:iCs w:val="0"/>
                <w:sz w:val="24"/>
                <w:szCs w:val="24"/>
              </w:rPr>
              <w:t>来源</w:t>
            </w:r>
          </w:p>
        </w:tc>
        <w:tc>
          <w:tcPr>
            <w:tcW w:w="4079" w:type="pct"/>
            <w:vAlign w:val="center"/>
          </w:tcPr>
          <w:p w14:paraId="410C3ECB">
            <w:pPr>
              <w:pStyle w:val="540"/>
              <w:rPr>
                <w:rFonts w:eastAsiaTheme="minorEastAsia"/>
                <w:i w:val="0"/>
                <w:iCs w:val="0"/>
                <w:sz w:val="24"/>
                <w:szCs w:val="24"/>
              </w:rPr>
            </w:pPr>
          </w:p>
        </w:tc>
      </w:tr>
      <w:tr w14:paraId="3B52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21" w:type="pct"/>
            <w:vAlign w:val="center"/>
          </w:tcPr>
          <w:p w14:paraId="4384D649">
            <w:pPr>
              <w:pStyle w:val="540"/>
              <w:rPr>
                <w:rFonts w:eastAsiaTheme="minorEastAsia"/>
                <w:i w:val="0"/>
                <w:iCs w:val="0"/>
                <w:sz w:val="24"/>
                <w:szCs w:val="24"/>
              </w:rPr>
            </w:pPr>
            <w:r>
              <w:rPr>
                <w:rFonts w:hint="eastAsia" w:eastAsiaTheme="minorEastAsia"/>
                <w:i w:val="0"/>
                <w:iCs w:val="0"/>
                <w:sz w:val="24"/>
                <w:szCs w:val="24"/>
              </w:rPr>
              <w:t>批号</w:t>
            </w:r>
          </w:p>
        </w:tc>
        <w:tc>
          <w:tcPr>
            <w:tcW w:w="4079" w:type="pct"/>
            <w:vAlign w:val="center"/>
          </w:tcPr>
          <w:p w14:paraId="5A1D910D">
            <w:pPr>
              <w:pStyle w:val="540"/>
              <w:rPr>
                <w:rFonts w:eastAsiaTheme="minorEastAsia"/>
                <w:i w:val="0"/>
                <w:iCs w:val="0"/>
                <w:sz w:val="24"/>
                <w:szCs w:val="24"/>
              </w:rPr>
            </w:pPr>
          </w:p>
        </w:tc>
      </w:tr>
      <w:tr w14:paraId="6EAF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921" w:type="pct"/>
            <w:vAlign w:val="center"/>
          </w:tcPr>
          <w:p w14:paraId="653C846C">
            <w:pPr>
              <w:pStyle w:val="540"/>
              <w:rPr>
                <w:rFonts w:eastAsiaTheme="minorEastAsia"/>
                <w:i w:val="0"/>
                <w:iCs w:val="0"/>
                <w:sz w:val="24"/>
                <w:szCs w:val="24"/>
              </w:rPr>
            </w:pPr>
            <w:r>
              <w:rPr>
                <w:rFonts w:hint="eastAsia" w:eastAsiaTheme="minorEastAsia"/>
                <w:i w:val="0"/>
                <w:iCs w:val="0"/>
                <w:sz w:val="24"/>
                <w:szCs w:val="24"/>
              </w:rPr>
              <w:t>含量</w:t>
            </w:r>
          </w:p>
        </w:tc>
        <w:tc>
          <w:tcPr>
            <w:tcW w:w="4079" w:type="pct"/>
            <w:vAlign w:val="center"/>
          </w:tcPr>
          <w:p w14:paraId="5DB11CEB">
            <w:pPr>
              <w:pStyle w:val="540"/>
              <w:rPr>
                <w:rFonts w:eastAsiaTheme="minorEastAsia"/>
                <w:i w:val="0"/>
                <w:iCs w:val="0"/>
                <w:sz w:val="24"/>
                <w:szCs w:val="24"/>
              </w:rPr>
            </w:pPr>
          </w:p>
        </w:tc>
      </w:tr>
      <w:tr w14:paraId="4890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921" w:type="pct"/>
            <w:vAlign w:val="center"/>
          </w:tcPr>
          <w:p w14:paraId="53B51353">
            <w:pPr>
              <w:pStyle w:val="540"/>
              <w:rPr>
                <w:rFonts w:eastAsiaTheme="minorEastAsia"/>
                <w:i w:val="0"/>
                <w:iCs w:val="0"/>
                <w:sz w:val="24"/>
                <w:szCs w:val="24"/>
              </w:rPr>
            </w:pPr>
            <w:r>
              <w:rPr>
                <w:rFonts w:hint="eastAsia" w:eastAsiaTheme="minorEastAsia"/>
                <w:i w:val="0"/>
                <w:iCs w:val="0"/>
                <w:sz w:val="24"/>
                <w:szCs w:val="24"/>
              </w:rPr>
              <w:t>浓度</w:t>
            </w:r>
          </w:p>
        </w:tc>
        <w:tc>
          <w:tcPr>
            <w:tcW w:w="4079" w:type="pct"/>
            <w:vAlign w:val="center"/>
          </w:tcPr>
          <w:p w14:paraId="64B32B4B">
            <w:pPr>
              <w:pStyle w:val="540"/>
              <w:rPr>
                <w:rFonts w:eastAsiaTheme="minorEastAsia"/>
                <w:i w:val="0"/>
                <w:iCs w:val="0"/>
                <w:sz w:val="24"/>
                <w:szCs w:val="24"/>
              </w:rPr>
            </w:pPr>
          </w:p>
        </w:tc>
      </w:tr>
      <w:tr w14:paraId="6655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21" w:type="pct"/>
            <w:vAlign w:val="center"/>
          </w:tcPr>
          <w:p w14:paraId="784C1A9C">
            <w:pPr>
              <w:pStyle w:val="540"/>
              <w:rPr>
                <w:rFonts w:eastAsiaTheme="minorEastAsia"/>
                <w:i w:val="0"/>
                <w:iCs w:val="0"/>
                <w:sz w:val="24"/>
                <w:szCs w:val="24"/>
              </w:rPr>
            </w:pPr>
            <w:r>
              <w:rPr>
                <w:rFonts w:hint="eastAsia" w:eastAsiaTheme="minorEastAsia"/>
                <w:i w:val="0"/>
                <w:iCs w:val="0"/>
                <w:sz w:val="24"/>
                <w:szCs w:val="24"/>
              </w:rPr>
              <w:t>纯度</w:t>
            </w:r>
          </w:p>
        </w:tc>
        <w:tc>
          <w:tcPr>
            <w:tcW w:w="4079" w:type="pct"/>
            <w:vAlign w:val="center"/>
          </w:tcPr>
          <w:p w14:paraId="1AA5D127">
            <w:pPr>
              <w:pStyle w:val="540"/>
              <w:rPr>
                <w:rFonts w:eastAsiaTheme="minorEastAsia"/>
                <w:i w:val="0"/>
                <w:iCs w:val="0"/>
                <w:sz w:val="24"/>
                <w:szCs w:val="24"/>
              </w:rPr>
            </w:pPr>
          </w:p>
        </w:tc>
      </w:tr>
      <w:tr w14:paraId="4D1A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1" w:type="pct"/>
            <w:vAlign w:val="center"/>
          </w:tcPr>
          <w:p w14:paraId="7B82FB43">
            <w:pPr>
              <w:pStyle w:val="540"/>
              <w:rPr>
                <w:rFonts w:eastAsiaTheme="minorEastAsia"/>
                <w:i w:val="0"/>
                <w:iCs w:val="0"/>
                <w:sz w:val="24"/>
                <w:szCs w:val="24"/>
              </w:rPr>
            </w:pPr>
            <w:r>
              <w:rPr>
                <w:rFonts w:hint="eastAsia" w:eastAsiaTheme="minorEastAsia"/>
                <w:i w:val="0"/>
                <w:iCs w:val="0"/>
                <w:sz w:val="24"/>
                <w:szCs w:val="24"/>
              </w:rPr>
              <w:t>规格</w:t>
            </w:r>
          </w:p>
        </w:tc>
        <w:tc>
          <w:tcPr>
            <w:tcW w:w="4079" w:type="pct"/>
            <w:vAlign w:val="center"/>
          </w:tcPr>
          <w:p w14:paraId="6AEE254F">
            <w:pPr>
              <w:pStyle w:val="540"/>
              <w:rPr>
                <w:rFonts w:eastAsiaTheme="minorEastAsia"/>
                <w:i w:val="0"/>
                <w:iCs w:val="0"/>
                <w:sz w:val="24"/>
                <w:szCs w:val="24"/>
              </w:rPr>
            </w:pPr>
          </w:p>
        </w:tc>
      </w:tr>
      <w:tr w14:paraId="38C7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921" w:type="pct"/>
            <w:vAlign w:val="center"/>
          </w:tcPr>
          <w:p w14:paraId="02CF8B7B">
            <w:pPr>
              <w:pStyle w:val="540"/>
              <w:rPr>
                <w:rFonts w:eastAsiaTheme="minorEastAsia"/>
                <w:i w:val="0"/>
                <w:iCs w:val="0"/>
                <w:sz w:val="24"/>
                <w:szCs w:val="24"/>
              </w:rPr>
            </w:pPr>
            <w:r>
              <w:rPr>
                <w:rFonts w:hint="eastAsia" w:eastAsiaTheme="minorEastAsia"/>
                <w:i w:val="0"/>
                <w:iCs w:val="0"/>
                <w:sz w:val="24"/>
                <w:szCs w:val="24"/>
              </w:rPr>
              <w:t>性状</w:t>
            </w:r>
          </w:p>
        </w:tc>
        <w:tc>
          <w:tcPr>
            <w:tcW w:w="4079" w:type="pct"/>
            <w:vAlign w:val="center"/>
          </w:tcPr>
          <w:p w14:paraId="6F26A654">
            <w:pPr>
              <w:pStyle w:val="540"/>
              <w:rPr>
                <w:rFonts w:eastAsiaTheme="minorEastAsia"/>
                <w:i w:val="0"/>
                <w:iCs w:val="0"/>
                <w:sz w:val="24"/>
                <w:szCs w:val="24"/>
              </w:rPr>
            </w:pPr>
          </w:p>
        </w:tc>
      </w:tr>
      <w:tr w14:paraId="0320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21" w:type="pct"/>
            <w:vAlign w:val="center"/>
          </w:tcPr>
          <w:p w14:paraId="63B5FC86">
            <w:pPr>
              <w:pStyle w:val="540"/>
              <w:rPr>
                <w:rFonts w:eastAsiaTheme="minorEastAsia"/>
                <w:i w:val="0"/>
                <w:iCs w:val="0"/>
                <w:sz w:val="24"/>
                <w:szCs w:val="24"/>
              </w:rPr>
            </w:pPr>
            <w:r>
              <w:rPr>
                <w:rFonts w:hint="eastAsia" w:eastAsiaTheme="minorEastAsia"/>
                <w:i w:val="0"/>
                <w:iCs w:val="0"/>
                <w:sz w:val="24"/>
                <w:szCs w:val="24"/>
              </w:rPr>
              <w:t>保存条件</w:t>
            </w:r>
          </w:p>
        </w:tc>
        <w:tc>
          <w:tcPr>
            <w:tcW w:w="4079" w:type="pct"/>
            <w:vAlign w:val="center"/>
          </w:tcPr>
          <w:p w14:paraId="57A57FB0">
            <w:pPr>
              <w:pStyle w:val="540"/>
              <w:rPr>
                <w:rFonts w:eastAsiaTheme="minorEastAsia"/>
                <w:i w:val="0"/>
                <w:iCs w:val="0"/>
                <w:sz w:val="24"/>
                <w:szCs w:val="24"/>
              </w:rPr>
            </w:pPr>
          </w:p>
        </w:tc>
      </w:tr>
      <w:tr w14:paraId="1732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21" w:type="pct"/>
            <w:vAlign w:val="center"/>
          </w:tcPr>
          <w:p w14:paraId="0D6B7AC2">
            <w:pPr>
              <w:pStyle w:val="540"/>
              <w:rPr>
                <w:rFonts w:eastAsiaTheme="minorEastAsia"/>
                <w:i w:val="0"/>
                <w:iCs w:val="0"/>
                <w:sz w:val="24"/>
                <w:szCs w:val="24"/>
              </w:rPr>
            </w:pPr>
            <w:r>
              <w:rPr>
                <w:rFonts w:hint="eastAsia" w:eastAsiaTheme="minorEastAsia"/>
                <w:i w:val="0"/>
                <w:iCs w:val="0"/>
                <w:sz w:val="24"/>
                <w:szCs w:val="24"/>
              </w:rPr>
              <w:t>有效期至</w:t>
            </w:r>
          </w:p>
        </w:tc>
        <w:tc>
          <w:tcPr>
            <w:tcW w:w="4079" w:type="pct"/>
            <w:vAlign w:val="center"/>
          </w:tcPr>
          <w:p w14:paraId="6F512630">
            <w:pPr>
              <w:pStyle w:val="540"/>
              <w:rPr>
                <w:rFonts w:eastAsiaTheme="minorEastAsia"/>
                <w:i w:val="0"/>
                <w:iCs w:val="0"/>
                <w:sz w:val="24"/>
                <w:szCs w:val="24"/>
              </w:rPr>
            </w:pPr>
          </w:p>
        </w:tc>
      </w:tr>
      <w:tr w14:paraId="48D6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21" w:type="pct"/>
            <w:vAlign w:val="center"/>
          </w:tcPr>
          <w:p w14:paraId="19F08F0D">
            <w:pPr>
              <w:pStyle w:val="540"/>
              <w:rPr>
                <w:rFonts w:eastAsiaTheme="minorEastAsia"/>
                <w:i w:val="0"/>
                <w:iCs w:val="0"/>
                <w:sz w:val="24"/>
                <w:szCs w:val="24"/>
              </w:rPr>
            </w:pPr>
            <w:r>
              <w:rPr>
                <w:rFonts w:hint="eastAsia" w:eastAsiaTheme="minorEastAsia"/>
                <w:i w:val="0"/>
                <w:iCs w:val="0"/>
                <w:sz w:val="24"/>
                <w:szCs w:val="24"/>
              </w:rPr>
              <w:t>保存地点</w:t>
            </w:r>
          </w:p>
        </w:tc>
        <w:tc>
          <w:tcPr>
            <w:tcW w:w="4079" w:type="pct"/>
            <w:vAlign w:val="center"/>
          </w:tcPr>
          <w:p w14:paraId="3CACB632">
            <w:pPr>
              <w:pStyle w:val="540"/>
              <w:rPr>
                <w:rFonts w:eastAsiaTheme="minorEastAsia"/>
                <w:i w:val="0"/>
                <w:iCs w:val="0"/>
                <w:sz w:val="24"/>
                <w:szCs w:val="24"/>
              </w:rPr>
            </w:pPr>
          </w:p>
        </w:tc>
      </w:tr>
      <w:tr w14:paraId="27E6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21" w:type="pct"/>
            <w:vAlign w:val="center"/>
          </w:tcPr>
          <w:p w14:paraId="66F2909A">
            <w:pPr>
              <w:pStyle w:val="540"/>
              <w:spacing w:line="240" w:lineRule="auto"/>
              <w:rPr>
                <w:rFonts w:eastAsiaTheme="minorEastAsia"/>
                <w:i w:val="0"/>
                <w:iCs w:val="0"/>
                <w:sz w:val="24"/>
                <w:szCs w:val="24"/>
              </w:rPr>
            </w:pPr>
            <w:r>
              <w:rPr>
                <w:rFonts w:hint="eastAsia" w:eastAsiaTheme="minorEastAsia"/>
                <w:i w:val="0"/>
                <w:iCs w:val="0"/>
                <w:sz w:val="24"/>
                <w:szCs w:val="24"/>
              </w:rPr>
              <w:t>备注</w:t>
            </w:r>
          </w:p>
        </w:tc>
        <w:tc>
          <w:tcPr>
            <w:tcW w:w="4079" w:type="pct"/>
            <w:vAlign w:val="center"/>
          </w:tcPr>
          <w:p w14:paraId="02A25012">
            <w:pPr>
              <w:pStyle w:val="540"/>
              <w:spacing w:line="240" w:lineRule="auto"/>
              <w:rPr>
                <w:rFonts w:eastAsiaTheme="minorEastAsia"/>
                <w:i w:val="0"/>
                <w:iCs w:val="0"/>
                <w:sz w:val="24"/>
                <w:szCs w:val="24"/>
              </w:rPr>
            </w:pPr>
          </w:p>
        </w:tc>
      </w:tr>
    </w:tbl>
    <w:p w14:paraId="02E6E907">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bookmarkStart w:id="206" w:name="_Toc112852041"/>
      <w:bookmarkStart w:id="207" w:name="_Toc108169224"/>
      <w:bookmarkStart w:id="208" w:name="_Toc103011679"/>
      <w:bookmarkStart w:id="209" w:name="_Toc109559446"/>
      <w:bookmarkStart w:id="210" w:name="_Toc108186745"/>
    </w:p>
    <w:p w14:paraId="21050102">
      <w:pPr>
        <w:pStyle w:val="5"/>
        <w:keepNext/>
        <w:numPr>
          <w:ilvl w:val="2"/>
          <w:numId w:val="0"/>
        </w:numPr>
        <w:ind w:left="0" w:leftChars="0" w:firstLine="0" w:firstLineChars="0"/>
        <w:jc w:val="both"/>
        <w:rPr>
          <w:sz w:val="24"/>
          <w:szCs w:val="24"/>
        </w:rPr>
      </w:pPr>
      <w:r>
        <w:rPr>
          <w:rFonts w:hint="eastAsia" w:ascii="Times New Roman" w:hAnsi="Times New Roman" w:cs="Times New Roman" w:eastAsiaTheme="minorEastAsia"/>
          <w:b/>
          <w:i w:val="0"/>
          <w:iCs w:val="0"/>
          <w:kern w:val="2"/>
          <w:sz w:val="24"/>
          <w:szCs w:val="20"/>
          <w:lang w:val="en-US" w:eastAsia="zh-CN" w:bidi="ar-SA"/>
        </w:rPr>
        <w:t>2.1.2</w:t>
      </w:r>
      <w:r>
        <w:rPr>
          <w:rFonts w:hint="eastAsia" w:eastAsiaTheme="minorEastAsia"/>
          <w:i w:val="0"/>
          <w:iCs w:val="0"/>
          <w:szCs w:val="20"/>
        </w:rPr>
        <w:t xml:space="preserve"> </w:t>
      </w:r>
      <w:bookmarkEnd w:id="206"/>
      <w:bookmarkEnd w:id="207"/>
      <w:bookmarkEnd w:id="208"/>
      <w:bookmarkEnd w:id="209"/>
      <w:bookmarkEnd w:id="210"/>
      <w:r>
        <w:rPr>
          <w:rFonts w:hint="eastAsia"/>
          <w:sz w:val="24"/>
          <w:szCs w:val="24"/>
        </w:rPr>
        <w:t>受试物</w:t>
      </w:r>
      <w:r>
        <w:rPr>
          <w:sz w:val="24"/>
          <w:szCs w:val="24"/>
        </w:rPr>
        <w:t>配制方法</w:t>
      </w:r>
    </w:p>
    <w:tbl>
      <w:tblPr>
        <w:tblStyle w:val="550"/>
        <w:tblW w:w="4767" w:type="pct"/>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6968"/>
      </w:tblGrid>
      <w:tr w14:paraId="0FBDB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0B4340FB">
            <w:pPr>
              <w:spacing w:line="240" w:lineRule="auto"/>
              <w:jc w:val="both"/>
              <w:rPr>
                <w:b/>
                <w:bCs/>
              </w:rPr>
            </w:pPr>
            <w:r>
              <w:rPr>
                <w:rFonts w:hint="eastAsia"/>
                <w:b/>
                <w:bCs/>
                <w:szCs w:val="24"/>
              </w:rPr>
              <w:t>基本信息</w:t>
            </w:r>
          </w:p>
        </w:tc>
        <w:tc>
          <w:tcPr>
            <w:tcW w:w="3935" w:type="pct"/>
            <w:vAlign w:val="center"/>
          </w:tcPr>
          <w:p w14:paraId="75A748AA">
            <w:pPr>
              <w:spacing w:line="240" w:lineRule="auto"/>
              <w:jc w:val="both"/>
              <w:rPr>
                <w:b/>
                <w:bCs/>
              </w:rPr>
            </w:pPr>
            <w:r>
              <w:rPr>
                <w:rFonts w:hint="eastAsia"/>
                <w:b/>
                <w:bCs/>
                <w:szCs w:val="24"/>
              </w:rPr>
              <w:t>内容</w:t>
            </w:r>
          </w:p>
        </w:tc>
      </w:tr>
      <w:tr w14:paraId="2FD1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696E50C4">
            <w:pPr>
              <w:spacing w:line="240" w:lineRule="auto"/>
              <w:jc w:val="both"/>
            </w:pPr>
            <w:r>
              <w:rPr>
                <w:szCs w:val="24"/>
              </w:rPr>
              <w:t>受试物配制</w:t>
            </w:r>
          </w:p>
        </w:tc>
        <w:tc>
          <w:tcPr>
            <w:tcW w:w="3935" w:type="pct"/>
            <w:vAlign w:val="center"/>
          </w:tcPr>
          <w:p w14:paraId="0AE8F682">
            <w:pPr>
              <w:widowControl/>
              <w:spacing w:line="240" w:lineRule="auto"/>
              <w:jc w:val="both"/>
              <w:rPr>
                <w:iCs/>
                <w:kern w:val="0"/>
              </w:rPr>
            </w:pPr>
          </w:p>
        </w:tc>
      </w:tr>
      <w:tr w14:paraId="2A46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4D96B8C9">
            <w:pPr>
              <w:spacing w:line="240" w:lineRule="auto"/>
              <w:jc w:val="both"/>
            </w:pPr>
            <w:r>
              <w:rPr>
                <w:szCs w:val="24"/>
              </w:rPr>
              <w:t>存储条件</w:t>
            </w:r>
          </w:p>
        </w:tc>
        <w:tc>
          <w:tcPr>
            <w:tcW w:w="3935" w:type="pct"/>
            <w:vAlign w:val="center"/>
          </w:tcPr>
          <w:p w14:paraId="702D7CED">
            <w:pPr>
              <w:widowControl/>
              <w:spacing w:line="240" w:lineRule="auto"/>
              <w:jc w:val="both"/>
              <w:rPr>
                <w:i/>
                <w:iCs/>
                <w:color w:val="000000"/>
                <w:kern w:val="0"/>
                <w:highlight w:val="yellow"/>
              </w:rPr>
            </w:pPr>
          </w:p>
        </w:tc>
      </w:tr>
      <w:tr w14:paraId="55DA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2A0EC6D0">
            <w:pPr>
              <w:spacing w:line="240" w:lineRule="auto"/>
              <w:jc w:val="both"/>
            </w:pPr>
            <w:r>
              <w:rPr>
                <w:szCs w:val="24"/>
              </w:rPr>
              <w:t>有效期至</w:t>
            </w:r>
          </w:p>
        </w:tc>
        <w:tc>
          <w:tcPr>
            <w:tcW w:w="3935" w:type="pct"/>
            <w:vAlign w:val="center"/>
          </w:tcPr>
          <w:p w14:paraId="335C9756">
            <w:pPr>
              <w:spacing w:line="240" w:lineRule="auto"/>
              <w:jc w:val="both"/>
            </w:pPr>
          </w:p>
        </w:tc>
      </w:tr>
      <w:tr w14:paraId="3764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7AD115A0">
            <w:pPr>
              <w:spacing w:line="240" w:lineRule="auto"/>
              <w:jc w:val="both"/>
              <w:rPr>
                <w:highlight w:val="yellow"/>
              </w:rPr>
            </w:pPr>
            <w:r>
              <w:rPr>
                <w:szCs w:val="24"/>
              </w:rPr>
              <w:t>制剂浓度</w:t>
            </w:r>
          </w:p>
        </w:tc>
        <w:tc>
          <w:tcPr>
            <w:tcW w:w="3935" w:type="pct"/>
            <w:vAlign w:val="center"/>
          </w:tcPr>
          <w:p w14:paraId="08682075">
            <w:pPr>
              <w:spacing w:line="240" w:lineRule="auto"/>
              <w:jc w:val="both"/>
            </w:pPr>
          </w:p>
        </w:tc>
      </w:tr>
      <w:tr w14:paraId="3DDA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0BA9BA4C">
            <w:pPr>
              <w:spacing w:line="240" w:lineRule="auto"/>
              <w:jc w:val="both"/>
            </w:pPr>
            <w:r>
              <w:rPr>
                <w:rFonts w:hint="eastAsia"/>
                <w:szCs w:val="24"/>
              </w:rPr>
              <w:t>稳定性</w:t>
            </w:r>
          </w:p>
        </w:tc>
        <w:tc>
          <w:tcPr>
            <w:tcW w:w="3935" w:type="pct"/>
            <w:vAlign w:val="center"/>
          </w:tcPr>
          <w:p w14:paraId="20A215F5">
            <w:pPr>
              <w:widowControl/>
              <w:spacing w:line="240" w:lineRule="auto"/>
              <w:jc w:val="both"/>
            </w:pPr>
          </w:p>
        </w:tc>
      </w:tr>
      <w:tr w14:paraId="0ABF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16A32024">
            <w:pPr>
              <w:spacing w:line="240" w:lineRule="auto"/>
              <w:jc w:val="both"/>
            </w:pPr>
            <w:r>
              <w:rPr>
                <w:rFonts w:hint="eastAsia"/>
                <w:szCs w:val="24"/>
              </w:rPr>
              <w:t>标识方法</w:t>
            </w:r>
          </w:p>
        </w:tc>
        <w:tc>
          <w:tcPr>
            <w:tcW w:w="3935" w:type="pct"/>
            <w:vAlign w:val="center"/>
          </w:tcPr>
          <w:p w14:paraId="54ADAE6D">
            <w:pPr>
              <w:spacing w:line="240" w:lineRule="auto"/>
              <w:jc w:val="both"/>
              <w:rPr>
                <w:bCs/>
                <w:szCs w:val="21"/>
              </w:rPr>
            </w:pPr>
          </w:p>
        </w:tc>
      </w:tr>
    </w:tbl>
    <w:p w14:paraId="0D4E66D9"/>
    <w:p w14:paraId="12245C55">
      <w:pPr>
        <w:pStyle w:val="5"/>
        <w:keepNext/>
        <w:numPr>
          <w:ilvl w:val="2"/>
          <w:numId w:val="0"/>
        </w:numPr>
        <w:ind w:left="0" w:leftChars="0" w:firstLine="0" w:firstLineChars="0"/>
        <w:jc w:val="both"/>
        <w:rPr>
          <w:rFonts w:eastAsiaTheme="minorEastAsia"/>
          <w:b w:val="0"/>
          <w:i w:val="0"/>
          <w:iCs w:val="0"/>
          <w:szCs w:val="20"/>
        </w:rPr>
      </w:pPr>
      <w:bookmarkStart w:id="211" w:name="_Toc103011680"/>
      <w:r>
        <w:rPr>
          <w:rFonts w:hint="eastAsia" w:ascii="Times New Roman" w:hAnsi="Times New Roman" w:cs="Times New Roman" w:eastAsiaTheme="minorEastAsia"/>
          <w:b/>
          <w:i w:val="0"/>
          <w:iCs w:val="0"/>
          <w:kern w:val="2"/>
          <w:sz w:val="24"/>
          <w:szCs w:val="20"/>
          <w:lang w:val="en-US" w:eastAsia="zh-CN" w:bidi="ar-SA"/>
        </w:rPr>
        <w:t>2.1.3</w:t>
      </w:r>
      <w:r>
        <w:rPr>
          <w:rFonts w:eastAsiaTheme="minorEastAsia"/>
          <w:i w:val="0"/>
          <w:iCs w:val="0"/>
          <w:szCs w:val="20"/>
        </w:rPr>
        <w:t xml:space="preserve"> </w:t>
      </w:r>
      <w:bookmarkStart w:id="212" w:name="_Toc112852042"/>
      <w:bookmarkStart w:id="213" w:name="_Toc108169225"/>
      <w:bookmarkStart w:id="214" w:name="_Toc108186746"/>
      <w:bookmarkStart w:id="215" w:name="_Toc109559447"/>
      <w:r>
        <w:rPr>
          <w:rFonts w:hint="eastAsia" w:eastAsiaTheme="minorEastAsia"/>
          <w:i w:val="0"/>
          <w:iCs w:val="0"/>
          <w:szCs w:val="20"/>
        </w:rPr>
        <w:t>返还及剩余受试物制剂的处理</w:t>
      </w:r>
      <w:bookmarkEnd w:id="211"/>
      <w:bookmarkEnd w:id="212"/>
      <w:bookmarkEnd w:id="213"/>
      <w:bookmarkEnd w:id="214"/>
      <w:bookmarkEnd w:id="215"/>
    </w:p>
    <w:p w14:paraId="7B7BA6EB">
      <w:pPr>
        <w:ind w:firstLine="480" w:firstLineChars="200"/>
        <w:rPr>
          <w:rFonts w:hint="eastAsia" w:eastAsiaTheme="minorEastAsia"/>
          <w:i w:val="0"/>
          <w:iCs w:val="0"/>
          <w:lang w:eastAsia="zh-CN"/>
        </w:rPr>
      </w:pPr>
      <w:bookmarkStart w:id="216" w:name="_Toc381708295"/>
      <w:bookmarkStart w:id="217" w:name="_Toc94519365"/>
      <w:bookmarkStart w:id="218" w:name="_Toc94521517"/>
      <w:bookmarkStart w:id="219" w:name="_Toc372881536"/>
      <w:bookmarkStart w:id="220" w:name="_Toc335745352"/>
      <w:bookmarkStart w:id="221" w:name="_Toc23251725"/>
      <w:bookmarkStart w:id="222" w:name="_Toc11990"/>
      <w:bookmarkStart w:id="223" w:name="_Toc94521857"/>
      <w:bookmarkStart w:id="224" w:name="_Toc338160924"/>
      <w:bookmarkStart w:id="225" w:name="_Toc1855"/>
      <w:r>
        <w:rPr>
          <w:rFonts w:hint="eastAsia" w:ascii="Times New Roman" w:hAnsi="Times New Roman" w:eastAsia="宋体" w:cs="Times New Roman"/>
          <w:i w:val="0"/>
          <w:iCs w:val="0"/>
          <w:sz w:val="24"/>
          <w:szCs w:val="20"/>
          <w:highlight w:val="none"/>
          <w:lang w:val="en-US" w:eastAsia="zh-CN"/>
        </w:rPr>
        <w:t>XXX</w:t>
      </w:r>
    </w:p>
    <w:p w14:paraId="0CD1B144">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p>
    <w:p w14:paraId="6D863EB8">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2.2</w:t>
      </w:r>
      <w:r>
        <w:rPr>
          <w:rFonts w:eastAsiaTheme="minorEastAsia"/>
          <w:i w:val="0"/>
          <w:iCs w:val="0"/>
        </w:rPr>
        <w:t xml:space="preserve"> </w:t>
      </w:r>
      <w:bookmarkStart w:id="226" w:name="_Toc109559448"/>
      <w:bookmarkStart w:id="227" w:name="_Toc126237221"/>
      <w:bookmarkStart w:id="228" w:name="_Toc112852043"/>
      <w:r>
        <w:rPr>
          <w:rFonts w:hint="eastAsia" w:eastAsiaTheme="minorEastAsia"/>
          <w:i w:val="0"/>
          <w:iCs w:val="0"/>
        </w:rPr>
        <w:t>溶剂对照品</w:t>
      </w:r>
      <w:bookmarkEnd w:id="216"/>
      <w:bookmarkEnd w:id="217"/>
      <w:bookmarkEnd w:id="218"/>
      <w:bookmarkEnd w:id="219"/>
      <w:bookmarkEnd w:id="220"/>
      <w:bookmarkEnd w:id="221"/>
      <w:bookmarkEnd w:id="222"/>
      <w:bookmarkEnd w:id="223"/>
      <w:bookmarkEnd w:id="224"/>
      <w:bookmarkEnd w:id="225"/>
      <w:bookmarkEnd w:id="226"/>
      <w:bookmarkEnd w:id="227"/>
      <w:bookmarkEnd w:id="228"/>
    </w:p>
    <w:p w14:paraId="176810AA">
      <w:pPr>
        <w:pStyle w:val="5"/>
        <w:keepNext/>
        <w:numPr>
          <w:ilvl w:val="2"/>
          <w:numId w:val="0"/>
        </w:numPr>
        <w:ind w:left="0" w:leftChars="0" w:firstLine="0" w:firstLineChars="0"/>
        <w:jc w:val="both"/>
      </w:pPr>
      <w:bookmarkStart w:id="229" w:name="_Toc103011682"/>
      <w:bookmarkStart w:id="230" w:name="_Hlk94684866"/>
      <w:r>
        <w:rPr>
          <w:rFonts w:hint="eastAsia" w:ascii="Times New Roman" w:hAnsi="Times New Roman" w:cs="Times New Roman" w:eastAsiaTheme="minorEastAsia"/>
          <w:b/>
          <w:i w:val="0"/>
          <w:iCs w:val="0"/>
          <w:kern w:val="2"/>
          <w:sz w:val="24"/>
          <w:szCs w:val="20"/>
          <w:lang w:val="en-US" w:eastAsia="zh-CN" w:bidi="ar-SA"/>
        </w:rPr>
        <w:t>2.2.1</w:t>
      </w:r>
      <w:r>
        <w:rPr>
          <w:rFonts w:eastAsiaTheme="minorEastAsia"/>
          <w:i w:val="0"/>
          <w:iCs w:val="0"/>
          <w:szCs w:val="20"/>
        </w:rPr>
        <w:t xml:space="preserve"> </w:t>
      </w:r>
      <w:bookmarkEnd w:id="229"/>
      <w:r>
        <w:rPr>
          <w:rFonts w:hint="eastAsia" w:eastAsiaTheme="minorEastAsia"/>
          <w:i w:val="0"/>
          <w:iCs w:val="0"/>
        </w:rPr>
        <w:t>对照品</w:t>
      </w:r>
    </w:p>
    <w:tbl>
      <w:tblPr>
        <w:tblStyle w:val="89"/>
        <w:tblW w:w="4768" w:type="pct"/>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6968"/>
      </w:tblGrid>
      <w:tr w14:paraId="503D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591D70E8">
            <w:pPr>
              <w:jc w:val="left"/>
              <w:rPr>
                <w:b/>
                <w:bCs/>
                <w:sz w:val="24"/>
                <w:szCs w:val="24"/>
              </w:rPr>
            </w:pPr>
            <w:r>
              <w:rPr>
                <w:rFonts w:hint="eastAsia"/>
                <w:b/>
                <w:bCs/>
                <w:sz w:val="24"/>
                <w:szCs w:val="24"/>
              </w:rPr>
              <w:t>基本信息</w:t>
            </w:r>
          </w:p>
        </w:tc>
        <w:tc>
          <w:tcPr>
            <w:tcW w:w="3934" w:type="pct"/>
            <w:vAlign w:val="center"/>
          </w:tcPr>
          <w:p w14:paraId="59814B92">
            <w:pPr>
              <w:jc w:val="center"/>
              <w:rPr>
                <w:b/>
                <w:bCs/>
                <w:sz w:val="24"/>
                <w:szCs w:val="24"/>
              </w:rPr>
            </w:pPr>
            <w:r>
              <w:rPr>
                <w:rFonts w:hint="eastAsia"/>
                <w:b/>
                <w:bCs/>
                <w:sz w:val="24"/>
                <w:szCs w:val="24"/>
              </w:rPr>
              <w:t>内容</w:t>
            </w:r>
          </w:p>
        </w:tc>
      </w:tr>
      <w:tr w14:paraId="1356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51CEB5EE">
            <w:pPr>
              <w:jc w:val="left"/>
              <w:rPr>
                <w:sz w:val="24"/>
                <w:szCs w:val="24"/>
              </w:rPr>
            </w:pPr>
            <w:r>
              <w:rPr>
                <w:rFonts w:hint="eastAsia"/>
                <w:sz w:val="24"/>
                <w:szCs w:val="24"/>
              </w:rPr>
              <w:t>名称</w:t>
            </w:r>
          </w:p>
        </w:tc>
        <w:tc>
          <w:tcPr>
            <w:tcW w:w="3934" w:type="pct"/>
            <w:vAlign w:val="center"/>
          </w:tcPr>
          <w:p w14:paraId="02265351">
            <w:pPr>
              <w:rPr>
                <w:sz w:val="24"/>
                <w:szCs w:val="24"/>
              </w:rPr>
            </w:pPr>
          </w:p>
        </w:tc>
      </w:tr>
      <w:tr w14:paraId="2A84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09ED28E4">
            <w:pPr>
              <w:jc w:val="left"/>
              <w:rPr>
                <w:sz w:val="24"/>
                <w:szCs w:val="24"/>
              </w:rPr>
            </w:pPr>
            <w:r>
              <w:rPr>
                <w:rFonts w:hint="eastAsia"/>
                <w:sz w:val="24"/>
                <w:szCs w:val="24"/>
              </w:rPr>
              <w:t>批号</w:t>
            </w:r>
          </w:p>
        </w:tc>
        <w:tc>
          <w:tcPr>
            <w:tcW w:w="3934" w:type="pct"/>
            <w:vAlign w:val="center"/>
          </w:tcPr>
          <w:p w14:paraId="6A466B06">
            <w:pPr>
              <w:rPr>
                <w:sz w:val="24"/>
                <w:szCs w:val="24"/>
              </w:rPr>
            </w:pPr>
          </w:p>
        </w:tc>
      </w:tr>
      <w:tr w14:paraId="194C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3E28853A">
            <w:pPr>
              <w:jc w:val="left"/>
              <w:rPr>
                <w:sz w:val="24"/>
                <w:szCs w:val="24"/>
              </w:rPr>
            </w:pPr>
            <w:r>
              <w:rPr>
                <w:rFonts w:hint="eastAsia"/>
                <w:sz w:val="24"/>
                <w:szCs w:val="24"/>
              </w:rPr>
              <w:t>规格</w:t>
            </w:r>
          </w:p>
        </w:tc>
        <w:tc>
          <w:tcPr>
            <w:tcW w:w="3934" w:type="pct"/>
            <w:vAlign w:val="center"/>
          </w:tcPr>
          <w:p w14:paraId="338BE7E6">
            <w:pPr>
              <w:rPr>
                <w:sz w:val="24"/>
                <w:szCs w:val="24"/>
              </w:rPr>
            </w:pPr>
          </w:p>
        </w:tc>
      </w:tr>
      <w:tr w14:paraId="073A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09EC96D7">
            <w:pPr>
              <w:jc w:val="left"/>
              <w:rPr>
                <w:sz w:val="24"/>
                <w:szCs w:val="24"/>
              </w:rPr>
            </w:pPr>
            <w:r>
              <w:rPr>
                <w:rFonts w:hint="eastAsia"/>
                <w:sz w:val="24"/>
                <w:szCs w:val="24"/>
              </w:rPr>
              <w:t>性状</w:t>
            </w:r>
          </w:p>
        </w:tc>
        <w:tc>
          <w:tcPr>
            <w:tcW w:w="3934" w:type="pct"/>
            <w:vAlign w:val="center"/>
          </w:tcPr>
          <w:p w14:paraId="5463798A">
            <w:pPr>
              <w:rPr>
                <w:sz w:val="24"/>
                <w:szCs w:val="24"/>
              </w:rPr>
            </w:pPr>
          </w:p>
        </w:tc>
      </w:tr>
      <w:tr w14:paraId="6924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1BD86A53">
            <w:pPr>
              <w:jc w:val="left"/>
              <w:rPr>
                <w:sz w:val="24"/>
                <w:szCs w:val="24"/>
              </w:rPr>
            </w:pPr>
            <w:r>
              <w:rPr>
                <w:rFonts w:hint="eastAsia"/>
                <w:sz w:val="24"/>
                <w:szCs w:val="24"/>
              </w:rPr>
              <w:t>存储条件</w:t>
            </w:r>
          </w:p>
        </w:tc>
        <w:tc>
          <w:tcPr>
            <w:tcW w:w="3934" w:type="pct"/>
            <w:vAlign w:val="center"/>
          </w:tcPr>
          <w:p w14:paraId="5873AF98">
            <w:pPr>
              <w:rPr>
                <w:sz w:val="24"/>
                <w:szCs w:val="24"/>
              </w:rPr>
            </w:pPr>
          </w:p>
        </w:tc>
      </w:tr>
      <w:tr w14:paraId="6C92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2C9D78BE">
            <w:pPr>
              <w:jc w:val="left"/>
              <w:rPr>
                <w:sz w:val="24"/>
                <w:szCs w:val="24"/>
              </w:rPr>
            </w:pPr>
            <w:r>
              <w:rPr>
                <w:rFonts w:hint="eastAsia"/>
                <w:sz w:val="24"/>
                <w:szCs w:val="24"/>
              </w:rPr>
              <w:t>有效期至</w:t>
            </w:r>
          </w:p>
        </w:tc>
        <w:tc>
          <w:tcPr>
            <w:tcW w:w="3934" w:type="pct"/>
            <w:vAlign w:val="center"/>
          </w:tcPr>
          <w:p w14:paraId="302DEAB7">
            <w:pPr>
              <w:tabs>
                <w:tab w:val="left" w:pos="1970"/>
              </w:tabs>
              <w:rPr>
                <w:rFonts w:hint="eastAsia" w:eastAsia="宋体"/>
                <w:sz w:val="24"/>
                <w:szCs w:val="24"/>
                <w:lang w:eastAsia="zh-CN"/>
              </w:rPr>
            </w:pPr>
          </w:p>
        </w:tc>
      </w:tr>
      <w:tr w14:paraId="6431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3F9D499D">
            <w:pPr>
              <w:jc w:val="left"/>
              <w:rPr>
                <w:sz w:val="24"/>
                <w:szCs w:val="24"/>
                <w:highlight w:val="yellow"/>
              </w:rPr>
            </w:pPr>
            <w:r>
              <w:rPr>
                <w:rFonts w:hint="eastAsia"/>
                <w:sz w:val="24"/>
                <w:szCs w:val="24"/>
              </w:rPr>
              <w:t>生产厂家</w:t>
            </w:r>
          </w:p>
        </w:tc>
        <w:tc>
          <w:tcPr>
            <w:tcW w:w="3934" w:type="pct"/>
            <w:vAlign w:val="center"/>
          </w:tcPr>
          <w:p w14:paraId="101DD997">
            <w:pPr>
              <w:rPr>
                <w:sz w:val="24"/>
                <w:szCs w:val="24"/>
              </w:rPr>
            </w:pPr>
          </w:p>
        </w:tc>
      </w:tr>
      <w:tr w14:paraId="2049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6" w:type="pct"/>
            <w:vAlign w:val="center"/>
          </w:tcPr>
          <w:p w14:paraId="7A9768B8">
            <w:pPr>
              <w:jc w:val="left"/>
              <w:rPr>
                <w:sz w:val="24"/>
                <w:szCs w:val="24"/>
              </w:rPr>
            </w:pPr>
            <w:r>
              <w:rPr>
                <w:rFonts w:hint="eastAsia"/>
                <w:sz w:val="24"/>
                <w:szCs w:val="24"/>
              </w:rPr>
              <w:t>备注</w:t>
            </w:r>
          </w:p>
        </w:tc>
        <w:tc>
          <w:tcPr>
            <w:tcW w:w="3934" w:type="pct"/>
            <w:vAlign w:val="center"/>
          </w:tcPr>
          <w:p w14:paraId="1D9961CB">
            <w:pPr>
              <w:rPr>
                <w:sz w:val="24"/>
                <w:szCs w:val="24"/>
              </w:rPr>
            </w:pPr>
          </w:p>
        </w:tc>
      </w:tr>
    </w:tbl>
    <w:p w14:paraId="000C1274">
      <w:pPr>
        <w:rPr>
          <w:rFonts w:eastAsiaTheme="minorEastAsia"/>
          <w:i w:val="0"/>
          <w:iCs w:val="0"/>
        </w:rPr>
      </w:pPr>
    </w:p>
    <w:p w14:paraId="5D817EE8">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2.2.2 对照品配制方法</w:t>
      </w:r>
    </w:p>
    <w:tbl>
      <w:tblPr>
        <w:tblStyle w:val="89"/>
        <w:tblW w:w="4767" w:type="pct"/>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6968"/>
      </w:tblGrid>
      <w:tr w14:paraId="47C1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4BEE6C36">
            <w:pPr>
              <w:jc w:val="left"/>
              <w:rPr>
                <w:b/>
                <w:bCs/>
                <w:sz w:val="24"/>
                <w:szCs w:val="24"/>
              </w:rPr>
            </w:pPr>
            <w:r>
              <w:rPr>
                <w:rFonts w:hint="eastAsia"/>
                <w:b/>
                <w:bCs/>
                <w:sz w:val="24"/>
                <w:szCs w:val="24"/>
              </w:rPr>
              <w:t>基本信息</w:t>
            </w:r>
          </w:p>
        </w:tc>
        <w:tc>
          <w:tcPr>
            <w:tcW w:w="3935" w:type="pct"/>
            <w:vAlign w:val="center"/>
          </w:tcPr>
          <w:p w14:paraId="14BA3CF8">
            <w:pPr>
              <w:jc w:val="center"/>
              <w:rPr>
                <w:b/>
                <w:bCs/>
                <w:sz w:val="24"/>
                <w:szCs w:val="24"/>
              </w:rPr>
            </w:pPr>
            <w:r>
              <w:rPr>
                <w:rFonts w:hint="eastAsia"/>
                <w:b/>
                <w:bCs/>
                <w:sz w:val="24"/>
                <w:szCs w:val="24"/>
              </w:rPr>
              <w:t>内容</w:t>
            </w:r>
          </w:p>
        </w:tc>
      </w:tr>
      <w:tr w14:paraId="3FA7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096C4E96">
            <w:pPr>
              <w:jc w:val="left"/>
              <w:rPr>
                <w:sz w:val="24"/>
                <w:szCs w:val="24"/>
              </w:rPr>
            </w:pPr>
            <w:r>
              <w:rPr>
                <w:rFonts w:hint="eastAsia"/>
                <w:sz w:val="24"/>
                <w:szCs w:val="24"/>
              </w:rPr>
              <w:t>名称</w:t>
            </w:r>
          </w:p>
        </w:tc>
        <w:tc>
          <w:tcPr>
            <w:tcW w:w="3935" w:type="pct"/>
            <w:vAlign w:val="center"/>
          </w:tcPr>
          <w:p w14:paraId="1B0F93DB">
            <w:pPr>
              <w:widowControl/>
              <w:jc w:val="left"/>
              <w:rPr>
                <w:iCs/>
                <w:color w:val="000000"/>
                <w:kern w:val="0"/>
                <w:sz w:val="24"/>
                <w:szCs w:val="24"/>
              </w:rPr>
            </w:pPr>
          </w:p>
        </w:tc>
      </w:tr>
      <w:tr w14:paraId="31CB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6DCC3E1A">
            <w:pPr>
              <w:jc w:val="left"/>
              <w:rPr>
                <w:sz w:val="24"/>
                <w:szCs w:val="24"/>
              </w:rPr>
            </w:pPr>
            <w:r>
              <w:rPr>
                <w:rFonts w:hint="eastAsia"/>
                <w:sz w:val="24"/>
                <w:szCs w:val="24"/>
              </w:rPr>
              <w:t>对照品配制</w:t>
            </w:r>
          </w:p>
        </w:tc>
        <w:tc>
          <w:tcPr>
            <w:tcW w:w="3935" w:type="pct"/>
            <w:vAlign w:val="center"/>
          </w:tcPr>
          <w:p w14:paraId="4F7760DB">
            <w:pPr>
              <w:widowControl/>
              <w:jc w:val="left"/>
              <w:rPr>
                <w:iCs/>
                <w:kern w:val="0"/>
                <w:sz w:val="24"/>
                <w:szCs w:val="24"/>
              </w:rPr>
            </w:pPr>
          </w:p>
        </w:tc>
      </w:tr>
      <w:tr w14:paraId="2DB6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6C52EFD3">
            <w:pPr>
              <w:jc w:val="left"/>
              <w:rPr>
                <w:sz w:val="24"/>
                <w:szCs w:val="24"/>
              </w:rPr>
            </w:pPr>
            <w:r>
              <w:rPr>
                <w:sz w:val="24"/>
                <w:szCs w:val="24"/>
              </w:rPr>
              <w:t>存储条件</w:t>
            </w:r>
          </w:p>
        </w:tc>
        <w:tc>
          <w:tcPr>
            <w:tcW w:w="3935" w:type="pct"/>
            <w:vAlign w:val="center"/>
          </w:tcPr>
          <w:p w14:paraId="44C75289">
            <w:pPr>
              <w:widowControl/>
              <w:jc w:val="left"/>
              <w:rPr>
                <w:i/>
                <w:iCs/>
                <w:color w:val="000000"/>
                <w:kern w:val="0"/>
                <w:sz w:val="24"/>
                <w:szCs w:val="24"/>
                <w:highlight w:val="yellow"/>
              </w:rPr>
            </w:pPr>
          </w:p>
        </w:tc>
      </w:tr>
      <w:tr w14:paraId="6784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3FEA9A66">
            <w:pPr>
              <w:jc w:val="left"/>
              <w:rPr>
                <w:sz w:val="24"/>
                <w:szCs w:val="24"/>
              </w:rPr>
            </w:pPr>
            <w:r>
              <w:rPr>
                <w:rFonts w:hint="eastAsia"/>
                <w:sz w:val="24"/>
                <w:szCs w:val="24"/>
              </w:rPr>
              <w:t>有效期至</w:t>
            </w:r>
          </w:p>
        </w:tc>
        <w:tc>
          <w:tcPr>
            <w:tcW w:w="3935" w:type="pct"/>
            <w:vAlign w:val="center"/>
          </w:tcPr>
          <w:p w14:paraId="26320204">
            <w:pPr>
              <w:widowControl/>
              <w:jc w:val="left"/>
              <w:rPr>
                <w:i/>
                <w:iCs/>
                <w:color w:val="000000"/>
                <w:kern w:val="0"/>
                <w:sz w:val="24"/>
                <w:szCs w:val="24"/>
                <w:highlight w:val="yellow"/>
              </w:rPr>
            </w:pPr>
          </w:p>
        </w:tc>
      </w:tr>
      <w:tr w14:paraId="766B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65" w:type="pct"/>
            <w:vAlign w:val="center"/>
          </w:tcPr>
          <w:p w14:paraId="4F1EC93A">
            <w:pPr>
              <w:jc w:val="left"/>
              <w:rPr>
                <w:sz w:val="24"/>
                <w:szCs w:val="24"/>
              </w:rPr>
            </w:pPr>
            <w:r>
              <w:rPr>
                <w:rFonts w:hint="eastAsia"/>
                <w:sz w:val="24"/>
                <w:szCs w:val="24"/>
              </w:rPr>
              <w:t>标识方法</w:t>
            </w:r>
          </w:p>
        </w:tc>
        <w:tc>
          <w:tcPr>
            <w:tcW w:w="3935" w:type="pct"/>
            <w:vAlign w:val="center"/>
          </w:tcPr>
          <w:p w14:paraId="6B1A98F9">
            <w:pPr>
              <w:rPr>
                <w:kern w:val="0"/>
                <w:sz w:val="24"/>
                <w:szCs w:val="24"/>
              </w:rPr>
            </w:pPr>
          </w:p>
        </w:tc>
      </w:tr>
    </w:tbl>
    <w:p w14:paraId="0448DAF4">
      <w:pPr>
        <w:rPr>
          <w:rFonts w:hint="eastAsia" w:eastAsiaTheme="minorEastAsia"/>
          <w:bCs/>
          <w:i w:val="0"/>
          <w:iCs w:val="0"/>
        </w:rPr>
      </w:pPr>
    </w:p>
    <w:bookmarkEnd w:id="230"/>
    <w:p w14:paraId="6DE357E8">
      <w:pPr>
        <w:pStyle w:val="5"/>
        <w:keepNext/>
        <w:numPr>
          <w:ilvl w:val="2"/>
          <w:numId w:val="0"/>
        </w:numPr>
        <w:ind w:left="0" w:leftChars="0" w:firstLine="0" w:firstLineChars="0"/>
        <w:jc w:val="both"/>
        <w:rPr>
          <w:rFonts w:eastAsiaTheme="minorEastAsia"/>
          <w:b w:val="0"/>
          <w:i w:val="0"/>
          <w:iCs w:val="0"/>
          <w:szCs w:val="20"/>
        </w:rPr>
      </w:pPr>
      <w:bookmarkStart w:id="231" w:name="_Toc103011683"/>
      <w:r>
        <w:rPr>
          <w:rFonts w:hint="eastAsia" w:ascii="Times New Roman" w:hAnsi="Times New Roman" w:cs="Times New Roman" w:eastAsiaTheme="minorEastAsia"/>
          <w:b/>
          <w:i w:val="0"/>
          <w:iCs w:val="0"/>
          <w:kern w:val="2"/>
          <w:sz w:val="24"/>
          <w:szCs w:val="20"/>
          <w:lang w:val="en-US" w:eastAsia="zh-CN" w:bidi="ar-SA"/>
        </w:rPr>
        <w:t>2.2.3</w:t>
      </w:r>
      <w:r>
        <w:rPr>
          <w:rFonts w:eastAsiaTheme="minorEastAsia"/>
          <w:i w:val="0"/>
          <w:iCs w:val="0"/>
          <w:szCs w:val="20"/>
        </w:rPr>
        <w:t xml:space="preserve"> </w:t>
      </w:r>
      <w:bookmarkStart w:id="232" w:name="_Toc108186750"/>
      <w:bookmarkStart w:id="233" w:name="_Toc109559451"/>
      <w:bookmarkStart w:id="234" w:name="_Toc108169229"/>
      <w:bookmarkStart w:id="235" w:name="_Toc112852046"/>
      <w:r>
        <w:rPr>
          <w:rFonts w:hint="eastAsia" w:eastAsiaTheme="minorEastAsia"/>
          <w:i w:val="0"/>
          <w:iCs w:val="0"/>
          <w:szCs w:val="20"/>
        </w:rPr>
        <w:t>返还及剩余对照品的处理</w:t>
      </w:r>
      <w:bookmarkEnd w:id="231"/>
      <w:bookmarkEnd w:id="232"/>
      <w:bookmarkEnd w:id="233"/>
      <w:bookmarkEnd w:id="234"/>
      <w:bookmarkEnd w:id="235"/>
    </w:p>
    <w:p w14:paraId="169A346B">
      <w:pPr>
        <w:ind w:firstLine="480" w:firstLineChars="200"/>
        <w:rPr>
          <w:rFonts w:eastAsiaTheme="minorEastAsia"/>
          <w:i w:val="0"/>
          <w:iCs w:val="0"/>
          <w:szCs w:val="24"/>
        </w:rPr>
      </w:pPr>
      <w:r>
        <w:rPr>
          <w:rFonts w:hint="eastAsia" w:eastAsiaTheme="minorEastAsia"/>
          <w:bCs/>
          <w:i w:val="0"/>
          <w:iCs w:val="0"/>
          <w:szCs w:val="24"/>
        </w:rPr>
        <w:t>给药后剩余的对照品返还供试品管理部，由供试品管理部统一处理；未使用受试物返还委托方或根据委托方意见进行处理</w:t>
      </w:r>
      <w:r>
        <w:rPr>
          <w:rFonts w:hint="eastAsia" w:eastAsiaTheme="minorEastAsia"/>
          <w:i w:val="0"/>
          <w:iCs w:val="0"/>
          <w:szCs w:val="24"/>
        </w:rPr>
        <w:t>。</w:t>
      </w:r>
    </w:p>
    <w:p w14:paraId="34D9BAF3">
      <w:pPr>
        <w:rPr>
          <w:rFonts w:eastAsiaTheme="minorEastAsia"/>
          <w:i w:val="0"/>
          <w:iCs w:val="0"/>
        </w:rPr>
      </w:pPr>
    </w:p>
    <w:p w14:paraId="1FE5BA18">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2.3</w:t>
      </w:r>
      <w:r>
        <w:rPr>
          <w:rFonts w:eastAsiaTheme="minorEastAsia"/>
          <w:i w:val="0"/>
          <w:iCs w:val="0"/>
        </w:rPr>
        <w:t xml:space="preserve"> </w:t>
      </w:r>
      <w:bookmarkStart w:id="236" w:name="_Toc109559452"/>
      <w:bookmarkStart w:id="237" w:name="_Toc126237222"/>
      <w:bookmarkStart w:id="238" w:name="_Toc112852047"/>
      <w:r>
        <w:rPr>
          <w:rFonts w:hint="eastAsia" w:eastAsiaTheme="minorEastAsia"/>
          <w:i w:val="0"/>
          <w:iCs w:val="0"/>
        </w:rPr>
        <w:t>留样</w:t>
      </w:r>
      <w:bookmarkEnd w:id="236"/>
      <w:bookmarkEnd w:id="237"/>
      <w:bookmarkEnd w:id="238"/>
    </w:p>
    <w:p w14:paraId="4CE3E27D">
      <w:pPr>
        <w:pStyle w:val="165"/>
        <w:ind w:firstLine="480"/>
        <w:rPr>
          <w:rFonts w:eastAsiaTheme="minorEastAsia"/>
          <w:bCs/>
          <w:i w:val="0"/>
          <w:iCs w:val="0"/>
          <w:szCs w:val="24"/>
        </w:rPr>
      </w:pPr>
      <w:r>
        <w:rPr>
          <w:rFonts w:hint="eastAsia" w:eastAsiaTheme="minorEastAsia"/>
          <w:bCs/>
          <w:i w:val="0"/>
          <w:iCs w:val="0"/>
          <w:szCs w:val="24"/>
        </w:rPr>
        <w:t>参考</w:t>
      </w:r>
      <w:r>
        <w:rPr>
          <w:rFonts w:eastAsiaTheme="minorEastAsia"/>
          <w:bCs/>
          <w:i w:val="0"/>
          <w:iCs w:val="0"/>
          <w:szCs w:val="24"/>
        </w:rPr>
        <w:t>SOP TAC-01-01</w:t>
      </w:r>
      <w:bookmarkStart w:id="239" w:name="OLE_LINK2"/>
      <w:bookmarkStart w:id="240" w:name="OLE_LINK1"/>
      <w:r>
        <w:rPr>
          <w:rFonts w:hint="eastAsia" w:eastAsiaTheme="minorEastAsia"/>
          <w:bCs/>
          <w:i w:val="0"/>
          <w:iCs w:val="0"/>
          <w:szCs w:val="24"/>
        </w:rPr>
        <w:t>《受试物（对照品）的管理》</w:t>
      </w:r>
      <w:bookmarkEnd w:id="239"/>
      <w:bookmarkEnd w:id="240"/>
      <w:r>
        <w:rPr>
          <w:rFonts w:hint="eastAsia" w:eastAsiaTheme="minorEastAsia"/>
          <w:bCs/>
          <w:i w:val="0"/>
          <w:iCs w:val="0"/>
          <w:szCs w:val="24"/>
        </w:rPr>
        <w:t>，进行受试物和</w:t>
      </w:r>
      <w:r>
        <w:rPr>
          <w:rFonts w:eastAsiaTheme="minorEastAsia"/>
          <w:bCs/>
          <w:i w:val="0"/>
          <w:iCs w:val="0"/>
          <w:szCs w:val="24"/>
        </w:rPr>
        <w:t>/</w:t>
      </w:r>
      <w:r>
        <w:rPr>
          <w:rFonts w:hint="eastAsia" w:eastAsiaTheme="minorEastAsia"/>
          <w:bCs/>
          <w:i w:val="0"/>
          <w:iCs w:val="0"/>
          <w:szCs w:val="24"/>
        </w:rPr>
        <w:t>或对照品的留样，并按照方案规定的保存条件保存。</w:t>
      </w:r>
    </w:p>
    <w:p w14:paraId="31CBE888">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2.4</w:t>
      </w:r>
      <w:r>
        <w:rPr>
          <w:rFonts w:hint="eastAsia" w:eastAsiaTheme="minorEastAsia"/>
          <w:i w:val="0"/>
          <w:iCs w:val="0"/>
        </w:rPr>
        <w:t>防护措施</w:t>
      </w:r>
    </w:p>
    <w:p w14:paraId="4BE11D52">
      <w:pPr>
        <w:ind w:firstLine="480" w:firstLineChars="200"/>
        <w:rPr>
          <w:rFonts w:eastAsiaTheme="minorEastAsia"/>
          <w:bCs/>
          <w:i w:val="0"/>
          <w:iCs w:val="0"/>
        </w:rPr>
      </w:pPr>
      <w:r>
        <w:rPr>
          <w:rFonts w:eastAsiaTheme="minorEastAsia"/>
          <w:i w:val="0"/>
          <w:iCs w:val="0"/>
          <w:szCs w:val="24"/>
        </w:rPr>
        <w:t>对照品和受试物的使用和配制需穿戴合适的个人防护设备，包括口罩、手套、工作服等，并遵守本机构SOP TAC-02-10《试验物质保管与配制安全防护措施》。</w:t>
      </w:r>
    </w:p>
    <w:p w14:paraId="5B303482">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bookmarkStart w:id="241" w:name="_Toc17392"/>
      <w:bookmarkStart w:id="242" w:name="_Toc94521858"/>
      <w:bookmarkStart w:id="243" w:name="_Toc94519366"/>
      <w:bookmarkStart w:id="244" w:name="_Toc30616"/>
      <w:bookmarkStart w:id="245" w:name="_Toc94521518"/>
    </w:p>
    <w:p w14:paraId="162EAE5B">
      <w:pPr>
        <w:pStyle w:val="4"/>
        <w:numPr>
          <w:ilvl w:val="1"/>
          <w:numId w:val="0"/>
        </w:numPr>
        <w:ind w:left="0" w:leftChars="0" w:right="210" w:rightChars="0" w:firstLine="0" w:firstLineChars="0"/>
        <w:jc w:val="left"/>
        <w:rPr>
          <w:rFonts w:hint="eastAsia" w:eastAsiaTheme="minorEastAsia"/>
          <w:i w:val="0"/>
          <w:iCs w:val="0"/>
        </w:rPr>
      </w:pPr>
      <w:r>
        <w:rPr>
          <w:rFonts w:hint="eastAsia" w:ascii="Times New Roman" w:hAnsi="Times New Roman" w:cs="Times New Roman" w:eastAsiaTheme="minorEastAsia"/>
          <w:b/>
          <w:i w:val="0"/>
          <w:iCs w:val="0"/>
          <w:kern w:val="2"/>
          <w:sz w:val="24"/>
          <w:lang w:val="en-US" w:eastAsia="zh-CN" w:bidi="ar-SA"/>
        </w:rPr>
        <w:t>2.5</w:t>
      </w:r>
      <w:r>
        <w:rPr>
          <w:rFonts w:eastAsiaTheme="minorEastAsia"/>
          <w:i w:val="0"/>
          <w:iCs w:val="0"/>
        </w:rPr>
        <w:t xml:space="preserve"> </w:t>
      </w:r>
      <w:bookmarkStart w:id="246" w:name="_Toc109559453"/>
      <w:bookmarkStart w:id="247" w:name="_Toc112852048"/>
      <w:bookmarkStart w:id="248" w:name="_Toc126237223"/>
      <w:r>
        <w:rPr>
          <w:rFonts w:hint="eastAsia" w:eastAsiaTheme="minorEastAsia"/>
          <w:i w:val="0"/>
          <w:iCs w:val="0"/>
        </w:rPr>
        <w:t>给药制剂分析</w:t>
      </w:r>
      <w:bookmarkEnd w:id="241"/>
      <w:bookmarkEnd w:id="242"/>
      <w:bookmarkEnd w:id="243"/>
      <w:bookmarkEnd w:id="244"/>
      <w:bookmarkEnd w:id="245"/>
      <w:bookmarkEnd w:id="246"/>
      <w:bookmarkEnd w:id="247"/>
      <w:bookmarkEnd w:id="248"/>
    </w:p>
    <w:tbl>
      <w:tblPr>
        <w:tblStyle w:val="5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7156"/>
      </w:tblGrid>
      <w:tr w14:paraId="375E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7" w:type="pct"/>
            <w:vAlign w:val="center"/>
          </w:tcPr>
          <w:p w14:paraId="2AA31ECD">
            <w:pPr>
              <w:spacing w:line="240" w:lineRule="auto"/>
              <w:jc w:val="left"/>
              <w:rPr>
                <w:i w:val="0"/>
                <w:iCs w:val="0"/>
                <w:szCs w:val="24"/>
              </w:rPr>
            </w:pPr>
            <w:bookmarkStart w:id="249" w:name="_Hlk94684695"/>
            <w:r>
              <w:rPr>
                <w:i w:val="0"/>
                <w:iCs w:val="0"/>
                <w:szCs w:val="24"/>
              </w:rPr>
              <w:t>取样日期及时间</w:t>
            </w:r>
          </w:p>
        </w:tc>
        <w:tc>
          <w:tcPr>
            <w:tcW w:w="3852" w:type="pct"/>
            <w:vAlign w:val="center"/>
          </w:tcPr>
          <w:p w14:paraId="4EE1614F">
            <w:pPr>
              <w:spacing w:line="240" w:lineRule="auto"/>
              <w:rPr>
                <w:i w:val="0"/>
                <w:iCs w:val="0"/>
                <w:szCs w:val="24"/>
              </w:rPr>
            </w:pPr>
          </w:p>
        </w:tc>
      </w:tr>
      <w:tr w14:paraId="7CED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7" w:type="pct"/>
            <w:vAlign w:val="center"/>
          </w:tcPr>
          <w:p w14:paraId="4FEE1741">
            <w:pPr>
              <w:spacing w:line="240" w:lineRule="auto"/>
              <w:jc w:val="left"/>
              <w:rPr>
                <w:i w:val="0"/>
                <w:iCs w:val="0"/>
                <w:szCs w:val="24"/>
              </w:rPr>
            </w:pPr>
            <w:r>
              <w:rPr>
                <w:i w:val="0"/>
                <w:iCs w:val="0"/>
                <w:szCs w:val="24"/>
              </w:rPr>
              <w:t>取样组别</w:t>
            </w:r>
          </w:p>
        </w:tc>
        <w:tc>
          <w:tcPr>
            <w:tcW w:w="3852" w:type="pct"/>
            <w:vAlign w:val="center"/>
          </w:tcPr>
          <w:p w14:paraId="7BFEE6E9">
            <w:pPr>
              <w:spacing w:line="240" w:lineRule="auto"/>
              <w:rPr>
                <w:i w:val="0"/>
                <w:iCs w:val="0"/>
                <w:szCs w:val="24"/>
              </w:rPr>
            </w:pPr>
          </w:p>
        </w:tc>
      </w:tr>
      <w:tr w14:paraId="5AC6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7" w:type="pct"/>
            <w:vAlign w:val="center"/>
          </w:tcPr>
          <w:p w14:paraId="3C30DACA">
            <w:pPr>
              <w:spacing w:line="240" w:lineRule="auto"/>
              <w:jc w:val="left"/>
              <w:rPr>
                <w:i w:val="0"/>
                <w:iCs w:val="0"/>
                <w:szCs w:val="24"/>
              </w:rPr>
            </w:pPr>
            <w:r>
              <w:rPr>
                <w:i w:val="0"/>
                <w:iCs w:val="0"/>
                <w:szCs w:val="24"/>
              </w:rPr>
              <w:t>取样量</w:t>
            </w:r>
          </w:p>
        </w:tc>
        <w:tc>
          <w:tcPr>
            <w:tcW w:w="3852" w:type="pct"/>
            <w:vAlign w:val="center"/>
          </w:tcPr>
          <w:p w14:paraId="394658B7">
            <w:pPr>
              <w:widowControl/>
              <w:spacing w:line="240" w:lineRule="auto"/>
              <w:jc w:val="left"/>
              <w:rPr>
                <w:i w:val="0"/>
                <w:iCs w:val="0"/>
                <w:kern w:val="0"/>
                <w:szCs w:val="24"/>
              </w:rPr>
            </w:pPr>
          </w:p>
        </w:tc>
      </w:tr>
      <w:tr w14:paraId="7CCB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7" w:type="pct"/>
            <w:vAlign w:val="center"/>
          </w:tcPr>
          <w:p w14:paraId="0209C4B3">
            <w:pPr>
              <w:spacing w:line="240" w:lineRule="auto"/>
              <w:jc w:val="left"/>
              <w:rPr>
                <w:i w:val="0"/>
                <w:iCs w:val="0"/>
                <w:szCs w:val="24"/>
              </w:rPr>
            </w:pPr>
            <w:r>
              <w:rPr>
                <w:rFonts w:hint="eastAsia"/>
                <w:i w:val="0"/>
                <w:iCs w:val="0"/>
                <w:szCs w:val="24"/>
              </w:rPr>
              <w:t>可接受标准</w:t>
            </w:r>
          </w:p>
        </w:tc>
        <w:tc>
          <w:tcPr>
            <w:tcW w:w="3852" w:type="pct"/>
            <w:vAlign w:val="center"/>
          </w:tcPr>
          <w:p w14:paraId="5FDEAE22">
            <w:pPr>
              <w:widowControl/>
              <w:spacing w:line="240" w:lineRule="auto"/>
              <w:jc w:val="left"/>
              <w:rPr>
                <w:i w:val="0"/>
                <w:iCs w:val="0"/>
                <w:kern w:val="0"/>
                <w:szCs w:val="24"/>
              </w:rPr>
            </w:pPr>
          </w:p>
        </w:tc>
      </w:tr>
      <w:tr w14:paraId="29A9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7" w:type="pct"/>
            <w:vAlign w:val="center"/>
          </w:tcPr>
          <w:p w14:paraId="739EFB54">
            <w:pPr>
              <w:spacing w:line="240" w:lineRule="auto"/>
              <w:jc w:val="left"/>
              <w:rPr>
                <w:i w:val="0"/>
                <w:iCs w:val="0"/>
                <w:szCs w:val="24"/>
              </w:rPr>
            </w:pPr>
            <w:r>
              <w:rPr>
                <w:rFonts w:hint="eastAsia"/>
                <w:i w:val="0"/>
                <w:iCs w:val="0"/>
                <w:szCs w:val="24"/>
              </w:rPr>
              <w:t>剩余样品处理</w:t>
            </w:r>
          </w:p>
        </w:tc>
        <w:tc>
          <w:tcPr>
            <w:tcW w:w="3852" w:type="pct"/>
            <w:vAlign w:val="center"/>
          </w:tcPr>
          <w:p w14:paraId="351CB71C">
            <w:pPr>
              <w:widowControl/>
              <w:spacing w:line="240" w:lineRule="auto"/>
              <w:jc w:val="left"/>
              <w:rPr>
                <w:i w:val="0"/>
                <w:iCs w:val="0"/>
                <w:color w:val="000000"/>
                <w:kern w:val="0"/>
                <w:szCs w:val="24"/>
              </w:rPr>
            </w:pPr>
          </w:p>
        </w:tc>
      </w:tr>
      <w:bookmarkEnd w:id="249"/>
    </w:tbl>
    <w:p w14:paraId="0055A325">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p>
    <w:p w14:paraId="4FC29D9D">
      <w:pPr>
        <w:pStyle w:val="4"/>
        <w:numPr>
          <w:ilvl w:val="1"/>
          <w:numId w:val="0"/>
        </w:numPr>
        <w:ind w:left="0" w:leftChars="0" w:right="210" w:rightChars="0" w:firstLine="0" w:firstLineChars="0"/>
        <w:jc w:val="left"/>
        <w:rPr>
          <w:rFonts w:hint="eastAsia" w:eastAsiaTheme="minorEastAsia"/>
          <w:i w:val="0"/>
          <w:iCs w:val="0"/>
          <w:lang w:val="en-US" w:eastAsia="zh-CN"/>
        </w:rPr>
      </w:pPr>
      <w:r>
        <w:rPr>
          <w:rFonts w:hint="eastAsia" w:ascii="Times New Roman" w:hAnsi="Times New Roman" w:cs="Times New Roman" w:eastAsiaTheme="minorEastAsia"/>
          <w:b/>
          <w:i w:val="0"/>
          <w:iCs w:val="0"/>
          <w:kern w:val="2"/>
          <w:sz w:val="24"/>
          <w:lang w:val="en-US" w:eastAsia="zh-CN" w:bidi="ar-SA"/>
        </w:rPr>
        <w:t>2.6</w:t>
      </w:r>
      <w:r>
        <w:rPr>
          <w:rFonts w:eastAsiaTheme="minorEastAsia"/>
          <w:i w:val="0"/>
          <w:iCs w:val="0"/>
        </w:rPr>
        <w:t xml:space="preserve"> </w:t>
      </w:r>
      <w:bookmarkStart w:id="250" w:name="_Toc126237224"/>
      <w:bookmarkStart w:id="251" w:name="_Toc112852053"/>
      <w:bookmarkStart w:id="252" w:name="_Toc109559458"/>
      <w:r>
        <w:rPr>
          <w:rFonts w:hint="eastAsia" w:eastAsiaTheme="minorEastAsia"/>
          <w:i w:val="0"/>
          <w:iCs w:val="0"/>
        </w:rPr>
        <w:t>其他主要试剂</w:t>
      </w:r>
      <w:bookmarkEnd w:id="250"/>
      <w:bookmarkEnd w:id="251"/>
      <w:bookmarkEnd w:id="252"/>
      <w:r>
        <w:rPr>
          <w:rFonts w:hint="eastAsia" w:eastAsiaTheme="minorEastAsia"/>
        </w:rPr>
        <w:t>（如有）</w:t>
      </w:r>
    </w:p>
    <w:p w14:paraId="19353764">
      <w:pPr>
        <w:ind w:firstLine="480" w:firstLineChars="200"/>
        <w:rPr>
          <w:rFonts w:eastAsiaTheme="minorEastAsia"/>
          <w:bCs/>
          <w:i w:val="0"/>
          <w:iCs w:val="0"/>
          <w:szCs w:val="24"/>
        </w:rPr>
      </w:pPr>
      <w:r>
        <w:rPr>
          <w:rFonts w:hint="eastAsia" w:ascii="Times New Roman" w:hAnsi="Times New Roman" w:eastAsia="宋体" w:cs="Times New Roman"/>
          <w:i w:val="0"/>
          <w:iCs w:val="0"/>
          <w:sz w:val="24"/>
          <w:szCs w:val="20"/>
          <w:highlight w:val="none"/>
          <w:lang w:val="en-US" w:eastAsia="zh-CN"/>
        </w:rPr>
        <w:t>XXXX</w:t>
      </w:r>
    </w:p>
    <w:p w14:paraId="6F3B677F">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p>
    <w:p w14:paraId="45E03688">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2.7</w:t>
      </w:r>
      <w:r>
        <w:rPr>
          <w:rFonts w:eastAsiaTheme="minorEastAsia"/>
          <w:i w:val="0"/>
          <w:iCs w:val="0"/>
        </w:rPr>
        <w:t xml:space="preserve"> </w:t>
      </w:r>
      <w:bookmarkStart w:id="253" w:name="_Toc112852054"/>
      <w:bookmarkStart w:id="254" w:name="_Toc109559459"/>
      <w:bookmarkStart w:id="255" w:name="_Toc126237225"/>
      <w:r>
        <w:rPr>
          <w:rFonts w:hint="eastAsia" w:eastAsiaTheme="minorEastAsia"/>
          <w:i w:val="0"/>
          <w:iCs w:val="0"/>
        </w:rPr>
        <w:t>试验</w:t>
      </w:r>
      <w:bookmarkEnd w:id="253"/>
      <w:bookmarkEnd w:id="254"/>
      <w:r>
        <w:rPr>
          <w:rFonts w:hint="eastAsia" w:eastAsiaTheme="minorEastAsia"/>
          <w:i w:val="0"/>
          <w:iCs w:val="0"/>
        </w:rPr>
        <w:t>系统</w:t>
      </w:r>
      <w:bookmarkEnd w:id="255"/>
    </w:p>
    <w:p w14:paraId="4598CE15">
      <w:pPr>
        <w:pStyle w:val="5"/>
        <w:keepNext/>
        <w:numPr>
          <w:ilvl w:val="2"/>
          <w:numId w:val="0"/>
        </w:numPr>
        <w:ind w:left="0" w:leftChars="0" w:firstLine="0" w:firstLineChars="0"/>
        <w:jc w:val="both"/>
        <w:rPr>
          <w:rFonts w:eastAsiaTheme="minorEastAsia"/>
          <w:i w:val="0"/>
          <w:iCs w:val="0"/>
          <w:szCs w:val="20"/>
        </w:rPr>
      </w:pPr>
      <w:r>
        <w:rPr>
          <w:rFonts w:hint="eastAsia" w:ascii="Times New Roman" w:hAnsi="Times New Roman" w:cs="Times New Roman" w:eastAsiaTheme="minorEastAsia"/>
          <w:b/>
          <w:i w:val="0"/>
          <w:iCs w:val="0"/>
          <w:kern w:val="2"/>
          <w:sz w:val="24"/>
          <w:szCs w:val="20"/>
          <w:lang w:val="en-US" w:eastAsia="zh-CN" w:bidi="ar-SA"/>
        </w:rPr>
        <w:t>2.7.1</w:t>
      </w:r>
      <w:r>
        <w:rPr>
          <w:rFonts w:eastAsiaTheme="minorEastAsia"/>
          <w:i w:val="0"/>
          <w:iCs w:val="0"/>
          <w:szCs w:val="20"/>
        </w:rPr>
        <w:t xml:space="preserve"> </w:t>
      </w:r>
      <w:r>
        <w:rPr>
          <w:rFonts w:hint="eastAsia" w:eastAsiaTheme="minorEastAsia"/>
          <w:i w:val="0"/>
          <w:iCs w:val="0"/>
          <w:szCs w:val="20"/>
        </w:rPr>
        <w:t>试验动物</w:t>
      </w:r>
    </w:p>
    <w:tbl>
      <w:tblPr>
        <w:tblStyle w:val="89"/>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5"/>
        <w:gridCol w:w="6092"/>
      </w:tblGrid>
      <w:tr w14:paraId="5C09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661B25BB">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种属、品系和等级</w:t>
            </w:r>
          </w:p>
        </w:tc>
        <w:tc>
          <w:tcPr>
            <w:tcW w:w="3280" w:type="pct"/>
            <w:vAlign w:val="center"/>
          </w:tcPr>
          <w:p w14:paraId="3A835964">
            <w:pPr>
              <w:ind w:firstLine="480" w:firstLineChars="200"/>
              <w:rPr>
                <w:rFonts w:hint="eastAsia" w:ascii="Times New Roman" w:hAnsi="Times New Roman" w:eastAsia="宋体" w:cs="Times New Roman"/>
                <w:i w:val="0"/>
                <w:iCs w:val="0"/>
                <w:sz w:val="24"/>
                <w:szCs w:val="20"/>
                <w:highlight w:val="none"/>
                <w:lang w:val="en-US" w:eastAsia="zh-CN"/>
              </w:rPr>
            </w:pPr>
          </w:p>
        </w:tc>
      </w:tr>
      <w:tr w14:paraId="4109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64ECB7C2">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动物来源</w:t>
            </w:r>
          </w:p>
        </w:tc>
        <w:tc>
          <w:tcPr>
            <w:tcW w:w="3280" w:type="pct"/>
            <w:vAlign w:val="center"/>
          </w:tcPr>
          <w:p w14:paraId="685286C9">
            <w:pPr>
              <w:ind w:firstLine="480" w:firstLineChars="200"/>
              <w:rPr>
                <w:rFonts w:hint="eastAsia" w:ascii="Times New Roman" w:hAnsi="Times New Roman" w:eastAsia="宋体" w:cs="Times New Roman"/>
                <w:i w:val="0"/>
                <w:iCs w:val="0"/>
                <w:sz w:val="24"/>
                <w:szCs w:val="20"/>
                <w:highlight w:val="none"/>
                <w:lang w:val="en-US" w:eastAsia="zh-CN"/>
              </w:rPr>
            </w:pPr>
          </w:p>
        </w:tc>
      </w:tr>
      <w:tr w14:paraId="7DAD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2AC3328D">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实验动物生产许可证号</w:t>
            </w:r>
          </w:p>
        </w:tc>
        <w:tc>
          <w:tcPr>
            <w:tcW w:w="3280" w:type="pct"/>
            <w:vAlign w:val="center"/>
          </w:tcPr>
          <w:p w14:paraId="1D771D59">
            <w:pPr>
              <w:ind w:firstLine="480" w:firstLineChars="200"/>
              <w:rPr>
                <w:rFonts w:hint="eastAsia" w:ascii="Times New Roman" w:hAnsi="Times New Roman" w:eastAsia="宋体" w:cs="Times New Roman"/>
                <w:i w:val="0"/>
                <w:iCs w:val="0"/>
                <w:sz w:val="24"/>
                <w:szCs w:val="20"/>
                <w:highlight w:val="none"/>
                <w:lang w:val="en-US" w:eastAsia="zh-CN"/>
              </w:rPr>
            </w:pPr>
          </w:p>
        </w:tc>
      </w:tr>
      <w:tr w14:paraId="1DD2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0758DBB4">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用于筛选的动物数量和性别</w:t>
            </w:r>
          </w:p>
        </w:tc>
        <w:tc>
          <w:tcPr>
            <w:tcW w:w="3280" w:type="pct"/>
            <w:vAlign w:val="center"/>
          </w:tcPr>
          <w:p w14:paraId="76F1302D">
            <w:pPr>
              <w:ind w:firstLine="480" w:firstLineChars="200"/>
              <w:rPr>
                <w:rFonts w:hint="eastAsia" w:ascii="Times New Roman" w:hAnsi="Times New Roman" w:eastAsia="宋体" w:cs="Times New Roman"/>
                <w:i w:val="0"/>
                <w:iCs w:val="0"/>
                <w:sz w:val="24"/>
                <w:szCs w:val="20"/>
                <w:highlight w:val="none"/>
                <w:lang w:val="en-US" w:eastAsia="zh-CN"/>
              </w:rPr>
            </w:pPr>
          </w:p>
        </w:tc>
      </w:tr>
      <w:tr w14:paraId="57A6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2028ED63">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用于试验的动物数量和性别</w:t>
            </w:r>
          </w:p>
        </w:tc>
        <w:tc>
          <w:tcPr>
            <w:tcW w:w="3280" w:type="pct"/>
            <w:vAlign w:val="center"/>
          </w:tcPr>
          <w:p w14:paraId="5D27B70B">
            <w:pPr>
              <w:ind w:firstLine="480" w:firstLineChars="200"/>
              <w:rPr>
                <w:rFonts w:hint="eastAsia" w:ascii="Times New Roman" w:hAnsi="Times New Roman" w:eastAsia="宋体" w:cs="Times New Roman"/>
                <w:i w:val="0"/>
                <w:iCs w:val="0"/>
                <w:sz w:val="24"/>
                <w:szCs w:val="20"/>
                <w:highlight w:val="none"/>
                <w:lang w:val="en-US" w:eastAsia="zh-CN"/>
              </w:rPr>
            </w:pPr>
          </w:p>
        </w:tc>
      </w:tr>
      <w:tr w14:paraId="5D72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19D34488">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预计给药开始时年龄和体重</w:t>
            </w:r>
          </w:p>
        </w:tc>
        <w:tc>
          <w:tcPr>
            <w:tcW w:w="3280" w:type="pct"/>
            <w:vAlign w:val="center"/>
          </w:tcPr>
          <w:p w14:paraId="58F8D791">
            <w:pPr>
              <w:ind w:firstLine="480" w:firstLineChars="200"/>
              <w:rPr>
                <w:rFonts w:hint="eastAsia" w:ascii="Times New Roman" w:hAnsi="Times New Roman" w:eastAsia="宋体" w:cs="Times New Roman"/>
                <w:i w:val="0"/>
                <w:iCs w:val="0"/>
                <w:sz w:val="24"/>
                <w:szCs w:val="20"/>
                <w:highlight w:val="none"/>
                <w:lang w:val="en-US" w:eastAsia="zh-CN"/>
              </w:rPr>
            </w:pPr>
          </w:p>
        </w:tc>
      </w:tr>
      <w:tr w14:paraId="2CA8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20" w:type="pct"/>
            <w:vAlign w:val="center"/>
          </w:tcPr>
          <w:p w14:paraId="160032E4">
            <w:pPr>
              <w:rPr>
                <w:rFonts w:hint="eastAsia"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剩余动物处理</w:t>
            </w:r>
          </w:p>
        </w:tc>
        <w:tc>
          <w:tcPr>
            <w:tcW w:w="3280" w:type="pct"/>
            <w:vAlign w:val="center"/>
          </w:tcPr>
          <w:p w14:paraId="20AD1FC2">
            <w:pPr>
              <w:ind w:firstLine="480" w:firstLineChars="200"/>
              <w:rPr>
                <w:rFonts w:hint="eastAsia" w:ascii="Times New Roman" w:hAnsi="Times New Roman" w:eastAsia="宋体" w:cs="Times New Roman"/>
                <w:i w:val="0"/>
                <w:iCs w:val="0"/>
                <w:sz w:val="24"/>
                <w:szCs w:val="20"/>
                <w:highlight w:val="none"/>
                <w:lang w:val="en-US" w:eastAsia="zh-CN"/>
              </w:rPr>
            </w:pPr>
          </w:p>
        </w:tc>
      </w:tr>
    </w:tbl>
    <w:p w14:paraId="1105C21E">
      <w:pPr>
        <w:ind w:firstLine="480" w:firstLineChars="200"/>
        <w:rPr>
          <w:rFonts w:hint="eastAsia" w:ascii="Times New Roman" w:hAnsi="Times New Roman" w:eastAsia="宋体" w:cs="Times New Roman"/>
          <w:i w:val="0"/>
          <w:iCs w:val="0"/>
          <w:sz w:val="24"/>
          <w:szCs w:val="20"/>
          <w:highlight w:val="none"/>
          <w:lang w:val="en-US" w:eastAsia="zh-CN"/>
        </w:rPr>
      </w:pPr>
    </w:p>
    <w:p w14:paraId="2DC60A13">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8"/>
          <w:lang w:val="en-US" w:eastAsia="zh-CN" w:bidi="ar-SA"/>
        </w:rPr>
      </w:pPr>
    </w:p>
    <w:p w14:paraId="7D00C57B">
      <w:pPr>
        <w:rPr>
          <w:rFonts w:hint="eastAsia" w:ascii="Times New Roman" w:hAnsi="Times New Roman" w:cs="Times New Roman" w:eastAsiaTheme="minorEastAsia"/>
          <w:b/>
          <w:i w:val="0"/>
          <w:iCs w:val="0"/>
          <w:kern w:val="2"/>
          <w:sz w:val="24"/>
          <w:szCs w:val="28"/>
          <w:lang w:val="en-US" w:eastAsia="zh-CN" w:bidi="ar-SA"/>
        </w:rPr>
      </w:pPr>
      <w:r>
        <w:rPr>
          <w:rFonts w:hint="eastAsia" w:ascii="Times New Roman" w:hAnsi="Times New Roman" w:cs="Times New Roman" w:eastAsiaTheme="minorEastAsia"/>
          <w:b/>
          <w:i w:val="0"/>
          <w:iCs w:val="0"/>
          <w:kern w:val="2"/>
          <w:sz w:val="24"/>
          <w:szCs w:val="28"/>
          <w:lang w:val="en-US" w:eastAsia="zh-CN" w:bidi="ar-SA"/>
        </w:rPr>
        <w:br w:type="page"/>
      </w:r>
    </w:p>
    <w:p w14:paraId="3BB93BEE">
      <w:pPr>
        <w:pStyle w:val="5"/>
        <w:keepNext/>
        <w:numPr>
          <w:ilvl w:val="2"/>
          <w:numId w:val="0"/>
        </w:numPr>
        <w:ind w:left="0" w:leftChars="0" w:firstLine="0" w:firstLineChars="0"/>
        <w:jc w:val="both"/>
        <w:rPr>
          <w:rFonts w:eastAsiaTheme="minorEastAsia"/>
          <w:i w:val="0"/>
          <w:iCs w:val="0"/>
        </w:rPr>
      </w:pPr>
      <w:r>
        <w:rPr>
          <w:rFonts w:hint="eastAsia" w:ascii="Times New Roman" w:hAnsi="Times New Roman" w:cs="Times New Roman" w:eastAsiaTheme="minorEastAsia"/>
          <w:b/>
          <w:i w:val="0"/>
          <w:iCs w:val="0"/>
          <w:kern w:val="2"/>
          <w:sz w:val="24"/>
          <w:szCs w:val="28"/>
          <w:lang w:val="en-US" w:eastAsia="zh-CN" w:bidi="ar-SA"/>
        </w:rPr>
        <w:t>2.7.2</w:t>
      </w:r>
      <w:r>
        <w:rPr>
          <w:rFonts w:eastAsiaTheme="minorEastAsia"/>
          <w:i w:val="0"/>
          <w:iCs w:val="0"/>
          <w:szCs w:val="20"/>
        </w:rPr>
        <w:t xml:space="preserve"> </w:t>
      </w:r>
      <w:bookmarkStart w:id="256" w:name="_Toc112852056"/>
      <w:bookmarkStart w:id="257" w:name="_Toc108186760"/>
      <w:bookmarkStart w:id="258" w:name="_Toc108169239"/>
      <w:bookmarkStart w:id="259" w:name="_Toc109559461"/>
      <w:r>
        <w:rPr>
          <w:rFonts w:hint="eastAsia" w:eastAsiaTheme="minorEastAsia"/>
          <w:i w:val="0"/>
          <w:iCs w:val="0"/>
          <w:szCs w:val="20"/>
        </w:rPr>
        <w:t>饲养条件</w:t>
      </w:r>
      <w:bookmarkEnd w:id="256"/>
      <w:bookmarkEnd w:id="257"/>
      <w:bookmarkEnd w:id="258"/>
      <w:bookmarkEnd w:id="259"/>
    </w:p>
    <w:tbl>
      <w:tblPr>
        <w:tblStyle w:val="549"/>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5"/>
        <w:gridCol w:w="6962"/>
      </w:tblGrid>
      <w:tr w14:paraId="06D1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74B58CCB">
            <w:pPr>
              <w:spacing w:line="240" w:lineRule="auto"/>
              <w:jc w:val="left"/>
              <w:rPr>
                <w:i w:val="0"/>
                <w:iCs w:val="0"/>
              </w:rPr>
            </w:pPr>
            <w:r>
              <w:rPr>
                <w:i w:val="0"/>
                <w:iCs w:val="0"/>
              </w:rPr>
              <w:t>饲养地点</w:t>
            </w:r>
          </w:p>
        </w:tc>
        <w:tc>
          <w:tcPr>
            <w:tcW w:w="3748" w:type="pct"/>
            <w:vAlign w:val="center"/>
          </w:tcPr>
          <w:p w14:paraId="73E72DB8">
            <w:pPr>
              <w:spacing w:line="276" w:lineRule="auto"/>
              <w:rPr>
                <w:i w:val="0"/>
                <w:iCs w:val="0"/>
              </w:rPr>
            </w:pPr>
          </w:p>
        </w:tc>
      </w:tr>
      <w:tr w14:paraId="2B97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3F958BE1">
            <w:pPr>
              <w:spacing w:line="240" w:lineRule="auto"/>
              <w:jc w:val="left"/>
              <w:rPr>
                <w:i w:val="0"/>
                <w:iCs w:val="0"/>
                <w:highlight w:val="none"/>
              </w:rPr>
            </w:pPr>
            <w:r>
              <w:rPr>
                <w:i w:val="0"/>
                <w:iCs w:val="0"/>
                <w:highlight w:val="none"/>
              </w:rPr>
              <w:t>饲养密度</w:t>
            </w:r>
          </w:p>
        </w:tc>
        <w:tc>
          <w:tcPr>
            <w:tcW w:w="3748" w:type="pct"/>
            <w:vAlign w:val="center"/>
          </w:tcPr>
          <w:p w14:paraId="6FA51807">
            <w:pPr>
              <w:spacing w:line="276" w:lineRule="auto"/>
              <w:rPr>
                <w:i w:val="0"/>
                <w:iCs w:val="0"/>
                <w:highlight w:val="none"/>
              </w:rPr>
            </w:pPr>
          </w:p>
        </w:tc>
      </w:tr>
      <w:tr w14:paraId="3B5E2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75C5E357">
            <w:pPr>
              <w:spacing w:line="240" w:lineRule="auto"/>
              <w:jc w:val="left"/>
              <w:rPr>
                <w:i w:val="0"/>
                <w:iCs w:val="0"/>
                <w:highlight w:val="none"/>
              </w:rPr>
            </w:pPr>
            <w:r>
              <w:rPr>
                <w:rFonts w:hint="eastAsia"/>
                <w:i w:val="0"/>
                <w:iCs w:val="0"/>
                <w:highlight w:val="none"/>
              </w:rPr>
              <w:t>环境丰富</w:t>
            </w:r>
          </w:p>
        </w:tc>
        <w:tc>
          <w:tcPr>
            <w:tcW w:w="3748" w:type="pct"/>
            <w:vAlign w:val="center"/>
          </w:tcPr>
          <w:p w14:paraId="43AF690E">
            <w:pPr>
              <w:spacing w:line="240" w:lineRule="auto"/>
              <w:rPr>
                <w:i w:val="0"/>
                <w:iCs w:val="0"/>
                <w:highlight w:val="none"/>
              </w:rPr>
            </w:pPr>
          </w:p>
        </w:tc>
      </w:tr>
      <w:tr w14:paraId="6844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24FF22CE">
            <w:pPr>
              <w:spacing w:line="240" w:lineRule="auto"/>
              <w:jc w:val="left"/>
              <w:rPr>
                <w:i w:val="0"/>
                <w:iCs w:val="0"/>
              </w:rPr>
            </w:pPr>
            <w:r>
              <w:rPr>
                <w:i w:val="0"/>
                <w:iCs w:val="0"/>
              </w:rPr>
              <w:t>饲养环境控制系统</w:t>
            </w:r>
          </w:p>
        </w:tc>
        <w:tc>
          <w:tcPr>
            <w:tcW w:w="3748" w:type="pct"/>
            <w:vAlign w:val="center"/>
          </w:tcPr>
          <w:p w14:paraId="6BC10E09">
            <w:pPr>
              <w:widowControl/>
              <w:spacing w:line="240" w:lineRule="auto"/>
              <w:jc w:val="left"/>
              <w:rPr>
                <w:i w:val="0"/>
                <w:iCs w:val="0"/>
                <w:kern w:val="0"/>
              </w:rPr>
            </w:pPr>
          </w:p>
        </w:tc>
      </w:tr>
      <w:tr w14:paraId="6E86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2255FF39">
            <w:pPr>
              <w:spacing w:line="240" w:lineRule="auto"/>
              <w:jc w:val="left"/>
              <w:rPr>
                <w:i w:val="0"/>
                <w:iCs w:val="0"/>
                <w:highlight w:val="none"/>
              </w:rPr>
            </w:pPr>
            <w:r>
              <w:rPr>
                <w:i w:val="0"/>
                <w:iCs w:val="0"/>
                <w:highlight w:val="none"/>
              </w:rPr>
              <w:t>温度、湿度、光照</w:t>
            </w:r>
          </w:p>
        </w:tc>
        <w:tc>
          <w:tcPr>
            <w:tcW w:w="3748" w:type="pct"/>
            <w:vAlign w:val="center"/>
          </w:tcPr>
          <w:p w14:paraId="508A8E6C">
            <w:pPr>
              <w:adjustRightInd w:val="0"/>
              <w:spacing w:line="240" w:lineRule="auto"/>
              <w:rPr>
                <w:i w:val="0"/>
                <w:iCs w:val="0"/>
                <w:color w:val="000000"/>
                <w:kern w:val="0"/>
                <w:highlight w:val="none"/>
              </w:rPr>
            </w:pPr>
          </w:p>
        </w:tc>
      </w:tr>
      <w:tr w14:paraId="2F0D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3D944D72">
            <w:pPr>
              <w:spacing w:line="240" w:lineRule="auto"/>
              <w:jc w:val="left"/>
              <w:rPr>
                <w:i w:val="0"/>
                <w:iCs w:val="0"/>
              </w:rPr>
            </w:pPr>
            <w:r>
              <w:rPr>
                <w:rFonts w:hint="eastAsia"/>
                <w:i w:val="0"/>
                <w:iCs w:val="0"/>
              </w:rPr>
              <w:t>垫料（小动物和兔使用）</w:t>
            </w:r>
          </w:p>
        </w:tc>
        <w:tc>
          <w:tcPr>
            <w:tcW w:w="3748" w:type="pct"/>
            <w:vAlign w:val="center"/>
          </w:tcPr>
          <w:p w14:paraId="7D6BE3C1">
            <w:pPr>
              <w:adjustRightInd w:val="0"/>
              <w:spacing w:line="240" w:lineRule="auto"/>
              <w:rPr>
                <w:i w:val="0"/>
                <w:iCs w:val="0"/>
                <w:color w:val="000000"/>
                <w:kern w:val="0"/>
              </w:rPr>
            </w:pPr>
          </w:p>
        </w:tc>
      </w:tr>
      <w:tr w14:paraId="7316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2F04139F">
            <w:pPr>
              <w:spacing w:line="240" w:lineRule="auto"/>
              <w:jc w:val="left"/>
              <w:rPr>
                <w:i w:val="0"/>
                <w:iCs w:val="0"/>
                <w:highlight w:val="none"/>
              </w:rPr>
            </w:pPr>
            <w:r>
              <w:rPr>
                <w:rFonts w:hint="eastAsia"/>
                <w:i w:val="0"/>
                <w:iCs w:val="0"/>
                <w:highlight w:val="none"/>
              </w:rPr>
              <w:t>饲料</w:t>
            </w:r>
          </w:p>
        </w:tc>
        <w:tc>
          <w:tcPr>
            <w:tcW w:w="3748" w:type="pct"/>
            <w:vAlign w:val="center"/>
          </w:tcPr>
          <w:p w14:paraId="423B2C10">
            <w:pPr>
              <w:spacing w:line="240" w:lineRule="auto"/>
              <w:rPr>
                <w:i w:val="0"/>
                <w:iCs w:val="0"/>
                <w:color w:val="000000"/>
                <w:kern w:val="0"/>
                <w:highlight w:val="none"/>
              </w:rPr>
            </w:pPr>
          </w:p>
        </w:tc>
      </w:tr>
      <w:tr w14:paraId="19A7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38DB51BE">
            <w:pPr>
              <w:spacing w:line="240" w:lineRule="auto"/>
              <w:jc w:val="left"/>
              <w:rPr>
                <w:i w:val="0"/>
                <w:iCs w:val="0"/>
                <w:highlight w:val="none"/>
              </w:rPr>
            </w:pPr>
            <w:r>
              <w:rPr>
                <w:rFonts w:hint="eastAsia"/>
                <w:i w:val="0"/>
                <w:iCs w:val="0"/>
                <w:highlight w:val="none"/>
              </w:rPr>
              <w:t>饮水</w:t>
            </w:r>
          </w:p>
        </w:tc>
        <w:tc>
          <w:tcPr>
            <w:tcW w:w="3748" w:type="pct"/>
            <w:vAlign w:val="center"/>
          </w:tcPr>
          <w:p w14:paraId="50DBC1CF">
            <w:pPr>
              <w:spacing w:line="240" w:lineRule="auto"/>
              <w:rPr>
                <w:i w:val="0"/>
                <w:iCs w:val="0"/>
                <w:highlight w:val="none"/>
              </w:rPr>
            </w:pPr>
          </w:p>
        </w:tc>
      </w:tr>
      <w:tr w14:paraId="5C63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2" w:type="pct"/>
            <w:vAlign w:val="center"/>
          </w:tcPr>
          <w:p w14:paraId="390E1B8D">
            <w:pPr>
              <w:spacing w:line="240" w:lineRule="auto"/>
              <w:jc w:val="left"/>
              <w:rPr>
                <w:i w:val="0"/>
                <w:iCs w:val="0"/>
                <w:highlight w:val="none"/>
              </w:rPr>
            </w:pPr>
            <w:r>
              <w:rPr>
                <w:rFonts w:hint="eastAsia"/>
                <w:i w:val="0"/>
                <w:iCs w:val="0"/>
                <w:highlight w:val="none"/>
              </w:rPr>
              <w:t>水果</w:t>
            </w:r>
          </w:p>
        </w:tc>
        <w:tc>
          <w:tcPr>
            <w:tcW w:w="3748" w:type="pct"/>
            <w:vAlign w:val="center"/>
          </w:tcPr>
          <w:p w14:paraId="6D43C830">
            <w:pPr>
              <w:tabs>
                <w:tab w:val="left" w:pos="1365"/>
              </w:tabs>
              <w:spacing w:line="240" w:lineRule="auto"/>
              <w:rPr>
                <w:i w:val="0"/>
                <w:iCs w:val="0"/>
                <w:szCs w:val="21"/>
                <w:highlight w:val="none"/>
              </w:rPr>
            </w:pPr>
          </w:p>
        </w:tc>
      </w:tr>
    </w:tbl>
    <w:p w14:paraId="07FC1D81">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8"/>
          <w:lang w:val="en-US" w:eastAsia="zh-CN" w:bidi="ar-SA"/>
        </w:rPr>
      </w:pPr>
    </w:p>
    <w:p w14:paraId="03BD8D1D">
      <w:pPr>
        <w:pStyle w:val="5"/>
        <w:keepNext/>
        <w:numPr>
          <w:ilvl w:val="2"/>
          <w:numId w:val="0"/>
        </w:numPr>
        <w:ind w:left="0" w:leftChars="0" w:firstLine="0" w:firstLineChars="0"/>
        <w:jc w:val="both"/>
        <w:rPr>
          <w:rFonts w:hint="default" w:ascii="Times New Roman" w:hAnsi="Times New Roman" w:cs="Times New Roman" w:eastAsiaTheme="minorEastAsia"/>
          <w:b/>
          <w:i w:val="0"/>
          <w:iCs w:val="0"/>
          <w:kern w:val="0"/>
          <w:sz w:val="24"/>
          <w:szCs w:val="24"/>
          <w:lang w:val="en-CA" w:eastAsia="en-US" w:bidi="ar-SA"/>
        </w:rPr>
      </w:pPr>
      <w:r>
        <w:rPr>
          <w:rFonts w:hint="eastAsia" w:ascii="Times New Roman" w:hAnsi="Times New Roman" w:cs="Times New Roman" w:eastAsiaTheme="minorEastAsia"/>
          <w:b/>
          <w:i w:val="0"/>
          <w:iCs w:val="0"/>
          <w:kern w:val="2"/>
          <w:sz w:val="24"/>
          <w:szCs w:val="28"/>
          <w:lang w:val="en-US" w:eastAsia="zh-CN" w:bidi="ar-SA"/>
        </w:rPr>
        <w:t>2.7.3</w:t>
      </w:r>
      <w:r>
        <w:rPr>
          <w:rFonts w:eastAsiaTheme="minorEastAsia"/>
          <w:i w:val="0"/>
          <w:iCs w:val="0"/>
          <w:szCs w:val="20"/>
        </w:rPr>
        <w:t xml:space="preserve"> </w:t>
      </w:r>
      <w:bookmarkStart w:id="260" w:name="_Toc108169240"/>
      <w:bookmarkStart w:id="261" w:name="_Toc112852057"/>
      <w:bookmarkStart w:id="262" w:name="_Toc109559462"/>
      <w:bookmarkStart w:id="263" w:name="_Toc108186761"/>
      <w:r>
        <w:rPr>
          <w:rFonts w:hint="eastAsia" w:eastAsiaTheme="minorEastAsia"/>
          <w:i w:val="0"/>
          <w:iCs w:val="0"/>
          <w:szCs w:val="20"/>
        </w:rPr>
        <w:t>动物分组及标识</w:t>
      </w:r>
      <w:bookmarkEnd w:id="260"/>
      <w:bookmarkEnd w:id="261"/>
      <w:bookmarkEnd w:id="262"/>
      <w:bookmarkEnd w:id="263"/>
    </w:p>
    <w:p w14:paraId="6CCC9CFF">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2.7.3.1</w:t>
      </w:r>
      <w:r>
        <w:rPr>
          <w:rFonts w:hint="eastAsia" w:cs="Times New Roman" w:eastAsiaTheme="minorEastAsia"/>
          <w:i w:val="0"/>
          <w:iCs w:val="0"/>
        </w:rPr>
        <w:t>动物分组</w:t>
      </w:r>
    </w:p>
    <w:p w14:paraId="3CD1F660">
      <w:pPr>
        <w:widowControl/>
        <w:ind w:firstLine="480" w:firstLineChars="200"/>
        <w:jc w:val="left"/>
        <w:rPr>
          <w:rFonts w:eastAsiaTheme="minorEastAsia"/>
          <w:b/>
          <w:bCs/>
          <w:i w:val="0"/>
          <w:iCs w:val="0"/>
          <w:szCs w:val="24"/>
        </w:rPr>
      </w:pPr>
      <w:r>
        <w:rPr>
          <w:rFonts w:eastAsiaTheme="minorEastAsia"/>
          <w:i w:val="0"/>
          <w:iCs w:val="0"/>
          <w:szCs w:val="24"/>
          <w:highlight w:val="none"/>
          <w:lang w:bidi="ar"/>
        </w:rPr>
        <w:t>XXXX</w:t>
      </w:r>
    </w:p>
    <w:p w14:paraId="2AF68D71">
      <w:pPr>
        <w:ind w:firstLine="480" w:firstLineChars="200"/>
        <w:rPr>
          <w:rFonts w:hint="eastAsia" w:eastAsiaTheme="minorEastAsia"/>
          <w:i w:val="0"/>
          <w:iCs w:val="0"/>
        </w:rPr>
      </w:pPr>
    </w:p>
    <w:p w14:paraId="4BE78770">
      <w:pPr>
        <w:ind w:firstLine="480" w:firstLineChars="200"/>
        <w:rPr>
          <w:rFonts w:eastAsiaTheme="minorEastAsia"/>
          <w:i w:val="0"/>
          <w:iCs w:val="0"/>
        </w:rPr>
      </w:pPr>
      <w:r>
        <w:rPr>
          <w:rFonts w:hint="eastAsia" w:eastAsiaTheme="minorEastAsia"/>
          <w:i w:val="0"/>
          <w:iCs w:val="0"/>
        </w:rPr>
        <w:t>具体分组信息见</w:t>
      </w:r>
      <w:r>
        <w:rPr>
          <w:rFonts w:eastAsiaTheme="minorEastAsia"/>
          <w:i w:val="0"/>
          <w:iCs w:val="0"/>
          <w:color w:val="0000FF"/>
        </w:rPr>
        <w:fldChar w:fldCharType="begin"/>
      </w:r>
      <w:r>
        <w:rPr>
          <w:rFonts w:eastAsiaTheme="minorEastAsia"/>
          <w:i w:val="0"/>
          <w:iCs w:val="0"/>
          <w:color w:val="0000FF"/>
        </w:rPr>
        <w:instrText xml:space="preserve"> REF _Ref109559737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1</w:t>
      </w:r>
      <w:r>
        <w:rPr>
          <w:rFonts w:eastAsiaTheme="minorEastAsia"/>
          <w:i w:val="0"/>
          <w:iCs w:val="0"/>
          <w:color w:val="0000FF"/>
        </w:rPr>
        <w:fldChar w:fldCharType="end"/>
      </w:r>
      <w:r>
        <w:rPr>
          <w:rFonts w:hint="eastAsia"/>
          <w:i w:val="0"/>
          <w:iCs w:val="0"/>
        </w:rPr>
        <w:t>、</w:t>
      </w:r>
      <w:bookmarkStart w:id="264" w:name="OLE_LINK7"/>
      <w:r>
        <w:rPr>
          <w:i w:val="0"/>
          <w:iCs w:val="0"/>
          <w:color w:val="0000FF"/>
          <w:szCs w:val="24"/>
        </w:rPr>
        <w:fldChar w:fldCharType="begin"/>
      </w:r>
      <w:r>
        <w:rPr>
          <w:i w:val="0"/>
          <w:iCs w:val="0"/>
          <w:color w:val="0000FF"/>
          <w:szCs w:val="24"/>
        </w:rPr>
        <w:instrText xml:space="preserve"> </w:instrText>
      </w:r>
      <w:r>
        <w:rPr>
          <w:rFonts w:hint="eastAsia"/>
          <w:i w:val="0"/>
          <w:iCs w:val="0"/>
          <w:color w:val="0000FF"/>
          <w:szCs w:val="24"/>
        </w:rPr>
        <w:instrText xml:space="preserve">REF _Ref173156503 \h</w:instrText>
      </w:r>
      <w:r>
        <w:rPr>
          <w:i w:val="0"/>
          <w:iCs w:val="0"/>
          <w:color w:val="0000FF"/>
          <w:szCs w:val="24"/>
        </w:rPr>
        <w:instrText xml:space="preserve">  \* MERGEFORMAT </w:instrText>
      </w:r>
      <w:r>
        <w:rPr>
          <w:i w:val="0"/>
          <w:iCs w:val="0"/>
          <w:color w:val="0000FF"/>
          <w:szCs w:val="24"/>
        </w:rPr>
        <w:fldChar w:fldCharType="separate"/>
      </w:r>
      <w:r>
        <w:rPr>
          <w:rFonts w:hint="eastAsia"/>
          <w:i w:val="0"/>
          <w:iCs w:val="0"/>
          <w:color w:val="0000FF"/>
          <w:szCs w:val="24"/>
        </w:rPr>
        <w:t>正文表</w:t>
      </w:r>
      <w:r>
        <w:rPr>
          <w:i w:val="0"/>
          <w:iCs w:val="0"/>
          <w:color w:val="0000FF"/>
          <w:szCs w:val="24"/>
        </w:rPr>
        <w:t>2</w:t>
      </w:r>
      <w:r>
        <w:rPr>
          <w:i w:val="0"/>
          <w:iCs w:val="0"/>
          <w:color w:val="0000FF"/>
        </w:rPr>
        <w:fldChar w:fldCharType="end"/>
      </w:r>
      <w:bookmarkEnd w:id="264"/>
      <w:r>
        <w:rPr>
          <w:rFonts w:hint="eastAsia" w:eastAsiaTheme="minorEastAsia"/>
          <w:i w:val="0"/>
          <w:iCs w:val="0"/>
        </w:rPr>
        <w:t>。</w:t>
      </w:r>
    </w:p>
    <w:p w14:paraId="7645C34B">
      <w:pPr>
        <w:widowControl/>
        <w:spacing w:line="240" w:lineRule="auto"/>
        <w:jc w:val="left"/>
        <w:rPr>
          <w:rFonts w:eastAsiaTheme="minorEastAsia"/>
          <w:i w:val="0"/>
          <w:iCs w:val="0"/>
        </w:rPr>
      </w:pPr>
      <w:r>
        <w:rPr>
          <w:rFonts w:eastAsiaTheme="minorEastAsia"/>
          <w:i w:val="0"/>
          <w:iCs w:val="0"/>
        </w:rPr>
        <w:br w:type="page"/>
      </w:r>
    </w:p>
    <w:p w14:paraId="667254A0">
      <w:pPr>
        <w:pStyle w:val="22"/>
        <w:jc w:val="center"/>
        <w:rPr>
          <w:rFonts w:cs="Times New Roman" w:eastAsiaTheme="minorEastAsia"/>
          <w:i w:val="0"/>
          <w:iCs w:val="0"/>
          <w:szCs w:val="24"/>
        </w:rPr>
      </w:pPr>
      <w:bookmarkStart w:id="265" w:name="_Ref109559737"/>
      <w:bookmarkStart w:id="266" w:name="_Ref109558549"/>
      <w:bookmarkStart w:id="267" w:name="_Toc126237436"/>
      <w:bookmarkStart w:id="268" w:name="_Toc112851961"/>
      <w:bookmarkStart w:id="269" w:name="_Toc110270607"/>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hint="eastAsia" w:cs="Times New Roman" w:eastAsiaTheme="minorEastAsia"/>
          <w:i w:val="0"/>
          <w:iCs w:val="0"/>
          <w:szCs w:val="24"/>
        </w:rPr>
        <w:instrText xml:space="preserve"> SEQ 正文表 \* ARABIC </w:instrText>
      </w:r>
      <w:r>
        <w:rPr>
          <w:rFonts w:cs="Times New Roman" w:eastAsiaTheme="minorEastAsia"/>
          <w:i w:val="0"/>
          <w:iCs w:val="0"/>
          <w:szCs w:val="24"/>
        </w:rPr>
        <w:fldChar w:fldCharType="separate"/>
      </w:r>
      <w:r>
        <w:rPr>
          <w:rFonts w:cs="Times New Roman" w:eastAsiaTheme="minorEastAsia"/>
          <w:i w:val="0"/>
          <w:iCs w:val="0"/>
          <w:szCs w:val="24"/>
        </w:rPr>
        <w:t>1</w:t>
      </w:r>
      <w:r>
        <w:rPr>
          <w:rFonts w:cs="Times New Roman" w:eastAsiaTheme="minorEastAsia"/>
          <w:i w:val="0"/>
          <w:iCs w:val="0"/>
          <w:szCs w:val="24"/>
        </w:rPr>
        <w:fldChar w:fldCharType="end"/>
      </w:r>
      <w:bookmarkEnd w:id="265"/>
      <w:r>
        <w:rPr>
          <w:rFonts w:hint="eastAsia" w:cs="Times New Roman" w:eastAsiaTheme="minorEastAsia"/>
          <w:i w:val="0"/>
          <w:iCs w:val="0"/>
          <w:szCs w:val="24"/>
        </w:rPr>
        <w:t xml:space="preserve"> 分组信息</w:t>
      </w:r>
      <w:bookmarkEnd w:id="266"/>
      <w:bookmarkEnd w:id="267"/>
      <w:bookmarkEnd w:id="268"/>
      <w:bookmarkEnd w:id="269"/>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80"/>
        <w:gridCol w:w="989"/>
        <w:gridCol w:w="842"/>
        <w:gridCol w:w="2848"/>
        <w:gridCol w:w="11"/>
        <w:gridCol w:w="2696"/>
        <w:gridCol w:w="1161"/>
      </w:tblGrid>
      <w:tr w14:paraId="6414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40" w:hRule="atLeast"/>
          <w:tblHeader/>
          <w:jc w:val="center"/>
        </w:trPr>
        <w:tc>
          <w:tcPr>
            <w:tcW w:w="860" w:type="pct"/>
            <w:gridSpan w:val="2"/>
            <w:vMerge w:val="restart"/>
            <w:vAlign w:val="center"/>
          </w:tcPr>
          <w:p w14:paraId="4B2574BC">
            <w:pPr>
              <w:pStyle w:val="540"/>
              <w:jc w:val="center"/>
              <w:rPr>
                <w:rFonts w:eastAsiaTheme="minorEastAsia"/>
                <w:b/>
                <w:i w:val="0"/>
                <w:iCs w:val="0"/>
              </w:rPr>
            </w:pPr>
            <w:r>
              <w:rPr>
                <w:rFonts w:hint="eastAsia" w:eastAsiaTheme="minorEastAsia"/>
                <w:b/>
                <w:i w:val="0"/>
                <w:iCs w:val="0"/>
              </w:rPr>
              <w:t>组别</w:t>
            </w:r>
          </w:p>
        </w:tc>
        <w:tc>
          <w:tcPr>
            <w:tcW w:w="461" w:type="pct"/>
            <w:vMerge w:val="restart"/>
            <w:vAlign w:val="center"/>
          </w:tcPr>
          <w:p w14:paraId="76FC3EBD">
            <w:pPr>
              <w:pStyle w:val="540"/>
              <w:jc w:val="center"/>
              <w:rPr>
                <w:rFonts w:eastAsiaTheme="minorEastAsia"/>
                <w:b/>
                <w:i w:val="0"/>
                <w:iCs w:val="0"/>
              </w:rPr>
            </w:pPr>
            <w:r>
              <w:rPr>
                <w:rFonts w:hint="eastAsia" w:eastAsiaTheme="minorEastAsia"/>
                <w:b/>
                <w:i w:val="0"/>
                <w:iCs w:val="0"/>
              </w:rPr>
              <w:t>数量</w:t>
            </w:r>
          </w:p>
        </w:tc>
        <w:tc>
          <w:tcPr>
            <w:tcW w:w="3043" w:type="pct"/>
            <w:gridSpan w:val="3"/>
            <w:vAlign w:val="center"/>
          </w:tcPr>
          <w:p w14:paraId="45FFCED2">
            <w:pPr>
              <w:pStyle w:val="540"/>
              <w:jc w:val="center"/>
              <w:rPr>
                <w:rFonts w:eastAsiaTheme="minorEastAsia"/>
                <w:b/>
                <w:i w:val="0"/>
                <w:iCs w:val="0"/>
              </w:rPr>
            </w:pPr>
            <w:r>
              <w:rPr>
                <w:rFonts w:hint="eastAsia" w:eastAsiaTheme="minorEastAsia"/>
                <w:b/>
                <w:i w:val="0"/>
                <w:iCs w:val="0"/>
              </w:rPr>
              <w:t>动物编号</w:t>
            </w:r>
          </w:p>
        </w:tc>
        <w:tc>
          <w:tcPr>
            <w:tcW w:w="636" w:type="pct"/>
            <w:vMerge w:val="restart"/>
          </w:tcPr>
          <w:p w14:paraId="01AE395E">
            <w:pPr>
              <w:pStyle w:val="540"/>
              <w:jc w:val="center"/>
              <w:rPr>
                <w:rFonts w:eastAsiaTheme="minorEastAsia"/>
                <w:b/>
                <w:i w:val="0"/>
                <w:iCs w:val="0"/>
              </w:rPr>
            </w:pPr>
            <w:r>
              <w:rPr>
                <w:rFonts w:hint="eastAsia" w:eastAsiaTheme="minorEastAsia"/>
                <w:b/>
                <w:i w:val="0"/>
                <w:iCs w:val="0"/>
              </w:rPr>
              <w:t>拟解剖</w:t>
            </w:r>
          </w:p>
          <w:p w14:paraId="13DB6DEB">
            <w:pPr>
              <w:pStyle w:val="540"/>
              <w:jc w:val="center"/>
              <w:rPr>
                <w:rFonts w:eastAsiaTheme="minorEastAsia"/>
                <w:b/>
                <w:i w:val="0"/>
                <w:iCs w:val="0"/>
              </w:rPr>
            </w:pPr>
            <w:r>
              <w:rPr>
                <w:rFonts w:hint="eastAsia" w:eastAsiaTheme="minorEastAsia"/>
                <w:b/>
                <w:i w:val="0"/>
                <w:iCs w:val="0"/>
              </w:rPr>
              <w:t>时间</w:t>
            </w:r>
          </w:p>
        </w:tc>
      </w:tr>
      <w:tr w14:paraId="16FF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40" w:hRule="atLeast"/>
          <w:tblHeader/>
          <w:jc w:val="center"/>
        </w:trPr>
        <w:tc>
          <w:tcPr>
            <w:tcW w:w="860" w:type="pct"/>
            <w:gridSpan w:val="2"/>
            <w:vMerge w:val="continue"/>
            <w:vAlign w:val="center"/>
          </w:tcPr>
          <w:p w14:paraId="03B0F1E3">
            <w:pPr>
              <w:pStyle w:val="540"/>
              <w:jc w:val="center"/>
              <w:rPr>
                <w:rFonts w:eastAsiaTheme="minorEastAsia"/>
                <w:i w:val="0"/>
                <w:iCs w:val="0"/>
              </w:rPr>
            </w:pPr>
          </w:p>
        </w:tc>
        <w:tc>
          <w:tcPr>
            <w:tcW w:w="461" w:type="pct"/>
            <w:vMerge w:val="continue"/>
            <w:vAlign w:val="center"/>
          </w:tcPr>
          <w:p w14:paraId="363C4FCE">
            <w:pPr>
              <w:pStyle w:val="540"/>
              <w:jc w:val="center"/>
              <w:rPr>
                <w:rFonts w:eastAsiaTheme="minorEastAsia"/>
                <w:i w:val="0"/>
                <w:iCs w:val="0"/>
              </w:rPr>
            </w:pPr>
          </w:p>
        </w:tc>
        <w:tc>
          <w:tcPr>
            <w:tcW w:w="1560" w:type="pct"/>
            <w:vAlign w:val="center"/>
          </w:tcPr>
          <w:p w14:paraId="42CE7078">
            <w:pPr>
              <w:pStyle w:val="540"/>
              <w:jc w:val="center"/>
              <w:rPr>
                <w:rFonts w:eastAsiaTheme="minorEastAsia"/>
                <w:b/>
                <w:i w:val="0"/>
                <w:iCs w:val="0"/>
              </w:rPr>
            </w:pPr>
            <w:r>
              <w:rPr>
                <w:rFonts w:hint="eastAsia" w:eastAsiaTheme="minorEastAsia"/>
                <w:b/>
                <w:i w:val="0"/>
                <w:iCs w:val="0"/>
              </w:rPr>
              <w:t>雌性</w:t>
            </w:r>
          </w:p>
        </w:tc>
        <w:tc>
          <w:tcPr>
            <w:tcW w:w="1483" w:type="pct"/>
            <w:gridSpan w:val="2"/>
            <w:vAlign w:val="center"/>
          </w:tcPr>
          <w:p w14:paraId="04BD953F">
            <w:pPr>
              <w:pStyle w:val="540"/>
              <w:jc w:val="center"/>
              <w:rPr>
                <w:rFonts w:eastAsiaTheme="minorEastAsia"/>
                <w:b/>
                <w:i w:val="0"/>
                <w:iCs w:val="0"/>
              </w:rPr>
            </w:pPr>
            <w:r>
              <w:rPr>
                <w:rFonts w:hint="eastAsia" w:eastAsiaTheme="minorEastAsia"/>
                <w:b/>
                <w:i w:val="0"/>
                <w:iCs w:val="0"/>
              </w:rPr>
              <w:t>雄性</w:t>
            </w:r>
          </w:p>
        </w:tc>
        <w:tc>
          <w:tcPr>
            <w:tcW w:w="636" w:type="pct"/>
            <w:vMerge w:val="continue"/>
          </w:tcPr>
          <w:p w14:paraId="781349B5">
            <w:pPr>
              <w:pStyle w:val="540"/>
              <w:jc w:val="center"/>
              <w:rPr>
                <w:rFonts w:eastAsiaTheme="minorEastAsia"/>
                <w:i w:val="0"/>
                <w:iCs w:val="0"/>
              </w:rPr>
            </w:pPr>
          </w:p>
        </w:tc>
      </w:tr>
      <w:tr w14:paraId="66F0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54" w:hRule="atLeast"/>
          <w:jc w:val="center"/>
        </w:trPr>
        <w:tc>
          <w:tcPr>
            <w:tcW w:w="318" w:type="pct"/>
            <w:vMerge w:val="restart"/>
            <w:vAlign w:val="center"/>
          </w:tcPr>
          <w:p w14:paraId="6482A98D">
            <w:pPr>
              <w:pStyle w:val="540"/>
              <w:jc w:val="center"/>
              <w:rPr>
                <w:rFonts w:eastAsiaTheme="minorEastAsia"/>
                <w:i w:val="0"/>
                <w:iCs w:val="0"/>
              </w:rPr>
            </w:pPr>
            <w:r>
              <w:rPr>
                <w:rFonts w:eastAsiaTheme="minorEastAsia"/>
                <w:i w:val="0"/>
                <w:iCs w:val="0"/>
              </w:rPr>
              <w:t>1</w:t>
            </w:r>
          </w:p>
        </w:tc>
        <w:tc>
          <w:tcPr>
            <w:tcW w:w="542" w:type="pct"/>
            <w:vMerge w:val="restart"/>
            <w:vAlign w:val="center"/>
          </w:tcPr>
          <w:p w14:paraId="03AF6A2E">
            <w:pPr>
              <w:pStyle w:val="540"/>
              <w:jc w:val="center"/>
              <w:rPr>
                <w:rFonts w:eastAsiaTheme="minorEastAsia"/>
                <w:i w:val="0"/>
                <w:iCs w:val="0"/>
              </w:rPr>
            </w:pPr>
            <w:r>
              <w:rPr>
                <w:rFonts w:hint="eastAsia" w:eastAsiaTheme="minorEastAsia"/>
                <w:i w:val="0"/>
                <w:iCs w:val="0"/>
              </w:rPr>
              <w:t>溶剂</w:t>
            </w:r>
          </w:p>
          <w:p w14:paraId="7B892606">
            <w:pPr>
              <w:pStyle w:val="540"/>
              <w:jc w:val="center"/>
              <w:rPr>
                <w:rFonts w:eastAsiaTheme="minorEastAsia"/>
                <w:i w:val="0"/>
                <w:iCs w:val="0"/>
              </w:rPr>
            </w:pPr>
            <w:r>
              <w:rPr>
                <w:rFonts w:hint="eastAsia" w:eastAsiaTheme="minorEastAsia"/>
                <w:i w:val="0"/>
                <w:iCs w:val="0"/>
              </w:rPr>
              <w:t>对照组</w:t>
            </w:r>
          </w:p>
        </w:tc>
        <w:tc>
          <w:tcPr>
            <w:tcW w:w="461" w:type="pct"/>
            <w:vAlign w:val="center"/>
          </w:tcPr>
          <w:p w14:paraId="5784A0AD">
            <w:pPr>
              <w:pStyle w:val="540"/>
              <w:jc w:val="center"/>
              <w:rPr>
                <w:rFonts w:eastAsiaTheme="minorEastAsia"/>
                <w:i w:val="0"/>
                <w:iCs w:val="0"/>
              </w:rPr>
            </w:pPr>
            <w:r>
              <w:rPr>
                <w:rFonts w:eastAsiaTheme="minorEastAsia"/>
                <w:i w:val="0"/>
                <w:iCs w:val="0"/>
              </w:rPr>
              <w:t>20</w:t>
            </w:r>
          </w:p>
        </w:tc>
        <w:tc>
          <w:tcPr>
            <w:tcW w:w="1560" w:type="pct"/>
            <w:vAlign w:val="center"/>
          </w:tcPr>
          <w:p w14:paraId="1614E74A">
            <w:pPr>
              <w:pStyle w:val="540"/>
              <w:jc w:val="center"/>
              <w:rPr>
                <w:rFonts w:eastAsiaTheme="minorEastAsia"/>
                <w:i w:val="0"/>
                <w:iCs w:val="0"/>
              </w:rPr>
            </w:pPr>
            <w:r>
              <w:rPr>
                <w:rFonts w:eastAsiaTheme="minorEastAsia"/>
                <w:i w:val="0"/>
                <w:iCs w:val="0"/>
              </w:rPr>
              <w:t>1F001</w:t>
            </w:r>
            <w:r>
              <w:rPr>
                <w:rFonts w:hint="eastAsia" w:eastAsiaTheme="minorEastAsia"/>
                <w:i w:val="0"/>
                <w:iCs w:val="0"/>
              </w:rPr>
              <w:t>、</w:t>
            </w:r>
            <w:r>
              <w:rPr>
                <w:rFonts w:eastAsiaTheme="minorEastAsia"/>
                <w:i w:val="0"/>
                <w:iCs w:val="0"/>
              </w:rPr>
              <w:t>1F002</w:t>
            </w:r>
            <w:r>
              <w:rPr>
                <w:rFonts w:hint="eastAsia" w:eastAsiaTheme="minorEastAsia"/>
                <w:i w:val="0"/>
                <w:iCs w:val="0"/>
              </w:rPr>
              <w:t>、</w:t>
            </w:r>
            <w:r>
              <w:rPr>
                <w:rFonts w:eastAsiaTheme="minorEastAsia"/>
                <w:i w:val="0"/>
                <w:iCs w:val="0"/>
              </w:rPr>
              <w:t>1F003</w:t>
            </w:r>
            <w:r>
              <w:rPr>
                <w:rFonts w:hint="eastAsia" w:eastAsiaTheme="minorEastAsia"/>
                <w:i w:val="0"/>
                <w:iCs w:val="0"/>
              </w:rPr>
              <w:t>、</w:t>
            </w:r>
            <w:r>
              <w:rPr>
                <w:rFonts w:eastAsiaTheme="minorEastAsia"/>
                <w:i w:val="0"/>
                <w:iCs w:val="0"/>
              </w:rPr>
              <w:t>1F004</w:t>
            </w:r>
            <w:r>
              <w:rPr>
                <w:rFonts w:hint="eastAsia" w:eastAsiaTheme="minorEastAsia"/>
                <w:i w:val="0"/>
                <w:iCs w:val="0"/>
              </w:rPr>
              <w:t>、</w:t>
            </w:r>
            <w:r>
              <w:rPr>
                <w:rFonts w:eastAsiaTheme="minorEastAsia"/>
                <w:i w:val="0"/>
                <w:iCs w:val="0"/>
              </w:rPr>
              <w:t>1F005</w:t>
            </w:r>
            <w:r>
              <w:rPr>
                <w:rFonts w:hint="eastAsia" w:eastAsiaTheme="minorEastAsia"/>
                <w:i w:val="0"/>
                <w:iCs w:val="0"/>
              </w:rPr>
              <w:t>、</w:t>
            </w:r>
            <w:r>
              <w:rPr>
                <w:rFonts w:eastAsiaTheme="minorEastAsia"/>
                <w:i w:val="0"/>
                <w:iCs w:val="0"/>
              </w:rPr>
              <w:t>1F006</w:t>
            </w:r>
            <w:r>
              <w:rPr>
                <w:rFonts w:hint="eastAsia" w:eastAsiaTheme="minorEastAsia"/>
                <w:i w:val="0"/>
                <w:iCs w:val="0"/>
              </w:rPr>
              <w:t>、</w:t>
            </w:r>
            <w:r>
              <w:rPr>
                <w:rFonts w:eastAsiaTheme="minorEastAsia"/>
                <w:i w:val="0"/>
                <w:iCs w:val="0"/>
              </w:rPr>
              <w:t>1F007</w:t>
            </w:r>
            <w:r>
              <w:rPr>
                <w:rFonts w:hint="eastAsia" w:eastAsiaTheme="minorEastAsia"/>
                <w:i w:val="0"/>
                <w:iCs w:val="0"/>
              </w:rPr>
              <w:t>、</w:t>
            </w:r>
          </w:p>
          <w:p w14:paraId="3AF9BE93">
            <w:pPr>
              <w:pStyle w:val="540"/>
              <w:jc w:val="center"/>
              <w:rPr>
                <w:rFonts w:eastAsiaTheme="minorEastAsia"/>
                <w:i w:val="0"/>
                <w:iCs w:val="0"/>
              </w:rPr>
            </w:pPr>
            <w:r>
              <w:rPr>
                <w:rFonts w:eastAsiaTheme="minorEastAsia"/>
                <w:i w:val="0"/>
                <w:iCs w:val="0"/>
              </w:rPr>
              <w:t>1F08</w:t>
            </w:r>
            <w:r>
              <w:rPr>
                <w:rFonts w:hint="eastAsia" w:eastAsiaTheme="minorEastAsia"/>
                <w:i w:val="0"/>
                <w:iCs w:val="0"/>
              </w:rPr>
              <w:t>、</w:t>
            </w:r>
            <w:r>
              <w:rPr>
                <w:rFonts w:eastAsiaTheme="minorEastAsia"/>
                <w:i w:val="0"/>
                <w:iCs w:val="0"/>
              </w:rPr>
              <w:t>1F009</w:t>
            </w:r>
            <w:r>
              <w:rPr>
                <w:rFonts w:hint="eastAsia" w:eastAsiaTheme="minorEastAsia"/>
                <w:i w:val="0"/>
                <w:iCs w:val="0"/>
              </w:rPr>
              <w:t>、</w:t>
            </w:r>
            <w:r>
              <w:rPr>
                <w:rFonts w:eastAsiaTheme="minorEastAsia"/>
                <w:i w:val="0"/>
                <w:iCs w:val="0"/>
              </w:rPr>
              <w:t>1F010</w:t>
            </w:r>
          </w:p>
        </w:tc>
        <w:tc>
          <w:tcPr>
            <w:tcW w:w="1483" w:type="pct"/>
            <w:gridSpan w:val="2"/>
            <w:vAlign w:val="center"/>
          </w:tcPr>
          <w:p w14:paraId="1A10EC30">
            <w:pPr>
              <w:pStyle w:val="540"/>
              <w:jc w:val="center"/>
              <w:rPr>
                <w:rFonts w:eastAsiaTheme="minorEastAsia"/>
                <w:i w:val="0"/>
                <w:iCs w:val="0"/>
              </w:rPr>
            </w:pPr>
            <w:r>
              <w:rPr>
                <w:rFonts w:eastAsiaTheme="minorEastAsia"/>
                <w:i w:val="0"/>
                <w:iCs w:val="0"/>
              </w:rPr>
              <w:t>1M001</w:t>
            </w:r>
            <w:r>
              <w:rPr>
                <w:rFonts w:hint="eastAsia" w:eastAsiaTheme="minorEastAsia"/>
                <w:i w:val="0"/>
                <w:iCs w:val="0"/>
              </w:rPr>
              <w:t>、</w:t>
            </w:r>
            <w:r>
              <w:rPr>
                <w:rFonts w:eastAsiaTheme="minorEastAsia"/>
                <w:i w:val="0"/>
                <w:iCs w:val="0"/>
              </w:rPr>
              <w:t>1M002</w:t>
            </w:r>
            <w:r>
              <w:rPr>
                <w:rFonts w:hint="eastAsia" w:eastAsiaTheme="minorEastAsia"/>
                <w:i w:val="0"/>
                <w:iCs w:val="0"/>
              </w:rPr>
              <w:t>、</w:t>
            </w:r>
            <w:r>
              <w:rPr>
                <w:rFonts w:eastAsiaTheme="minorEastAsia"/>
                <w:i w:val="0"/>
                <w:iCs w:val="0"/>
              </w:rPr>
              <w:t>1M003</w:t>
            </w:r>
            <w:r>
              <w:rPr>
                <w:rFonts w:hint="eastAsia" w:eastAsiaTheme="minorEastAsia"/>
                <w:i w:val="0"/>
                <w:iCs w:val="0"/>
              </w:rPr>
              <w:t>、</w:t>
            </w:r>
            <w:r>
              <w:rPr>
                <w:rFonts w:eastAsiaTheme="minorEastAsia"/>
                <w:i w:val="0"/>
                <w:iCs w:val="0"/>
              </w:rPr>
              <w:t>1M004</w:t>
            </w:r>
            <w:r>
              <w:rPr>
                <w:rFonts w:hint="eastAsia" w:eastAsiaTheme="minorEastAsia"/>
                <w:i w:val="0"/>
                <w:iCs w:val="0"/>
              </w:rPr>
              <w:t>、</w:t>
            </w:r>
            <w:r>
              <w:rPr>
                <w:rFonts w:eastAsiaTheme="minorEastAsia"/>
                <w:i w:val="0"/>
                <w:iCs w:val="0"/>
              </w:rPr>
              <w:t>1M005</w:t>
            </w:r>
            <w:r>
              <w:rPr>
                <w:rFonts w:hint="eastAsia" w:eastAsiaTheme="minorEastAsia"/>
                <w:i w:val="0"/>
                <w:iCs w:val="0"/>
              </w:rPr>
              <w:t>、</w:t>
            </w:r>
            <w:r>
              <w:rPr>
                <w:rFonts w:eastAsiaTheme="minorEastAsia"/>
                <w:i w:val="0"/>
                <w:iCs w:val="0"/>
              </w:rPr>
              <w:t>1M006</w:t>
            </w:r>
            <w:r>
              <w:rPr>
                <w:rFonts w:hint="eastAsia" w:eastAsiaTheme="minorEastAsia"/>
                <w:i w:val="0"/>
                <w:iCs w:val="0"/>
              </w:rPr>
              <w:t>、</w:t>
            </w:r>
            <w:r>
              <w:rPr>
                <w:rFonts w:eastAsiaTheme="minorEastAsia"/>
                <w:i w:val="0"/>
                <w:iCs w:val="0"/>
              </w:rPr>
              <w:t>1M007</w:t>
            </w:r>
            <w:r>
              <w:rPr>
                <w:rFonts w:hint="eastAsia" w:eastAsiaTheme="minorEastAsia"/>
                <w:i w:val="0"/>
                <w:iCs w:val="0"/>
              </w:rPr>
              <w:t>、</w:t>
            </w:r>
          </w:p>
          <w:p w14:paraId="1641BEAA">
            <w:pPr>
              <w:pStyle w:val="540"/>
              <w:jc w:val="center"/>
              <w:rPr>
                <w:rFonts w:eastAsiaTheme="minorEastAsia"/>
                <w:i w:val="0"/>
                <w:iCs w:val="0"/>
              </w:rPr>
            </w:pPr>
            <w:r>
              <w:rPr>
                <w:rFonts w:eastAsiaTheme="minorEastAsia"/>
                <w:i w:val="0"/>
                <w:iCs w:val="0"/>
              </w:rPr>
              <w:t>1M08</w:t>
            </w:r>
            <w:r>
              <w:rPr>
                <w:rFonts w:hint="eastAsia" w:eastAsiaTheme="minorEastAsia"/>
                <w:i w:val="0"/>
                <w:iCs w:val="0"/>
              </w:rPr>
              <w:t>、</w:t>
            </w:r>
            <w:r>
              <w:rPr>
                <w:rFonts w:eastAsiaTheme="minorEastAsia"/>
                <w:i w:val="0"/>
                <w:iCs w:val="0"/>
              </w:rPr>
              <w:t>1M009</w:t>
            </w:r>
            <w:r>
              <w:rPr>
                <w:rFonts w:hint="eastAsia" w:eastAsiaTheme="minorEastAsia"/>
                <w:i w:val="0"/>
                <w:iCs w:val="0"/>
              </w:rPr>
              <w:t>、</w:t>
            </w:r>
            <w:r>
              <w:rPr>
                <w:rFonts w:eastAsiaTheme="minorEastAsia"/>
                <w:i w:val="0"/>
                <w:iCs w:val="0"/>
              </w:rPr>
              <w:t>1M010</w:t>
            </w:r>
          </w:p>
        </w:tc>
        <w:tc>
          <w:tcPr>
            <w:tcW w:w="636" w:type="pct"/>
            <w:vAlign w:val="center"/>
          </w:tcPr>
          <w:p w14:paraId="733C2F56">
            <w:pPr>
              <w:pStyle w:val="540"/>
              <w:jc w:val="center"/>
              <w:rPr>
                <w:rFonts w:eastAsiaTheme="minorEastAsia"/>
                <w:i w:val="0"/>
                <w:iCs w:val="0"/>
              </w:rPr>
            </w:pPr>
            <w:r>
              <w:rPr>
                <w:rFonts w:hint="eastAsia" w:eastAsiaTheme="minorEastAsia"/>
                <w:i w:val="0"/>
                <w:iCs w:val="0"/>
              </w:rPr>
              <w:t>给药结束（</w:t>
            </w:r>
            <w:r>
              <w:rPr>
                <w:rFonts w:eastAsiaTheme="minorEastAsia"/>
                <w:i w:val="0"/>
                <w:iCs w:val="0"/>
              </w:rPr>
              <w:t>DXX</w:t>
            </w:r>
            <w:r>
              <w:rPr>
                <w:rFonts w:hint="eastAsia" w:eastAsiaTheme="minorEastAsia"/>
                <w:i w:val="0"/>
                <w:iCs w:val="0"/>
              </w:rPr>
              <w:t>）</w:t>
            </w:r>
          </w:p>
        </w:tc>
      </w:tr>
      <w:tr w14:paraId="4C94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54" w:hRule="atLeast"/>
          <w:jc w:val="center"/>
        </w:trPr>
        <w:tc>
          <w:tcPr>
            <w:tcW w:w="318" w:type="pct"/>
            <w:vMerge w:val="continue"/>
            <w:vAlign w:val="center"/>
          </w:tcPr>
          <w:p w14:paraId="416290D2">
            <w:pPr>
              <w:pStyle w:val="540"/>
              <w:jc w:val="center"/>
              <w:rPr>
                <w:rFonts w:eastAsiaTheme="minorEastAsia"/>
                <w:i w:val="0"/>
                <w:iCs w:val="0"/>
              </w:rPr>
            </w:pPr>
          </w:p>
        </w:tc>
        <w:tc>
          <w:tcPr>
            <w:tcW w:w="542" w:type="pct"/>
            <w:vMerge w:val="continue"/>
            <w:vAlign w:val="center"/>
          </w:tcPr>
          <w:p w14:paraId="7D5A90F7">
            <w:pPr>
              <w:pStyle w:val="540"/>
              <w:jc w:val="center"/>
              <w:rPr>
                <w:rFonts w:eastAsiaTheme="minorEastAsia"/>
                <w:i w:val="0"/>
                <w:iCs w:val="0"/>
              </w:rPr>
            </w:pPr>
          </w:p>
        </w:tc>
        <w:tc>
          <w:tcPr>
            <w:tcW w:w="461" w:type="pct"/>
            <w:vAlign w:val="center"/>
          </w:tcPr>
          <w:p w14:paraId="16785B47">
            <w:pPr>
              <w:pStyle w:val="540"/>
              <w:jc w:val="center"/>
              <w:rPr>
                <w:rFonts w:eastAsiaTheme="minorEastAsia"/>
                <w:i w:val="0"/>
                <w:iCs w:val="0"/>
              </w:rPr>
            </w:pPr>
            <w:r>
              <w:rPr>
                <w:rFonts w:eastAsiaTheme="minorEastAsia"/>
                <w:i w:val="0"/>
                <w:iCs w:val="0"/>
              </w:rPr>
              <w:t>10</w:t>
            </w:r>
          </w:p>
        </w:tc>
        <w:tc>
          <w:tcPr>
            <w:tcW w:w="1560" w:type="pct"/>
            <w:vAlign w:val="center"/>
          </w:tcPr>
          <w:p w14:paraId="22527CE6">
            <w:pPr>
              <w:pStyle w:val="540"/>
              <w:jc w:val="center"/>
              <w:rPr>
                <w:rFonts w:eastAsiaTheme="minorEastAsia"/>
                <w:i w:val="0"/>
                <w:iCs w:val="0"/>
              </w:rPr>
            </w:pPr>
            <w:r>
              <w:rPr>
                <w:rFonts w:eastAsiaTheme="minorEastAsia"/>
                <w:i w:val="0"/>
                <w:iCs w:val="0"/>
              </w:rPr>
              <w:t>1F011</w:t>
            </w:r>
            <w:r>
              <w:rPr>
                <w:rFonts w:hint="eastAsia" w:eastAsiaTheme="minorEastAsia"/>
                <w:i w:val="0"/>
                <w:iCs w:val="0"/>
              </w:rPr>
              <w:t>、</w:t>
            </w:r>
            <w:r>
              <w:rPr>
                <w:rFonts w:eastAsiaTheme="minorEastAsia"/>
                <w:i w:val="0"/>
                <w:iCs w:val="0"/>
              </w:rPr>
              <w:t>1F012</w:t>
            </w:r>
            <w:r>
              <w:rPr>
                <w:rFonts w:hint="eastAsia" w:eastAsiaTheme="minorEastAsia"/>
                <w:i w:val="0"/>
                <w:iCs w:val="0"/>
              </w:rPr>
              <w:t>、</w:t>
            </w:r>
            <w:r>
              <w:rPr>
                <w:rFonts w:eastAsiaTheme="minorEastAsia"/>
                <w:i w:val="0"/>
                <w:iCs w:val="0"/>
              </w:rPr>
              <w:t>1F013</w:t>
            </w:r>
            <w:r>
              <w:rPr>
                <w:rFonts w:hint="eastAsia" w:eastAsiaTheme="minorEastAsia"/>
                <w:i w:val="0"/>
                <w:iCs w:val="0"/>
              </w:rPr>
              <w:t>、</w:t>
            </w:r>
            <w:r>
              <w:rPr>
                <w:rFonts w:eastAsiaTheme="minorEastAsia"/>
                <w:i w:val="0"/>
                <w:iCs w:val="0"/>
              </w:rPr>
              <w:t>1F014</w:t>
            </w:r>
            <w:r>
              <w:rPr>
                <w:rFonts w:hint="eastAsia" w:eastAsiaTheme="minorEastAsia"/>
                <w:i w:val="0"/>
                <w:iCs w:val="0"/>
              </w:rPr>
              <w:t>、</w:t>
            </w:r>
            <w:r>
              <w:rPr>
                <w:rFonts w:eastAsiaTheme="minorEastAsia"/>
                <w:i w:val="0"/>
                <w:iCs w:val="0"/>
              </w:rPr>
              <w:t>1F015</w:t>
            </w:r>
          </w:p>
        </w:tc>
        <w:tc>
          <w:tcPr>
            <w:tcW w:w="1483" w:type="pct"/>
            <w:gridSpan w:val="2"/>
            <w:vAlign w:val="center"/>
          </w:tcPr>
          <w:p w14:paraId="518E4FAE">
            <w:pPr>
              <w:pStyle w:val="540"/>
              <w:jc w:val="center"/>
              <w:rPr>
                <w:rFonts w:eastAsiaTheme="minorEastAsia"/>
                <w:i w:val="0"/>
                <w:iCs w:val="0"/>
              </w:rPr>
            </w:pPr>
            <w:r>
              <w:rPr>
                <w:rFonts w:eastAsiaTheme="minorEastAsia"/>
                <w:i w:val="0"/>
                <w:iCs w:val="0"/>
              </w:rPr>
              <w:t>1M011</w:t>
            </w:r>
            <w:r>
              <w:rPr>
                <w:rFonts w:hint="eastAsia" w:eastAsiaTheme="minorEastAsia"/>
                <w:i w:val="0"/>
                <w:iCs w:val="0"/>
              </w:rPr>
              <w:t>、</w:t>
            </w:r>
            <w:r>
              <w:rPr>
                <w:rFonts w:eastAsiaTheme="minorEastAsia"/>
                <w:i w:val="0"/>
                <w:iCs w:val="0"/>
              </w:rPr>
              <w:t>1M012</w:t>
            </w:r>
            <w:r>
              <w:rPr>
                <w:rFonts w:hint="eastAsia" w:eastAsiaTheme="minorEastAsia"/>
                <w:i w:val="0"/>
                <w:iCs w:val="0"/>
              </w:rPr>
              <w:t>、</w:t>
            </w:r>
            <w:r>
              <w:rPr>
                <w:rFonts w:eastAsiaTheme="minorEastAsia"/>
                <w:i w:val="0"/>
                <w:iCs w:val="0"/>
              </w:rPr>
              <w:t>1M013</w:t>
            </w:r>
            <w:r>
              <w:rPr>
                <w:rFonts w:hint="eastAsia" w:eastAsiaTheme="minorEastAsia"/>
                <w:i w:val="0"/>
                <w:iCs w:val="0"/>
              </w:rPr>
              <w:t>、</w:t>
            </w:r>
            <w:r>
              <w:rPr>
                <w:rFonts w:eastAsiaTheme="minorEastAsia"/>
                <w:i w:val="0"/>
                <w:iCs w:val="0"/>
              </w:rPr>
              <w:t>1M014</w:t>
            </w:r>
            <w:r>
              <w:rPr>
                <w:rFonts w:hint="eastAsia" w:eastAsiaTheme="minorEastAsia"/>
                <w:i w:val="0"/>
                <w:iCs w:val="0"/>
              </w:rPr>
              <w:t>、</w:t>
            </w:r>
            <w:r>
              <w:rPr>
                <w:rFonts w:eastAsiaTheme="minorEastAsia"/>
                <w:i w:val="0"/>
                <w:iCs w:val="0"/>
              </w:rPr>
              <w:t>1M015</w:t>
            </w:r>
          </w:p>
        </w:tc>
        <w:tc>
          <w:tcPr>
            <w:tcW w:w="636" w:type="pct"/>
            <w:vAlign w:val="center"/>
          </w:tcPr>
          <w:p w14:paraId="5B93B507">
            <w:pPr>
              <w:pStyle w:val="540"/>
              <w:jc w:val="center"/>
              <w:rPr>
                <w:rFonts w:eastAsiaTheme="minorEastAsia"/>
                <w:i w:val="0"/>
                <w:iCs w:val="0"/>
              </w:rPr>
            </w:pPr>
            <w:r>
              <w:rPr>
                <w:rFonts w:hint="eastAsia" w:eastAsiaTheme="minorEastAsia"/>
                <w:i w:val="0"/>
                <w:iCs w:val="0"/>
              </w:rPr>
              <w:t>恢复期结束（</w:t>
            </w:r>
            <w:r>
              <w:rPr>
                <w:rFonts w:eastAsiaTheme="minorEastAsia"/>
                <w:i w:val="0"/>
                <w:iCs w:val="0"/>
              </w:rPr>
              <w:t>DXX</w:t>
            </w:r>
            <w:r>
              <w:rPr>
                <w:rFonts w:hint="eastAsia" w:eastAsiaTheme="minorEastAsia"/>
                <w:i w:val="0"/>
                <w:iCs w:val="0"/>
              </w:rPr>
              <w:t>）</w:t>
            </w:r>
          </w:p>
        </w:tc>
      </w:tr>
      <w:tr w14:paraId="4BBC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54" w:hRule="atLeast"/>
          <w:jc w:val="center"/>
        </w:trPr>
        <w:tc>
          <w:tcPr>
            <w:tcW w:w="318" w:type="pct"/>
            <w:vMerge w:val="continue"/>
            <w:vAlign w:val="center"/>
          </w:tcPr>
          <w:p w14:paraId="019DA178">
            <w:pPr>
              <w:pStyle w:val="540"/>
              <w:jc w:val="center"/>
              <w:rPr>
                <w:rFonts w:eastAsiaTheme="minorEastAsia"/>
                <w:i w:val="0"/>
                <w:iCs w:val="0"/>
              </w:rPr>
            </w:pPr>
          </w:p>
        </w:tc>
        <w:tc>
          <w:tcPr>
            <w:tcW w:w="542" w:type="pct"/>
            <w:vMerge w:val="continue"/>
            <w:vAlign w:val="center"/>
          </w:tcPr>
          <w:p w14:paraId="17483CA2">
            <w:pPr>
              <w:pStyle w:val="540"/>
              <w:jc w:val="center"/>
              <w:rPr>
                <w:rFonts w:eastAsiaTheme="minorEastAsia"/>
                <w:i w:val="0"/>
                <w:iCs w:val="0"/>
              </w:rPr>
            </w:pPr>
          </w:p>
        </w:tc>
        <w:tc>
          <w:tcPr>
            <w:tcW w:w="461" w:type="pct"/>
            <w:vAlign w:val="center"/>
          </w:tcPr>
          <w:p w14:paraId="494AC3A1">
            <w:pPr>
              <w:pStyle w:val="540"/>
              <w:jc w:val="center"/>
              <w:rPr>
                <w:rFonts w:eastAsiaTheme="minorEastAsia"/>
                <w:i w:val="0"/>
                <w:iCs w:val="0"/>
              </w:rPr>
            </w:pPr>
            <w:r>
              <w:rPr>
                <w:rFonts w:eastAsiaTheme="minorEastAsia"/>
                <w:i w:val="0"/>
                <w:iCs w:val="0"/>
              </w:rPr>
              <w:t>6</w:t>
            </w:r>
          </w:p>
        </w:tc>
        <w:tc>
          <w:tcPr>
            <w:tcW w:w="1560" w:type="pct"/>
            <w:vAlign w:val="center"/>
          </w:tcPr>
          <w:p w14:paraId="543FE658">
            <w:pPr>
              <w:pStyle w:val="540"/>
              <w:jc w:val="center"/>
              <w:rPr>
                <w:rFonts w:eastAsiaTheme="minorEastAsia"/>
                <w:i w:val="0"/>
                <w:iCs w:val="0"/>
              </w:rPr>
            </w:pPr>
            <w:r>
              <w:rPr>
                <w:rFonts w:eastAsiaTheme="minorEastAsia"/>
                <w:i w:val="0"/>
                <w:iCs w:val="0"/>
              </w:rPr>
              <w:t>1F016</w:t>
            </w:r>
            <w:r>
              <w:rPr>
                <w:rFonts w:hint="eastAsia" w:eastAsiaTheme="minorEastAsia"/>
                <w:i w:val="0"/>
                <w:iCs w:val="0"/>
              </w:rPr>
              <w:t>、</w:t>
            </w:r>
            <w:r>
              <w:rPr>
                <w:rFonts w:eastAsiaTheme="minorEastAsia"/>
                <w:i w:val="0"/>
                <w:iCs w:val="0"/>
              </w:rPr>
              <w:t>1F017</w:t>
            </w:r>
            <w:r>
              <w:rPr>
                <w:rFonts w:hint="eastAsia" w:eastAsiaTheme="minorEastAsia"/>
                <w:i w:val="0"/>
                <w:iCs w:val="0"/>
              </w:rPr>
              <w:t>、</w:t>
            </w:r>
            <w:r>
              <w:rPr>
                <w:rFonts w:eastAsiaTheme="minorEastAsia"/>
                <w:i w:val="0"/>
                <w:iCs w:val="0"/>
              </w:rPr>
              <w:t>1F018</w:t>
            </w:r>
          </w:p>
        </w:tc>
        <w:tc>
          <w:tcPr>
            <w:tcW w:w="1483" w:type="pct"/>
            <w:gridSpan w:val="2"/>
            <w:vAlign w:val="center"/>
          </w:tcPr>
          <w:p w14:paraId="3274A0E0">
            <w:pPr>
              <w:pStyle w:val="540"/>
              <w:jc w:val="center"/>
              <w:rPr>
                <w:rFonts w:eastAsiaTheme="minorEastAsia"/>
                <w:i w:val="0"/>
                <w:iCs w:val="0"/>
              </w:rPr>
            </w:pPr>
            <w:r>
              <w:rPr>
                <w:rFonts w:eastAsiaTheme="minorEastAsia"/>
                <w:i w:val="0"/>
                <w:iCs w:val="0"/>
              </w:rPr>
              <w:t>1M016</w:t>
            </w:r>
            <w:r>
              <w:rPr>
                <w:rFonts w:hint="eastAsia" w:eastAsiaTheme="minorEastAsia"/>
                <w:i w:val="0"/>
                <w:iCs w:val="0"/>
              </w:rPr>
              <w:t>、</w:t>
            </w:r>
            <w:r>
              <w:rPr>
                <w:rFonts w:eastAsiaTheme="minorEastAsia"/>
                <w:i w:val="0"/>
                <w:iCs w:val="0"/>
              </w:rPr>
              <w:t>1M017</w:t>
            </w:r>
            <w:r>
              <w:rPr>
                <w:rFonts w:hint="eastAsia" w:eastAsiaTheme="minorEastAsia"/>
                <w:i w:val="0"/>
                <w:iCs w:val="0"/>
              </w:rPr>
              <w:t>、</w:t>
            </w:r>
            <w:r>
              <w:rPr>
                <w:rFonts w:eastAsiaTheme="minorEastAsia"/>
                <w:i w:val="0"/>
                <w:iCs w:val="0"/>
              </w:rPr>
              <w:t>1M018</w:t>
            </w:r>
          </w:p>
        </w:tc>
        <w:tc>
          <w:tcPr>
            <w:tcW w:w="636" w:type="pct"/>
            <w:vAlign w:val="center"/>
          </w:tcPr>
          <w:p w14:paraId="3F4C8239">
            <w:pPr>
              <w:pStyle w:val="540"/>
              <w:jc w:val="center"/>
              <w:rPr>
                <w:rFonts w:eastAsiaTheme="minorEastAsia"/>
                <w:i w:val="0"/>
                <w:iCs w:val="0"/>
              </w:rPr>
            </w:pPr>
            <w:r>
              <w:rPr>
                <w:rFonts w:hint="eastAsia" w:eastAsiaTheme="minorEastAsia"/>
                <w:i w:val="0"/>
                <w:iCs w:val="0"/>
              </w:rPr>
              <w:t>首次</w:t>
            </w:r>
          </w:p>
          <w:p w14:paraId="752C9E2B">
            <w:pPr>
              <w:pStyle w:val="540"/>
              <w:jc w:val="center"/>
              <w:rPr>
                <w:rFonts w:eastAsiaTheme="minorEastAsia"/>
                <w:i w:val="0"/>
                <w:iCs w:val="0"/>
              </w:rPr>
            </w:pPr>
            <w:r>
              <w:rPr>
                <w:rFonts w:hint="eastAsia" w:eastAsiaTheme="minorEastAsia"/>
                <w:i w:val="0"/>
                <w:iCs w:val="0"/>
              </w:rPr>
              <w:t>毒代</w:t>
            </w:r>
          </w:p>
        </w:tc>
      </w:tr>
      <w:tr w14:paraId="5FD3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54" w:hRule="atLeast"/>
          <w:jc w:val="center"/>
        </w:trPr>
        <w:tc>
          <w:tcPr>
            <w:tcW w:w="318" w:type="pct"/>
            <w:vMerge w:val="continue"/>
            <w:vAlign w:val="center"/>
          </w:tcPr>
          <w:p w14:paraId="25FE536B">
            <w:pPr>
              <w:pStyle w:val="540"/>
              <w:jc w:val="center"/>
              <w:rPr>
                <w:rFonts w:eastAsiaTheme="minorEastAsia"/>
                <w:i w:val="0"/>
                <w:iCs w:val="0"/>
              </w:rPr>
            </w:pPr>
          </w:p>
        </w:tc>
        <w:tc>
          <w:tcPr>
            <w:tcW w:w="542" w:type="pct"/>
            <w:vMerge w:val="continue"/>
            <w:vAlign w:val="center"/>
          </w:tcPr>
          <w:p w14:paraId="28D30331">
            <w:pPr>
              <w:pStyle w:val="540"/>
              <w:jc w:val="center"/>
              <w:rPr>
                <w:rFonts w:eastAsiaTheme="minorEastAsia"/>
                <w:i w:val="0"/>
                <w:iCs w:val="0"/>
              </w:rPr>
            </w:pPr>
          </w:p>
        </w:tc>
        <w:tc>
          <w:tcPr>
            <w:tcW w:w="461" w:type="pct"/>
            <w:vAlign w:val="center"/>
          </w:tcPr>
          <w:p w14:paraId="422E480A">
            <w:pPr>
              <w:pStyle w:val="540"/>
              <w:jc w:val="center"/>
              <w:rPr>
                <w:rFonts w:eastAsiaTheme="minorEastAsia"/>
                <w:i w:val="0"/>
                <w:iCs w:val="0"/>
              </w:rPr>
            </w:pPr>
            <w:r>
              <w:rPr>
                <w:rFonts w:eastAsiaTheme="minorEastAsia"/>
                <w:i w:val="0"/>
                <w:iCs w:val="0"/>
              </w:rPr>
              <w:t>6</w:t>
            </w:r>
          </w:p>
        </w:tc>
        <w:tc>
          <w:tcPr>
            <w:tcW w:w="1560" w:type="pct"/>
            <w:vAlign w:val="center"/>
          </w:tcPr>
          <w:p w14:paraId="048E8E4A">
            <w:pPr>
              <w:pStyle w:val="540"/>
              <w:jc w:val="center"/>
              <w:rPr>
                <w:rFonts w:eastAsiaTheme="minorEastAsia"/>
                <w:i w:val="0"/>
                <w:iCs w:val="0"/>
              </w:rPr>
            </w:pPr>
            <w:r>
              <w:rPr>
                <w:rFonts w:eastAsiaTheme="minorEastAsia"/>
                <w:i w:val="0"/>
                <w:iCs w:val="0"/>
              </w:rPr>
              <w:t>1F019</w:t>
            </w:r>
            <w:r>
              <w:rPr>
                <w:rFonts w:hint="eastAsia" w:eastAsiaTheme="minorEastAsia"/>
                <w:i w:val="0"/>
                <w:iCs w:val="0"/>
              </w:rPr>
              <w:t>、</w:t>
            </w:r>
            <w:r>
              <w:rPr>
                <w:rFonts w:eastAsiaTheme="minorEastAsia"/>
                <w:i w:val="0"/>
                <w:iCs w:val="0"/>
              </w:rPr>
              <w:t>1F020</w:t>
            </w:r>
            <w:r>
              <w:rPr>
                <w:rFonts w:hint="eastAsia" w:eastAsiaTheme="minorEastAsia"/>
                <w:i w:val="0"/>
                <w:iCs w:val="0"/>
              </w:rPr>
              <w:t>、</w:t>
            </w:r>
            <w:r>
              <w:rPr>
                <w:rFonts w:eastAsiaTheme="minorEastAsia"/>
                <w:i w:val="0"/>
                <w:iCs w:val="0"/>
              </w:rPr>
              <w:t>1F021</w:t>
            </w:r>
          </w:p>
        </w:tc>
        <w:tc>
          <w:tcPr>
            <w:tcW w:w="1483" w:type="pct"/>
            <w:gridSpan w:val="2"/>
            <w:vAlign w:val="center"/>
          </w:tcPr>
          <w:p w14:paraId="6BF55A83">
            <w:pPr>
              <w:pStyle w:val="540"/>
              <w:jc w:val="center"/>
              <w:rPr>
                <w:rFonts w:eastAsiaTheme="minorEastAsia"/>
                <w:i w:val="0"/>
                <w:iCs w:val="0"/>
              </w:rPr>
            </w:pPr>
            <w:r>
              <w:rPr>
                <w:rFonts w:eastAsiaTheme="minorEastAsia"/>
                <w:i w:val="0"/>
                <w:iCs w:val="0"/>
              </w:rPr>
              <w:t>1M019</w:t>
            </w:r>
            <w:r>
              <w:rPr>
                <w:rFonts w:hint="eastAsia" w:eastAsiaTheme="minorEastAsia"/>
                <w:i w:val="0"/>
                <w:iCs w:val="0"/>
              </w:rPr>
              <w:t>、</w:t>
            </w:r>
            <w:r>
              <w:rPr>
                <w:rFonts w:eastAsiaTheme="minorEastAsia"/>
                <w:i w:val="0"/>
                <w:iCs w:val="0"/>
              </w:rPr>
              <w:t>1M020</w:t>
            </w:r>
            <w:r>
              <w:rPr>
                <w:rFonts w:hint="eastAsia" w:eastAsiaTheme="minorEastAsia"/>
                <w:i w:val="0"/>
                <w:iCs w:val="0"/>
              </w:rPr>
              <w:t>、</w:t>
            </w:r>
            <w:r>
              <w:rPr>
                <w:rFonts w:eastAsiaTheme="minorEastAsia"/>
                <w:i w:val="0"/>
                <w:iCs w:val="0"/>
              </w:rPr>
              <w:t>1M021</w:t>
            </w:r>
          </w:p>
        </w:tc>
        <w:tc>
          <w:tcPr>
            <w:tcW w:w="636" w:type="pct"/>
            <w:vAlign w:val="center"/>
          </w:tcPr>
          <w:p w14:paraId="3E9E452E">
            <w:pPr>
              <w:pStyle w:val="540"/>
              <w:jc w:val="center"/>
              <w:rPr>
                <w:rFonts w:eastAsiaTheme="minorEastAsia"/>
                <w:i w:val="0"/>
                <w:iCs w:val="0"/>
              </w:rPr>
            </w:pPr>
            <w:r>
              <w:rPr>
                <w:rFonts w:hint="eastAsia" w:eastAsiaTheme="minorEastAsia"/>
                <w:i w:val="0"/>
                <w:iCs w:val="0"/>
              </w:rPr>
              <w:t>末次</w:t>
            </w:r>
          </w:p>
          <w:p w14:paraId="58D0DDA3">
            <w:pPr>
              <w:pStyle w:val="540"/>
              <w:jc w:val="center"/>
              <w:rPr>
                <w:rFonts w:eastAsiaTheme="minorEastAsia"/>
                <w:i w:val="0"/>
                <w:iCs w:val="0"/>
              </w:rPr>
            </w:pPr>
            <w:r>
              <w:rPr>
                <w:rFonts w:hint="eastAsia" w:eastAsiaTheme="minorEastAsia"/>
                <w:i w:val="0"/>
                <w:iCs w:val="0"/>
              </w:rPr>
              <w:t>毒代</w:t>
            </w:r>
          </w:p>
        </w:tc>
      </w:tr>
      <w:tr w14:paraId="1048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3" w:hRule="atLeast"/>
          <w:jc w:val="center"/>
        </w:trPr>
        <w:tc>
          <w:tcPr>
            <w:tcW w:w="318" w:type="pct"/>
            <w:vMerge w:val="restart"/>
            <w:vAlign w:val="center"/>
          </w:tcPr>
          <w:p w14:paraId="51EB5F06">
            <w:pPr>
              <w:pStyle w:val="540"/>
              <w:jc w:val="center"/>
              <w:rPr>
                <w:rFonts w:eastAsiaTheme="minorEastAsia"/>
                <w:i w:val="0"/>
                <w:iCs w:val="0"/>
              </w:rPr>
            </w:pPr>
            <w:r>
              <w:rPr>
                <w:rFonts w:eastAsiaTheme="minorEastAsia"/>
                <w:i w:val="0"/>
                <w:iCs w:val="0"/>
              </w:rPr>
              <w:t>2</w:t>
            </w:r>
          </w:p>
        </w:tc>
        <w:tc>
          <w:tcPr>
            <w:tcW w:w="542" w:type="pct"/>
            <w:vMerge w:val="restart"/>
            <w:vAlign w:val="center"/>
          </w:tcPr>
          <w:p w14:paraId="4DA95779">
            <w:pPr>
              <w:pStyle w:val="540"/>
              <w:jc w:val="center"/>
              <w:rPr>
                <w:rFonts w:eastAsiaTheme="minorEastAsia"/>
                <w:i w:val="0"/>
                <w:iCs w:val="0"/>
              </w:rPr>
            </w:pPr>
            <w:r>
              <w:rPr>
                <w:rFonts w:eastAsiaTheme="minorEastAsia"/>
                <w:i w:val="0"/>
                <w:iCs w:val="0"/>
              </w:rPr>
              <w:t>XXX</w:t>
            </w:r>
          </w:p>
          <w:p w14:paraId="748DA52E">
            <w:pPr>
              <w:pStyle w:val="540"/>
              <w:jc w:val="center"/>
              <w:rPr>
                <w:rFonts w:eastAsiaTheme="minorEastAsia"/>
                <w:i w:val="0"/>
                <w:iCs w:val="0"/>
              </w:rPr>
            </w:pPr>
            <w:r>
              <w:rPr>
                <w:rFonts w:hint="eastAsia" w:eastAsiaTheme="minorEastAsia"/>
                <w:i w:val="0"/>
                <w:iCs w:val="0"/>
              </w:rPr>
              <w:t>低剂量组</w:t>
            </w:r>
          </w:p>
        </w:tc>
        <w:tc>
          <w:tcPr>
            <w:tcW w:w="461" w:type="pct"/>
            <w:vAlign w:val="center"/>
          </w:tcPr>
          <w:p w14:paraId="7906C8F3">
            <w:pPr>
              <w:pStyle w:val="540"/>
              <w:jc w:val="center"/>
              <w:rPr>
                <w:rFonts w:eastAsiaTheme="minorEastAsia"/>
                <w:i w:val="0"/>
                <w:iCs w:val="0"/>
              </w:rPr>
            </w:pPr>
            <w:r>
              <w:rPr>
                <w:rFonts w:eastAsiaTheme="minorEastAsia"/>
                <w:i w:val="0"/>
                <w:iCs w:val="0"/>
              </w:rPr>
              <w:t>20</w:t>
            </w:r>
          </w:p>
        </w:tc>
        <w:tc>
          <w:tcPr>
            <w:tcW w:w="1566" w:type="pct"/>
            <w:gridSpan w:val="2"/>
            <w:vAlign w:val="center"/>
          </w:tcPr>
          <w:p w14:paraId="1457FA35">
            <w:pPr>
              <w:pStyle w:val="540"/>
              <w:jc w:val="center"/>
              <w:rPr>
                <w:rFonts w:eastAsiaTheme="minorEastAsia"/>
                <w:i w:val="0"/>
                <w:iCs w:val="0"/>
              </w:rPr>
            </w:pPr>
            <w:r>
              <w:rPr>
                <w:rFonts w:eastAsiaTheme="minorEastAsia"/>
                <w:i w:val="0"/>
                <w:iCs w:val="0"/>
              </w:rPr>
              <w:t>2F001</w:t>
            </w:r>
            <w:r>
              <w:rPr>
                <w:rFonts w:hint="eastAsia" w:eastAsiaTheme="minorEastAsia"/>
                <w:i w:val="0"/>
                <w:iCs w:val="0"/>
              </w:rPr>
              <w:t>、</w:t>
            </w:r>
            <w:r>
              <w:rPr>
                <w:rFonts w:eastAsiaTheme="minorEastAsia"/>
                <w:i w:val="0"/>
                <w:iCs w:val="0"/>
              </w:rPr>
              <w:t>2F002</w:t>
            </w:r>
            <w:r>
              <w:rPr>
                <w:rFonts w:hint="eastAsia" w:eastAsiaTheme="minorEastAsia"/>
                <w:i w:val="0"/>
                <w:iCs w:val="0"/>
              </w:rPr>
              <w:t>、</w:t>
            </w:r>
            <w:r>
              <w:rPr>
                <w:rFonts w:eastAsiaTheme="minorEastAsia"/>
                <w:i w:val="0"/>
                <w:iCs w:val="0"/>
              </w:rPr>
              <w:t>2F003</w:t>
            </w:r>
            <w:r>
              <w:rPr>
                <w:rFonts w:hint="eastAsia" w:eastAsiaTheme="minorEastAsia"/>
                <w:i w:val="0"/>
                <w:iCs w:val="0"/>
              </w:rPr>
              <w:t>、</w:t>
            </w:r>
            <w:r>
              <w:rPr>
                <w:rFonts w:eastAsiaTheme="minorEastAsia"/>
                <w:i w:val="0"/>
                <w:iCs w:val="0"/>
              </w:rPr>
              <w:t>2F004</w:t>
            </w:r>
            <w:r>
              <w:rPr>
                <w:rFonts w:hint="eastAsia" w:eastAsiaTheme="minorEastAsia"/>
                <w:i w:val="0"/>
                <w:iCs w:val="0"/>
              </w:rPr>
              <w:t>、</w:t>
            </w:r>
            <w:r>
              <w:rPr>
                <w:rFonts w:eastAsiaTheme="minorEastAsia"/>
                <w:i w:val="0"/>
                <w:iCs w:val="0"/>
              </w:rPr>
              <w:t>2F005</w:t>
            </w:r>
            <w:r>
              <w:rPr>
                <w:rFonts w:hint="eastAsia" w:eastAsiaTheme="minorEastAsia"/>
                <w:i w:val="0"/>
                <w:iCs w:val="0"/>
              </w:rPr>
              <w:t>、</w:t>
            </w:r>
            <w:r>
              <w:rPr>
                <w:rFonts w:eastAsiaTheme="minorEastAsia"/>
                <w:i w:val="0"/>
                <w:iCs w:val="0"/>
              </w:rPr>
              <w:t>2F006</w:t>
            </w:r>
            <w:r>
              <w:rPr>
                <w:rFonts w:hint="eastAsia" w:eastAsiaTheme="minorEastAsia"/>
                <w:i w:val="0"/>
                <w:iCs w:val="0"/>
              </w:rPr>
              <w:t>、</w:t>
            </w:r>
            <w:r>
              <w:rPr>
                <w:rFonts w:eastAsiaTheme="minorEastAsia"/>
                <w:i w:val="0"/>
                <w:iCs w:val="0"/>
              </w:rPr>
              <w:t>2F007</w:t>
            </w:r>
            <w:r>
              <w:rPr>
                <w:rFonts w:hint="eastAsia" w:eastAsiaTheme="minorEastAsia"/>
                <w:i w:val="0"/>
                <w:iCs w:val="0"/>
              </w:rPr>
              <w:t>、</w:t>
            </w:r>
          </w:p>
          <w:p w14:paraId="0E267456">
            <w:pPr>
              <w:pStyle w:val="540"/>
              <w:jc w:val="center"/>
              <w:rPr>
                <w:rFonts w:eastAsiaTheme="minorEastAsia"/>
                <w:i w:val="0"/>
                <w:iCs w:val="0"/>
              </w:rPr>
            </w:pPr>
            <w:r>
              <w:rPr>
                <w:rFonts w:eastAsiaTheme="minorEastAsia"/>
                <w:i w:val="0"/>
                <w:iCs w:val="0"/>
              </w:rPr>
              <w:t>2F08</w:t>
            </w:r>
            <w:r>
              <w:rPr>
                <w:rFonts w:hint="eastAsia" w:eastAsiaTheme="minorEastAsia"/>
                <w:i w:val="0"/>
                <w:iCs w:val="0"/>
              </w:rPr>
              <w:t>、</w:t>
            </w:r>
            <w:r>
              <w:rPr>
                <w:rFonts w:eastAsiaTheme="minorEastAsia"/>
                <w:i w:val="0"/>
                <w:iCs w:val="0"/>
              </w:rPr>
              <w:t>2F009</w:t>
            </w:r>
            <w:r>
              <w:rPr>
                <w:rFonts w:hint="eastAsia" w:eastAsiaTheme="minorEastAsia"/>
                <w:i w:val="0"/>
                <w:iCs w:val="0"/>
              </w:rPr>
              <w:t>、</w:t>
            </w:r>
            <w:r>
              <w:rPr>
                <w:rFonts w:eastAsiaTheme="minorEastAsia"/>
                <w:i w:val="0"/>
                <w:iCs w:val="0"/>
              </w:rPr>
              <w:t>2F010</w:t>
            </w:r>
          </w:p>
        </w:tc>
        <w:tc>
          <w:tcPr>
            <w:tcW w:w="1477" w:type="pct"/>
            <w:vAlign w:val="center"/>
          </w:tcPr>
          <w:p w14:paraId="7449B9BE">
            <w:pPr>
              <w:pStyle w:val="540"/>
              <w:jc w:val="center"/>
              <w:rPr>
                <w:rFonts w:eastAsiaTheme="minorEastAsia"/>
                <w:i w:val="0"/>
                <w:iCs w:val="0"/>
              </w:rPr>
            </w:pPr>
            <w:r>
              <w:rPr>
                <w:rFonts w:eastAsiaTheme="minorEastAsia"/>
                <w:i w:val="0"/>
                <w:iCs w:val="0"/>
              </w:rPr>
              <w:t>2M001</w:t>
            </w:r>
            <w:r>
              <w:rPr>
                <w:rFonts w:hint="eastAsia" w:eastAsiaTheme="minorEastAsia"/>
                <w:i w:val="0"/>
                <w:iCs w:val="0"/>
              </w:rPr>
              <w:t>、</w:t>
            </w:r>
            <w:r>
              <w:rPr>
                <w:rFonts w:eastAsiaTheme="minorEastAsia"/>
                <w:i w:val="0"/>
                <w:iCs w:val="0"/>
              </w:rPr>
              <w:t>2M002</w:t>
            </w:r>
            <w:r>
              <w:rPr>
                <w:rFonts w:hint="eastAsia" w:eastAsiaTheme="minorEastAsia"/>
                <w:i w:val="0"/>
                <w:iCs w:val="0"/>
              </w:rPr>
              <w:t>、</w:t>
            </w:r>
            <w:r>
              <w:rPr>
                <w:rFonts w:eastAsiaTheme="minorEastAsia"/>
                <w:i w:val="0"/>
                <w:iCs w:val="0"/>
              </w:rPr>
              <w:t>2M003</w:t>
            </w:r>
            <w:r>
              <w:rPr>
                <w:rFonts w:hint="eastAsia" w:eastAsiaTheme="minorEastAsia"/>
                <w:i w:val="0"/>
                <w:iCs w:val="0"/>
              </w:rPr>
              <w:t>、</w:t>
            </w:r>
            <w:r>
              <w:rPr>
                <w:rFonts w:eastAsiaTheme="minorEastAsia"/>
                <w:i w:val="0"/>
                <w:iCs w:val="0"/>
              </w:rPr>
              <w:t>2M004</w:t>
            </w:r>
            <w:r>
              <w:rPr>
                <w:rFonts w:hint="eastAsia" w:eastAsiaTheme="minorEastAsia"/>
                <w:i w:val="0"/>
                <w:iCs w:val="0"/>
              </w:rPr>
              <w:t>、</w:t>
            </w:r>
            <w:r>
              <w:rPr>
                <w:rFonts w:eastAsiaTheme="minorEastAsia"/>
                <w:i w:val="0"/>
                <w:iCs w:val="0"/>
              </w:rPr>
              <w:t>2M005</w:t>
            </w:r>
            <w:r>
              <w:rPr>
                <w:rFonts w:hint="eastAsia" w:eastAsiaTheme="minorEastAsia"/>
                <w:i w:val="0"/>
                <w:iCs w:val="0"/>
              </w:rPr>
              <w:t>、</w:t>
            </w:r>
            <w:r>
              <w:rPr>
                <w:rFonts w:eastAsiaTheme="minorEastAsia"/>
                <w:i w:val="0"/>
                <w:iCs w:val="0"/>
              </w:rPr>
              <w:t>2M006</w:t>
            </w:r>
            <w:r>
              <w:rPr>
                <w:rFonts w:hint="eastAsia" w:eastAsiaTheme="minorEastAsia"/>
                <w:i w:val="0"/>
                <w:iCs w:val="0"/>
              </w:rPr>
              <w:t>、</w:t>
            </w:r>
            <w:r>
              <w:rPr>
                <w:rFonts w:eastAsiaTheme="minorEastAsia"/>
                <w:i w:val="0"/>
                <w:iCs w:val="0"/>
              </w:rPr>
              <w:t>2M007</w:t>
            </w:r>
            <w:r>
              <w:rPr>
                <w:rFonts w:hint="eastAsia" w:eastAsiaTheme="minorEastAsia"/>
                <w:i w:val="0"/>
                <w:iCs w:val="0"/>
              </w:rPr>
              <w:t>、</w:t>
            </w:r>
          </w:p>
          <w:p w14:paraId="4B679832">
            <w:pPr>
              <w:pStyle w:val="540"/>
              <w:jc w:val="center"/>
              <w:rPr>
                <w:rFonts w:eastAsiaTheme="minorEastAsia"/>
                <w:i w:val="0"/>
                <w:iCs w:val="0"/>
              </w:rPr>
            </w:pPr>
            <w:r>
              <w:rPr>
                <w:rFonts w:eastAsiaTheme="minorEastAsia"/>
                <w:i w:val="0"/>
                <w:iCs w:val="0"/>
              </w:rPr>
              <w:t>2M08</w:t>
            </w:r>
            <w:r>
              <w:rPr>
                <w:rFonts w:hint="eastAsia" w:eastAsiaTheme="minorEastAsia"/>
                <w:i w:val="0"/>
                <w:iCs w:val="0"/>
              </w:rPr>
              <w:t>、</w:t>
            </w:r>
            <w:r>
              <w:rPr>
                <w:rFonts w:eastAsiaTheme="minorEastAsia"/>
                <w:i w:val="0"/>
                <w:iCs w:val="0"/>
              </w:rPr>
              <w:t>2M009</w:t>
            </w:r>
            <w:r>
              <w:rPr>
                <w:rFonts w:hint="eastAsia" w:eastAsiaTheme="minorEastAsia"/>
                <w:i w:val="0"/>
                <w:iCs w:val="0"/>
              </w:rPr>
              <w:t>、</w:t>
            </w:r>
            <w:r>
              <w:rPr>
                <w:rFonts w:eastAsiaTheme="minorEastAsia"/>
                <w:i w:val="0"/>
                <w:iCs w:val="0"/>
              </w:rPr>
              <w:t>2M010</w:t>
            </w:r>
          </w:p>
        </w:tc>
        <w:tc>
          <w:tcPr>
            <w:tcW w:w="636" w:type="pct"/>
            <w:vAlign w:val="center"/>
          </w:tcPr>
          <w:p w14:paraId="60469ED6">
            <w:pPr>
              <w:pStyle w:val="540"/>
              <w:jc w:val="center"/>
              <w:rPr>
                <w:rFonts w:eastAsiaTheme="minorEastAsia"/>
                <w:i w:val="0"/>
                <w:iCs w:val="0"/>
              </w:rPr>
            </w:pPr>
            <w:r>
              <w:rPr>
                <w:rFonts w:hint="eastAsia" w:eastAsiaTheme="minorEastAsia"/>
                <w:i w:val="0"/>
                <w:iCs w:val="0"/>
              </w:rPr>
              <w:t>给药结束（</w:t>
            </w:r>
            <w:r>
              <w:rPr>
                <w:rFonts w:eastAsiaTheme="minorEastAsia"/>
                <w:i w:val="0"/>
                <w:iCs w:val="0"/>
              </w:rPr>
              <w:t>DXX</w:t>
            </w:r>
            <w:r>
              <w:rPr>
                <w:rFonts w:hint="eastAsia" w:eastAsiaTheme="minorEastAsia"/>
                <w:i w:val="0"/>
                <w:iCs w:val="0"/>
              </w:rPr>
              <w:t>）</w:t>
            </w:r>
          </w:p>
        </w:tc>
      </w:tr>
      <w:tr w14:paraId="0B21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3" w:hRule="atLeast"/>
          <w:jc w:val="center"/>
        </w:trPr>
        <w:tc>
          <w:tcPr>
            <w:tcW w:w="318" w:type="pct"/>
            <w:vMerge w:val="continue"/>
            <w:vAlign w:val="center"/>
          </w:tcPr>
          <w:p w14:paraId="45C14103">
            <w:pPr>
              <w:pStyle w:val="540"/>
              <w:jc w:val="center"/>
              <w:rPr>
                <w:rFonts w:eastAsiaTheme="minorEastAsia"/>
                <w:i w:val="0"/>
                <w:iCs w:val="0"/>
              </w:rPr>
            </w:pPr>
          </w:p>
        </w:tc>
        <w:tc>
          <w:tcPr>
            <w:tcW w:w="542" w:type="pct"/>
            <w:vMerge w:val="continue"/>
            <w:vAlign w:val="center"/>
          </w:tcPr>
          <w:p w14:paraId="21E7DBC5">
            <w:pPr>
              <w:pStyle w:val="540"/>
              <w:jc w:val="center"/>
              <w:rPr>
                <w:rFonts w:eastAsiaTheme="minorEastAsia"/>
                <w:i w:val="0"/>
                <w:iCs w:val="0"/>
              </w:rPr>
            </w:pPr>
          </w:p>
        </w:tc>
        <w:tc>
          <w:tcPr>
            <w:tcW w:w="461" w:type="pct"/>
            <w:vAlign w:val="center"/>
          </w:tcPr>
          <w:p w14:paraId="56E6D993">
            <w:pPr>
              <w:pStyle w:val="540"/>
              <w:jc w:val="center"/>
              <w:rPr>
                <w:rFonts w:eastAsiaTheme="minorEastAsia"/>
                <w:i w:val="0"/>
                <w:iCs w:val="0"/>
              </w:rPr>
            </w:pPr>
            <w:r>
              <w:rPr>
                <w:rFonts w:eastAsiaTheme="minorEastAsia"/>
                <w:i w:val="0"/>
                <w:iCs w:val="0"/>
              </w:rPr>
              <w:t>10</w:t>
            </w:r>
          </w:p>
        </w:tc>
        <w:tc>
          <w:tcPr>
            <w:tcW w:w="1566" w:type="pct"/>
            <w:gridSpan w:val="2"/>
            <w:vAlign w:val="center"/>
          </w:tcPr>
          <w:p w14:paraId="7135C167">
            <w:pPr>
              <w:pStyle w:val="540"/>
              <w:jc w:val="center"/>
              <w:rPr>
                <w:rFonts w:eastAsiaTheme="minorEastAsia"/>
                <w:i w:val="0"/>
                <w:iCs w:val="0"/>
              </w:rPr>
            </w:pPr>
            <w:r>
              <w:rPr>
                <w:rFonts w:eastAsiaTheme="minorEastAsia"/>
                <w:i w:val="0"/>
                <w:iCs w:val="0"/>
              </w:rPr>
              <w:t>2F011</w:t>
            </w:r>
            <w:r>
              <w:rPr>
                <w:rFonts w:hint="eastAsia" w:eastAsiaTheme="minorEastAsia"/>
                <w:i w:val="0"/>
                <w:iCs w:val="0"/>
              </w:rPr>
              <w:t>、</w:t>
            </w:r>
            <w:r>
              <w:rPr>
                <w:rFonts w:eastAsiaTheme="minorEastAsia"/>
                <w:i w:val="0"/>
                <w:iCs w:val="0"/>
              </w:rPr>
              <w:t>2F012</w:t>
            </w:r>
            <w:r>
              <w:rPr>
                <w:rFonts w:hint="eastAsia" w:eastAsiaTheme="minorEastAsia"/>
                <w:i w:val="0"/>
                <w:iCs w:val="0"/>
              </w:rPr>
              <w:t>、</w:t>
            </w:r>
            <w:r>
              <w:rPr>
                <w:rFonts w:eastAsiaTheme="minorEastAsia"/>
                <w:i w:val="0"/>
                <w:iCs w:val="0"/>
              </w:rPr>
              <w:t>2F013</w:t>
            </w:r>
            <w:r>
              <w:rPr>
                <w:rFonts w:hint="eastAsia" w:eastAsiaTheme="minorEastAsia"/>
                <w:i w:val="0"/>
                <w:iCs w:val="0"/>
              </w:rPr>
              <w:t>、</w:t>
            </w:r>
            <w:r>
              <w:rPr>
                <w:rFonts w:eastAsiaTheme="minorEastAsia"/>
                <w:i w:val="0"/>
                <w:iCs w:val="0"/>
              </w:rPr>
              <w:t>2F014</w:t>
            </w:r>
            <w:r>
              <w:rPr>
                <w:rFonts w:hint="eastAsia" w:eastAsiaTheme="minorEastAsia"/>
                <w:i w:val="0"/>
                <w:iCs w:val="0"/>
              </w:rPr>
              <w:t>、</w:t>
            </w:r>
            <w:r>
              <w:rPr>
                <w:rFonts w:eastAsiaTheme="minorEastAsia"/>
                <w:i w:val="0"/>
                <w:iCs w:val="0"/>
              </w:rPr>
              <w:t>2F015</w:t>
            </w:r>
          </w:p>
        </w:tc>
        <w:tc>
          <w:tcPr>
            <w:tcW w:w="1477" w:type="pct"/>
            <w:vAlign w:val="center"/>
          </w:tcPr>
          <w:p w14:paraId="364986ED">
            <w:pPr>
              <w:pStyle w:val="540"/>
              <w:jc w:val="center"/>
              <w:rPr>
                <w:rFonts w:eastAsiaTheme="minorEastAsia"/>
                <w:i w:val="0"/>
                <w:iCs w:val="0"/>
              </w:rPr>
            </w:pPr>
            <w:r>
              <w:rPr>
                <w:rFonts w:eastAsiaTheme="minorEastAsia"/>
                <w:i w:val="0"/>
                <w:iCs w:val="0"/>
              </w:rPr>
              <w:t>2M011</w:t>
            </w:r>
            <w:r>
              <w:rPr>
                <w:rFonts w:hint="eastAsia" w:eastAsiaTheme="minorEastAsia"/>
                <w:i w:val="0"/>
                <w:iCs w:val="0"/>
              </w:rPr>
              <w:t>、</w:t>
            </w:r>
            <w:r>
              <w:rPr>
                <w:rFonts w:eastAsiaTheme="minorEastAsia"/>
                <w:i w:val="0"/>
                <w:iCs w:val="0"/>
              </w:rPr>
              <w:t>2M012</w:t>
            </w:r>
            <w:r>
              <w:rPr>
                <w:rFonts w:hint="eastAsia" w:eastAsiaTheme="minorEastAsia"/>
                <w:i w:val="0"/>
                <w:iCs w:val="0"/>
              </w:rPr>
              <w:t>、</w:t>
            </w:r>
            <w:r>
              <w:rPr>
                <w:rFonts w:eastAsiaTheme="minorEastAsia"/>
                <w:i w:val="0"/>
                <w:iCs w:val="0"/>
              </w:rPr>
              <w:t>2M013</w:t>
            </w:r>
            <w:r>
              <w:rPr>
                <w:rFonts w:hint="eastAsia" w:eastAsiaTheme="minorEastAsia"/>
                <w:i w:val="0"/>
                <w:iCs w:val="0"/>
              </w:rPr>
              <w:t>、</w:t>
            </w:r>
            <w:r>
              <w:rPr>
                <w:rFonts w:eastAsiaTheme="minorEastAsia"/>
                <w:i w:val="0"/>
                <w:iCs w:val="0"/>
              </w:rPr>
              <w:t>2M014</w:t>
            </w:r>
            <w:r>
              <w:rPr>
                <w:rFonts w:hint="eastAsia" w:eastAsiaTheme="minorEastAsia"/>
                <w:i w:val="0"/>
                <w:iCs w:val="0"/>
              </w:rPr>
              <w:t>、</w:t>
            </w:r>
            <w:r>
              <w:rPr>
                <w:rFonts w:eastAsiaTheme="minorEastAsia"/>
                <w:i w:val="0"/>
                <w:iCs w:val="0"/>
              </w:rPr>
              <w:t>2M015</w:t>
            </w:r>
          </w:p>
        </w:tc>
        <w:tc>
          <w:tcPr>
            <w:tcW w:w="636" w:type="pct"/>
            <w:vAlign w:val="center"/>
          </w:tcPr>
          <w:p w14:paraId="3DCA0B56">
            <w:pPr>
              <w:pStyle w:val="540"/>
              <w:jc w:val="center"/>
              <w:rPr>
                <w:rFonts w:eastAsiaTheme="minorEastAsia"/>
                <w:i w:val="0"/>
                <w:iCs w:val="0"/>
              </w:rPr>
            </w:pPr>
            <w:r>
              <w:rPr>
                <w:rFonts w:hint="eastAsia" w:eastAsiaTheme="minorEastAsia"/>
                <w:i w:val="0"/>
                <w:iCs w:val="0"/>
              </w:rPr>
              <w:t>恢复期结束（</w:t>
            </w:r>
            <w:r>
              <w:rPr>
                <w:rFonts w:eastAsiaTheme="minorEastAsia"/>
                <w:i w:val="0"/>
                <w:iCs w:val="0"/>
              </w:rPr>
              <w:t>DXX</w:t>
            </w:r>
            <w:r>
              <w:rPr>
                <w:rFonts w:hint="eastAsia" w:eastAsiaTheme="minorEastAsia"/>
                <w:i w:val="0"/>
                <w:iCs w:val="0"/>
              </w:rPr>
              <w:t>）</w:t>
            </w:r>
          </w:p>
        </w:tc>
      </w:tr>
      <w:tr w14:paraId="6ABC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3" w:hRule="atLeast"/>
          <w:jc w:val="center"/>
        </w:trPr>
        <w:tc>
          <w:tcPr>
            <w:tcW w:w="318" w:type="pct"/>
            <w:vMerge w:val="continue"/>
            <w:vAlign w:val="center"/>
          </w:tcPr>
          <w:p w14:paraId="2A24CD30">
            <w:pPr>
              <w:pStyle w:val="540"/>
              <w:jc w:val="center"/>
              <w:rPr>
                <w:rFonts w:eastAsiaTheme="minorEastAsia"/>
                <w:i w:val="0"/>
                <w:iCs w:val="0"/>
              </w:rPr>
            </w:pPr>
          </w:p>
        </w:tc>
        <w:tc>
          <w:tcPr>
            <w:tcW w:w="542" w:type="pct"/>
            <w:vMerge w:val="continue"/>
            <w:vAlign w:val="center"/>
          </w:tcPr>
          <w:p w14:paraId="60E075AA">
            <w:pPr>
              <w:pStyle w:val="540"/>
              <w:jc w:val="center"/>
              <w:rPr>
                <w:rFonts w:eastAsiaTheme="minorEastAsia"/>
                <w:i w:val="0"/>
                <w:iCs w:val="0"/>
              </w:rPr>
            </w:pPr>
          </w:p>
        </w:tc>
        <w:tc>
          <w:tcPr>
            <w:tcW w:w="461" w:type="pct"/>
            <w:vAlign w:val="center"/>
          </w:tcPr>
          <w:p w14:paraId="1E0EE2B0">
            <w:pPr>
              <w:pStyle w:val="540"/>
              <w:jc w:val="center"/>
              <w:rPr>
                <w:rFonts w:eastAsiaTheme="minorEastAsia"/>
                <w:i w:val="0"/>
                <w:iCs w:val="0"/>
              </w:rPr>
            </w:pPr>
            <w:r>
              <w:rPr>
                <w:rFonts w:eastAsiaTheme="minorEastAsia"/>
                <w:i w:val="0"/>
                <w:iCs w:val="0"/>
              </w:rPr>
              <w:t>10</w:t>
            </w:r>
          </w:p>
        </w:tc>
        <w:tc>
          <w:tcPr>
            <w:tcW w:w="1566" w:type="pct"/>
            <w:gridSpan w:val="2"/>
            <w:vAlign w:val="center"/>
          </w:tcPr>
          <w:p w14:paraId="3C1B2AF1">
            <w:pPr>
              <w:pStyle w:val="540"/>
              <w:jc w:val="center"/>
              <w:rPr>
                <w:rFonts w:eastAsiaTheme="minorEastAsia"/>
                <w:i w:val="0"/>
                <w:iCs w:val="0"/>
              </w:rPr>
            </w:pPr>
            <w:r>
              <w:rPr>
                <w:rFonts w:eastAsiaTheme="minorEastAsia"/>
                <w:i w:val="0"/>
                <w:iCs w:val="0"/>
              </w:rPr>
              <w:t>2F016</w:t>
            </w:r>
            <w:r>
              <w:rPr>
                <w:rFonts w:hint="eastAsia" w:eastAsiaTheme="minorEastAsia"/>
                <w:i w:val="0"/>
                <w:iCs w:val="0"/>
              </w:rPr>
              <w:t>、</w:t>
            </w:r>
            <w:r>
              <w:rPr>
                <w:rFonts w:eastAsiaTheme="minorEastAsia"/>
                <w:i w:val="0"/>
                <w:iCs w:val="0"/>
              </w:rPr>
              <w:t>2F017</w:t>
            </w:r>
            <w:r>
              <w:rPr>
                <w:rFonts w:hint="eastAsia" w:eastAsiaTheme="minorEastAsia"/>
                <w:i w:val="0"/>
                <w:iCs w:val="0"/>
              </w:rPr>
              <w:t>、</w:t>
            </w:r>
            <w:r>
              <w:rPr>
                <w:rFonts w:eastAsiaTheme="minorEastAsia"/>
                <w:i w:val="0"/>
                <w:iCs w:val="0"/>
              </w:rPr>
              <w:t>2F018</w:t>
            </w:r>
            <w:r>
              <w:rPr>
                <w:rFonts w:hint="eastAsia" w:eastAsiaTheme="minorEastAsia"/>
                <w:i w:val="0"/>
                <w:iCs w:val="0"/>
              </w:rPr>
              <w:t>、</w:t>
            </w:r>
            <w:r>
              <w:rPr>
                <w:rFonts w:eastAsiaTheme="minorEastAsia"/>
                <w:i w:val="0"/>
                <w:iCs w:val="0"/>
              </w:rPr>
              <w:t>2F019</w:t>
            </w:r>
            <w:r>
              <w:rPr>
                <w:rFonts w:hint="eastAsia" w:eastAsiaTheme="minorEastAsia"/>
                <w:i w:val="0"/>
                <w:iCs w:val="0"/>
              </w:rPr>
              <w:t>、</w:t>
            </w:r>
            <w:r>
              <w:rPr>
                <w:rFonts w:eastAsiaTheme="minorEastAsia"/>
                <w:i w:val="0"/>
                <w:iCs w:val="0"/>
              </w:rPr>
              <w:t>2F020</w:t>
            </w:r>
          </w:p>
        </w:tc>
        <w:tc>
          <w:tcPr>
            <w:tcW w:w="1477" w:type="pct"/>
            <w:vAlign w:val="center"/>
          </w:tcPr>
          <w:p w14:paraId="794B3172">
            <w:pPr>
              <w:pStyle w:val="540"/>
              <w:jc w:val="center"/>
              <w:rPr>
                <w:rFonts w:eastAsiaTheme="minorEastAsia"/>
                <w:i w:val="0"/>
                <w:iCs w:val="0"/>
              </w:rPr>
            </w:pPr>
            <w:r>
              <w:rPr>
                <w:rFonts w:eastAsiaTheme="minorEastAsia"/>
                <w:i w:val="0"/>
                <w:iCs w:val="0"/>
              </w:rPr>
              <w:t>2M016</w:t>
            </w:r>
            <w:r>
              <w:rPr>
                <w:rFonts w:hint="eastAsia" w:eastAsiaTheme="minorEastAsia"/>
                <w:i w:val="0"/>
                <w:iCs w:val="0"/>
              </w:rPr>
              <w:t>、</w:t>
            </w:r>
            <w:r>
              <w:rPr>
                <w:rFonts w:eastAsiaTheme="minorEastAsia"/>
                <w:i w:val="0"/>
                <w:iCs w:val="0"/>
              </w:rPr>
              <w:t>2M017</w:t>
            </w:r>
            <w:r>
              <w:rPr>
                <w:rFonts w:hint="eastAsia" w:eastAsiaTheme="minorEastAsia"/>
                <w:i w:val="0"/>
                <w:iCs w:val="0"/>
              </w:rPr>
              <w:t>、</w:t>
            </w:r>
            <w:r>
              <w:rPr>
                <w:rFonts w:eastAsiaTheme="minorEastAsia"/>
                <w:i w:val="0"/>
                <w:iCs w:val="0"/>
              </w:rPr>
              <w:t>2M018</w:t>
            </w:r>
            <w:r>
              <w:rPr>
                <w:rFonts w:hint="eastAsia" w:eastAsiaTheme="minorEastAsia"/>
                <w:i w:val="0"/>
                <w:iCs w:val="0"/>
              </w:rPr>
              <w:t>、</w:t>
            </w:r>
          </w:p>
          <w:p w14:paraId="54B4D0B5">
            <w:pPr>
              <w:pStyle w:val="540"/>
              <w:jc w:val="center"/>
              <w:rPr>
                <w:rFonts w:eastAsiaTheme="minorEastAsia"/>
                <w:i w:val="0"/>
                <w:iCs w:val="0"/>
              </w:rPr>
            </w:pPr>
            <w:r>
              <w:rPr>
                <w:rFonts w:eastAsiaTheme="minorEastAsia"/>
                <w:i w:val="0"/>
                <w:iCs w:val="0"/>
              </w:rPr>
              <w:t>2M019</w:t>
            </w:r>
            <w:r>
              <w:rPr>
                <w:rFonts w:hint="eastAsia" w:eastAsiaTheme="minorEastAsia"/>
                <w:i w:val="0"/>
                <w:iCs w:val="0"/>
              </w:rPr>
              <w:t>、</w:t>
            </w:r>
            <w:r>
              <w:rPr>
                <w:rFonts w:eastAsiaTheme="minorEastAsia"/>
                <w:i w:val="0"/>
                <w:iCs w:val="0"/>
              </w:rPr>
              <w:t>2M020</w:t>
            </w:r>
          </w:p>
        </w:tc>
        <w:tc>
          <w:tcPr>
            <w:tcW w:w="636" w:type="pct"/>
            <w:vAlign w:val="center"/>
          </w:tcPr>
          <w:p w14:paraId="37B797FB">
            <w:pPr>
              <w:pStyle w:val="540"/>
              <w:jc w:val="center"/>
              <w:rPr>
                <w:rFonts w:eastAsiaTheme="minorEastAsia"/>
                <w:i w:val="0"/>
                <w:iCs w:val="0"/>
              </w:rPr>
            </w:pPr>
            <w:r>
              <w:rPr>
                <w:rFonts w:hint="eastAsia" w:eastAsiaTheme="minorEastAsia"/>
                <w:i w:val="0"/>
                <w:iCs w:val="0"/>
              </w:rPr>
              <w:t>首次</w:t>
            </w:r>
          </w:p>
          <w:p w14:paraId="194E4510">
            <w:pPr>
              <w:pStyle w:val="540"/>
              <w:jc w:val="center"/>
              <w:rPr>
                <w:rFonts w:eastAsiaTheme="minorEastAsia"/>
                <w:i w:val="0"/>
                <w:iCs w:val="0"/>
              </w:rPr>
            </w:pPr>
            <w:r>
              <w:rPr>
                <w:rFonts w:hint="eastAsia" w:eastAsiaTheme="minorEastAsia"/>
                <w:i w:val="0"/>
                <w:iCs w:val="0"/>
              </w:rPr>
              <w:t>毒代</w:t>
            </w:r>
          </w:p>
        </w:tc>
      </w:tr>
      <w:tr w14:paraId="2F4B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83" w:hRule="atLeast"/>
          <w:jc w:val="center"/>
        </w:trPr>
        <w:tc>
          <w:tcPr>
            <w:tcW w:w="318" w:type="pct"/>
            <w:vMerge w:val="continue"/>
            <w:vAlign w:val="center"/>
          </w:tcPr>
          <w:p w14:paraId="51C5D280">
            <w:pPr>
              <w:pStyle w:val="540"/>
              <w:jc w:val="center"/>
              <w:rPr>
                <w:rFonts w:eastAsiaTheme="minorEastAsia"/>
                <w:i w:val="0"/>
                <w:iCs w:val="0"/>
              </w:rPr>
            </w:pPr>
          </w:p>
        </w:tc>
        <w:tc>
          <w:tcPr>
            <w:tcW w:w="542" w:type="pct"/>
            <w:vMerge w:val="continue"/>
            <w:vAlign w:val="center"/>
          </w:tcPr>
          <w:p w14:paraId="2D2952A4">
            <w:pPr>
              <w:pStyle w:val="540"/>
              <w:jc w:val="center"/>
              <w:rPr>
                <w:rFonts w:eastAsiaTheme="minorEastAsia"/>
                <w:i w:val="0"/>
                <w:iCs w:val="0"/>
              </w:rPr>
            </w:pPr>
          </w:p>
        </w:tc>
        <w:tc>
          <w:tcPr>
            <w:tcW w:w="461" w:type="pct"/>
            <w:vAlign w:val="center"/>
          </w:tcPr>
          <w:p w14:paraId="255424C3">
            <w:pPr>
              <w:pStyle w:val="540"/>
              <w:jc w:val="center"/>
              <w:rPr>
                <w:rFonts w:eastAsiaTheme="minorEastAsia"/>
                <w:i w:val="0"/>
                <w:iCs w:val="0"/>
              </w:rPr>
            </w:pPr>
            <w:r>
              <w:rPr>
                <w:rFonts w:eastAsiaTheme="minorEastAsia"/>
                <w:i w:val="0"/>
                <w:iCs w:val="0"/>
              </w:rPr>
              <w:t>10</w:t>
            </w:r>
          </w:p>
        </w:tc>
        <w:tc>
          <w:tcPr>
            <w:tcW w:w="1566" w:type="pct"/>
            <w:gridSpan w:val="2"/>
            <w:vAlign w:val="center"/>
          </w:tcPr>
          <w:p w14:paraId="281315BF">
            <w:pPr>
              <w:pStyle w:val="540"/>
              <w:jc w:val="center"/>
              <w:rPr>
                <w:rFonts w:eastAsiaTheme="minorEastAsia"/>
                <w:i w:val="0"/>
                <w:iCs w:val="0"/>
              </w:rPr>
            </w:pPr>
            <w:r>
              <w:rPr>
                <w:rFonts w:eastAsiaTheme="minorEastAsia"/>
                <w:i w:val="0"/>
                <w:iCs w:val="0"/>
              </w:rPr>
              <w:t>2F021</w:t>
            </w:r>
            <w:r>
              <w:rPr>
                <w:rFonts w:hint="eastAsia" w:eastAsiaTheme="minorEastAsia"/>
                <w:i w:val="0"/>
                <w:iCs w:val="0"/>
              </w:rPr>
              <w:t>、</w:t>
            </w:r>
            <w:r>
              <w:rPr>
                <w:rFonts w:eastAsiaTheme="minorEastAsia"/>
                <w:i w:val="0"/>
                <w:iCs w:val="0"/>
              </w:rPr>
              <w:t>2F022</w:t>
            </w:r>
            <w:r>
              <w:rPr>
                <w:rFonts w:hint="eastAsia" w:eastAsiaTheme="minorEastAsia"/>
                <w:i w:val="0"/>
                <w:iCs w:val="0"/>
              </w:rPr>
              <w:t>、</w:t>
            </w:r>
            <w:r>
              <w:rPr>
                <w:rFonts w:eastAsiaTheme="minorEastAsia"/>
                <w:i w:val="0"/>
                <w:iCs w:val="0"/>
              </w:rPr>
              <w:t>2F023</w:t>
            </w:r>
            <w:r>
              <w:rPr>
                <w:rFonts w:hint="eastAsia" w:eastAsiaTheme="minorEastAsia"/>
                <w:i w:val="0"/>
                <w:iCs w:val="0"/>
              </w:rPr>
              <w:t>、</w:t>
            </w:r>
            <w:r>
              <w:rPr>
                <w:rFonts w:eastAsiaTheme="minorEastAsia"/>
                <w:i w:val="0"/>
                <w:iCs w:val="0"/>
              </w:rPr>
              <w:t>2F024</w:t>
            </w:r>
            <w:r>
              <w:rPr>
                <w:rFonts w:hint="eastAsia" w:eastAsiaTheme="minorEastAsia"/>
                <w:i w:val="0"/>
                <w:iCs w:val="0"/>
              </w:rPr>
              <w:t>、</w:t>
            </w:r>
            <w:r>
              <w:rPr>
                <w:rFonts w:eastAsiaTheme="minorEastAsia"/>
                <w:i w:val="0"/>
                <w:iCs w:val="0"/>
              </w:rPr>
              <w:t>2F025</w:t>
            </w:r>
          </w:p>
        </w:tc>
        <w:tc>
          <w:tcPr>
            <w:tcW w:w="1477" w:type="pct"/>
            <w:vAlign w:val="center"/>
          </w:tcPr>
          <w:p w14:paraId="7F36101B">
            <w:pPr>
              <w:pStyle w:val="540"/>
              <w:jc w:val="center"/>
              <w:rPr>
                <w:rFonts w:eastAsiaTheme="minorEastAsia"/>
                <w:i w:val="0"/>
                <w:iCs w:val="0"/>
              </w:rPr>
            </w:pPr>
            <w:r>
              <w:rPr>
                <w:rFonts w:eastAsiaTheme="minorEastAsia"/>
                <w:i w:val="0"/>
                <w:iCs w:val="0"/>
              </w:rPr>
              <w:t>2M021</w:t>
            </w:r>
            <w:r>
              <w:rPr>
                <w:rFonts w:hint="eastAsia" w:eastAsiaTheme="minorEastAsia"/>
                <w:i w:val="0"/>
                <w:iCs w:val="0"/>
              </w:rPr>
              <w:t>、</w:t>
            </w:r>
            <w:r>
              <w:rPr>
                <w:rFonts w:eastAsiaTheme="minorEastAsia"/>
                <w:i w:val="0"/>
                <w:iCs w:val="0"/>
              </w:rPr>
              <w:t>2M022</w:t>
            </w:r>
            <w:r>
              <w:rPr>
                <w:rFonts w:hint="eastAsia" w:eastAsiaTheme="minorEastAsia"/>
                <w:i w:val="0"/>
                <w:iCs w:val="0"/>
              </w:rPr>
              <w:t>、</w:t>
            </w:r>
            <w:r>
              <w:rPr>
                <w:rFonts w:eastAsiaTheme="minorEastAsia"/>
                <w:i w:val="0"/>
                <w:iCs w:val="0"/>
              </w:rPr>
              <w:t>2M023</w:t>
            </w:r>
            <w:r>
              <w:rPr>
                <w:rFonts w:hint="eastAsia" w:eastAsiaTheme="minorEastAsia"/>
                <w:i w:val="0"/>
                <w:iCs w:val="0"/>
              </w:rPr>
              <w:t>、</w:t>
            </w:r>
            <w:r>
              <w:rPr>
                <w:rFonts w:eastAsiaTheme="minorEastAsia"/>
                <w:i w:val="0"/>
                <w:iCs w:val="0"/>
              </w:rPr>
              <w:t>2M024</w:t>
            </w:r>
            <w:r>
              <w:rPr>
                <w:rFonts w:hint="eastAsia" w:eastAsiaTheme="minorEastAsia"/>
                <w:i w:val="0"/>
                <w:iCs w:val="0"/>
              </w:rPr>
              <w:t>、</w:t>
            </w:r>
            <w:r>
              <w:rPr>
                <w:rFonts w:eastAsiaTheme="minorEastAsia"/>
                <w:i w:val="0"/>
                <w:iCs w:val="0"/>
              </w:rPr>
              <w:t>2M025</w:t>
            </w:r>
          </w:p>
        </w:tc>
        <w:tc>
          <w:tcPr>
            <w:tcW w:w="636" w:type="pct"/>
            <w:vAlign w:val="center"/>
          </w:tcPr>
          <w:p w14:paraId="5814E633">
            <w:pPr>
              <w:pStyle w:val="540"/>
              <w:jc w:val="center"/>
              <w:rPr>
                <w:rFonts w:eastAsiaTheme="minorEastAsia"/>
                <w:i w:val="0"/>
                <w:iCs w:val="0"/>
              </w:rPr>
            </w:pPr>
            <w:r>
              <w:rPr>
                <w:rFonts w:hint="eastAsia" w:eastAsiaTheme="minorEastAsia"/>
                <w:i w:val="0"/>
                <w:iCs w:val="0"/>
              </w:rPr>
              <w:t>末次</w:t>
            </w:r>
          </w:p>
          <w:p w14:paraId="34D01F40">
            <w:pPr>
              <w:pStyle w:val="540"/>
              <w:jc w:val="center"/>
              <w:rPr>
                <w:rFonts w:eastAsiaTheme="minorEastAsia"/>
                <w:i w:val="0"/>
                <w:iCs w:val="0"/>
              </w:rPr>
            </w:pPr>
            <w:r>
              <w:rPr>
                <w:rFonts w:hint="eastAsia" w:eastAsiaTheme="minorEastAsia"/>
                <w:i w:val="0"/>
                <w:iCs w:val="0"/>
              </w:rPr>
              <w:t>毒代</w:t>
            </w:r>
          </w:p>
        </w:tc>
      </w:tr>
      <w:tr w14:paraId="0C9B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3" w:hRule="atLeast"/>
          <w:jc w:val="center"/>
        </w:trPr>
        <w:tc>
          <w:tcPr>
            <w:tcW w:w="318" w:type="pct"/>
            <w:vMerge w:val="restart"/>
            <w:vAlign w:val="center"/>
          </w:tcPr>
          <w:p w14:paraId="03C1E521">
            <w:pPr>
              <w:pStyle w:val="540"/>
              <w:jc w:val="center"/>
              <w:rPr>
                <w:rFonts w:eastAsiaTheme="minorEastAsia"/>
                <w:i w:val="0"/>
                <w:iCs w:val="0"/>
              </w:rPr>
            </w:pPr>
            <w:r>
              <w:rPr>
                <w:rFonts w:eastAsiaTheme="minorEastAsia"/>
                <w:i w:val="0"/>
                <w:iCs w:val="0"/>
              </w:rPr>
              <w:t>3</w:t>
            </w:r>
          </w:p>
        </w:tc>
        <w:tc>
          <w:tcPr>
            <w:tcW w:w="542" w:type="pct"/>
            <w:vMerge w:val="restart"/>
            <w:vAlign w:val="center"/>
          </w:tcPr>
          <w:p w14:paraId="407FDC89">
            <w:pPr>
              <w:pStyle w:val="540"/>
              <w:jc w:val="center"/>
              <w:rPr>
                <w:rFonts w:eastAsiaTheme="minorEastAsia"/>
                <w:i w:val="0"/>
                <w:iCs w:val="0"/>
              </w:rPr>
            </w:pPr>
            <w:r>
              <w:rPr>
                <w:rFonts w:eastAsiaTheme="minorEastAsia"/>
                <w:i w:val="0"/>
                <w:iCs w:val="0"/>
              </w:rPr>
              <w:t>XXX</w:t>
            </w:r>
          </w:p>
          <w:p w14:paraId="043C3A6E">
            <w:pPr>
              <w:pStyle w:val="540"/>
              <w:jc w:val="center"/>
              <w:rPr>
                <w:rFonts w:eastAsiaTheme="minorEastAsia"/>
                <w:i w:val="0"/>
                <w:iCs w:val="0"/>
              </w:rPr>
            </w:pPr>
            <w:r>
              <w:rPr>
                <w:rFonts w:hint="eastAsia" w:eastAsiaTheme="minorEastAsia"/>
                <w:i w:val="0"/>
                <w:iCs w:val="0"/>
              </w:rPr>
              <w:t>中剂量组</w:t>
            </w:r>
          </w:p>
        </w:tc>
        <w:tc>
          <w:tcPr>
            <w:tcW w:w="461" w:type="pct"/>
            <w:vAlign w:val="center"/>
          </w:tcPr>
          <w:p w14:paraId="159A4C74">
            <w:pPr>
              <w:pStyle w:val="540"/>
              <w:jc w:val="center"/>
              <w:rPr>
                <w:rFonts w:eastAsiaTheme="minorEastAsia"/>
                <w:i w:val="0"/>
                <w:iCs w:val="0"/>
              </w:rPr>
            </w:pPr>
            <w:r>
              <w:rPr>
                <w:rFonts w:eastAsiaTheme="minorEastAsia"/>
                <w:i w:val="0"/>
                <w:iCs w:val="0"/>
              </w:rPr>
              <w:t>20</w:t>
            </w:r>
          </w:p>
        </w:tc>
        <w:tc>
          <w:tcPr>
            <w:tcW w:w="1566" w:type="pct"/>
            <w:gridSpan w:val="2"/>
            <w:vAlign w:val="center"/>
          </w:tcPr>
          <w:p w14:paraId="5B73C459">
            <w:pPr>
              <w:pStyle w:val="540"/>
              <w:jc w:val="center"/>
              <w:rPr>
                <w:rFonts w:eastAsiaTheme="minorEastAsia"/>
                <w:i w:val="0"/>
                <w:iCs w:val="0"/>
              </w:rPr>
            </w:pPr>
            <w:r>
              <w:rPr>
                <w:rFonts w:eastAsiaTheme="minorEastAsia"/>
                <w:i w:val="0"/>
                <w:iCs w:val="0"/>
              </w:rPr>
              <w:t>3F001</w:t>
            </w:r>
            <w:r>
              <w:rPr>
                <w:rFonts w:hint="eastAsia" w:eastAsiaTheme="minorEastAsia"/>
                <w:i w:val="0"/>
                <w:iCs w:val="0"/>
              </w:rPr>
              <w:t>、</w:t>
            </w:r>
            <w:r>
              <w:rPr>
                <w:rFonts w:eastAsiaTheme="minorEastAsia"/>
                <w:i w:val="0"/>
                <w:iCs w:val="0"/>
              </w:rPr>
              <w:t>3F002</w:t>
            </w:r>
            <w:r>
              <w:rPr>
                <w:rFonts w:hint="eastAsia" w:eastAsiaTheme="minorEastAsia"/>
                <w:i w:val="0"/>
                <w:iCs w:val="0"/>
              </w:rPr>
              <w:t>、</w:t>
            </w:r>
            <w:r>
              <w:rPr>
                <w:rFonts w:eastAsiaTheme="minorEastAsia"/>
                <w:i w:val="0"/>
                <w:iCs w:val="0"/>
              </w:rPr>
              <w:t>3F003</w:t>
            </w:r>
            <w:r>
              <w:rPr>
                <w:rFonts w:hint="eastAsia" w:eastAsiaTheme="minorEastAsia"/>
                <w:i w:val="0"/>
                <w:iCs w:val="0"/>
              </w:rPr>
              <w:t>、</w:t>
            </w:r>
            <w:r>
              <w:rPr>
                <w:rFonts w:eastAsiaTheme="minorEastAsia"/>
                <w:i w:val="0"/>
                <w:iCs w:val="0"/>
              </w:rPr>
              <w:t>3F004</w:t>
            </w:r>
            <w:r>
              <w:rPr>
                <w:rFonts w:hint="eastAsia" w:eastAsiaTheme="minorEastAsia"/>
                <w:i w:val="0"/>
                <w:iCs w:val="0"/>
              </w:rPr>
              <w:t>、</w:t>
            </w:r>
            <w:r>
              <w:rPr>
                <w:rFonts w:eastAsiaTheme="minorEastAsia"/>
                <w:i w:val="0"/>
                <w:iCs w:val="0"/>
              </w:rPr>
              <w:t>3F005</w:t>
            </w:r>
            <w:r>
              <w:rPr>
                <w:rFonts w:hint="eastAsia" w:eastAsiaTheme="minorEastAsia"/>
                <w:i w:val="0"/>
                <w:iCs w:val="0"/>
              </w:rPr>
              <w:t>、</w:t>
            </w:r>
            <w:r>
              <w:rPr>
                <w:rFonts w:eastAsiaTheme="minorEastAsia"/>
                <w:i w:val="0"/>
                <w:iCs w:val="0"/>
              </w:rPr>
              <w:t>3F006</w:t>
            </w:r>
            <w:r>
              <w:rPr>
                <w:rFonts w:hint="eastAsia" w:eastAsiaTheme="minorEastAsia"/>
                <w:i w:val="0"/>
                <w:iCs w:val="0"/>
              </w:rPr>
              <w:t>、</w:t>
            </w:r>
            <w:r>
              <w:rPr>
                <w:rFonts w:eastAsiaTheme="minorEastAsia"/>
                <w:i w:val="0"/>
                <w:iCs w:val="0"/>
              </w:rPr>
              <w:t>3F007</w:t>
            </w:r>
            <w:r>
              <w:rPr>
                <w:rFonts w:hint="eastAsia" w:eastAsiaTheme="minorEastAsia"/>
                <w:i w:val="0"/>
                <w:iCs w:val="0"/>
              </w:rPr>
              <w:t>、</w:t>
            </w:r>
          </w:p>
          <w:p w14:paraId="03406BBE">
            <w:pPr>
              <w:pStyle w:val="540"/>
              <w:jc w:val="center"/>
              <w:rPr>
                <w:rFonts w:eastAsiaTheme="minorEastAsia"/>
                <w:i w:val="0"/>
                <w:iCs w:val="0"/>
              </w:rPr>
            </w:pPr>
            <w:r>
              <w:rPr>
                <w:rFonts w:eastAsiaTheme="minorEastAsia"/>
                <w:i w:val="0"/>
                <w:iCs w:val="0"/>
              </w:rPr>
              <w:t>3F08</w:t>
            </w:r>
            <w:r>
              <w:rPr>
                <w:rFonts w:hint="eastAsia" w:eastAsiaTheme="minorEastAsia"/>
                <w:i w:val="0"/>
                <w:iCs w:val="0"/>
              </w:rPr>
              <w:t>、</w:t>
            </w:r>
            <w:r>
              <w:rPr>
                <w:rFonts w:eastAsiaTheme="minorEastAsia"/>
                <w:i w:val="0"/>
                <w:iCs w:val="0"/>
              </w:rPr>
              <w:t>3F009</w:t>
            </w:r>
            <w:r>
              <w:rPr>
                <w:rFonts w:hint="eastAsia" w:eastAsiaTheme="minorEastAsia"/>
                <w:i w:val="0"/>
                <w:iCs w:val="0"/>
              </w:rPr>
              <w:t>、</w:t>
            </w:r>
            <w:r>
              <w:rPr>
                <w:rFonts w:eastAsiaTheme="minorEastAsia"/>
                <w:i w:val="0"/>
                <w:iCs w:val="0"/>
              </w:rPr>
              <w:t>3F010</w:t>
            </w:r>
          </w:p>
        </w:tc>
        <w:tc>
          <w:tcPr>
            <w:tcW w:w="1477" w:type="pct"/>
            <w:vAlign w:val="center"/>
          </w:tcPr>
          <w:p w14:paraId="59721098">
            <w:pPr>
              <w:pStyle w:val="540"/>
              <w:jc w:val="center"/>
              <w:rPr>
                <w:rFonts w:eastAsiaTheme="minorEastAsia"/>
                <w:i w:val="0"/>
                <w:iCs w:val="0"/>
              </w:rPr>
            </w:pPr>
            <w:r>
              <w:rPr>
                <w:rFonts w:eastAsiaTheme="minorEastAsia"/>
                <w:i w:val="0"/>
                <w:iCs w:val="0"/>
              </w:rPr>
              <w:t>3M001</w:t>
            </w:r>
            <w:r>
              <w:rPr>
                <w:rFonts w:hint="eastAsia" w:eastAsiaTheme="minorEastAsia"/>
                <w:i w:val="0"/>
                <w:iCs w:val="0"/>
              </w:rPr>
              <w:t>、</w:t>
            </w:r>
            <w:r>
              <w:rPr>
                <w:rFonts w:eastAsiaTheme="minorEastAsia"/>
                <w:i w:val="0"/>
                <w:iCs w:val="0"/>
              </w:rPr>
              <w:t>3M002</w:t>
            </w:r>
            <w:r>
              <w:rPr>
                <w:rFonts w:hint="eastAsia" w:eastAsiaTheme="minorEastAsia"/>
                <w:i w:val="0"/>
                <w:iCs w:val="0"/>
              </w:rPr>
              <w:t>、</w:t>
            </w:r>
            <w:r>
              <w:rPr>
                <w:rFonts w:eastAsiaTheme="minorEastAsia"/>
                <w:i w:val="0"/>
                <w:iCs w:val="0"/>
              </w:rPr>
              <w:t>3M003</w:t>
            </w:r>
            <w:r>
              <w:rPr>
                <w:rFonts w:hint="eastAsia" w:eastAsiaTheme="minorEastAsia"/>
                <w:i w:val="0"/>
                <w:iCs w:val="0"/>
              </w:rPr>
              <w:t>、</w:t>
            </w:r>
            <w:r>
              <w:rPr>
                <w:rFonts w:eastAsiaTheme="minorEastAsia"/>
                <w:i w:val="0"/>
                <w:iCs w:val="0"/>
              </w:rPr>
              <w:t>3M004</w:t>
            </w:r>
            <w:r>
              <w:rPr>
                <w:rFonts w:hint="eastAsia" w:eastAsiaTheme="minorEastAsia"/>
                <w:i w:val="0"/>
                <w:iCs w:val="0"/>
              </w:rPr>
              <w:t>、</w:t>
            </w:r>
            <w:r>
              <w:rPr>
                <w:rFonts w:eastAsiaTheme="minorEastAsia"/>
                <w:i w:val="0"/>
                <w:iCs w:val="0"/>
              </w:rPr>
              <w:t>3M005</w:t>
            </w:r>
            <w:r>
              <w:rPr>
                <w:rFonts w:hint="eastAsia" w:eastAsiaTheme="minorEastAsia"/>
                <w:i w:val="0"/>
                <w:iCs w:val="0"/>
              </w:rPr>
              <w:t>、</w:t>
            </w:r>
            <w:r>
              <w:rPr>
                <w:rFonts w:eastAsiaTheme="minorEastAsia"/>
                <w:i w:val="0"/>
                <w:iCs w:val="0"/>
              </w:rPr>
              <w:t>3M006</w:t>
            </w:r>
            <w:r>
              <w:rPr>
                <w:rFonts w:hint="eastAsia" w:eastAsiaTheme="minorEastAsia"/>
                <w:i w:val="0"/>
                <w:iCs w:val="0"/>
              </w:rPr>
              <w:t>、</w:t>
            </w:r>
            <w:r>
              <w:rPr>
                <w:rFonts w:eastAsiaTheme="minorEastAsia"/>
                <w:i w:val="0"/>
                <w:iCs w:val="0"/>
              </w:rPr>
              <w:t>3M007</w:t>
            </w:r>
            <w:r>
              <w:rPr>
                <w:rFonts w:hint="eastAsia" w:eastAsiaTheme="minorEastAsia"/>
                <w:i w:val="0"/>
                <w:iCs w:val="0"/>
              </w:rPr>
              <w:t>、</w:t>
            </w:r>
          </w:p>
          <w:p w14:paraId="07F37662">
            <w:pPr>
              <w:pStyle w:val="540"/>
              <w:jc w:val="center"/>
              <w:rPr>
                <w:rFonts w:eastAsiaTheme="minorEastAsia"/>
                <w:i w:val="0"/>
                <w:iCs w:val="0"/>
              </w:rPr>
            </w:pPr>
            <w:r>
              <w:rPr>
                <w:rFonts w:eastAsiaTheme="minorEastAsia"/>
                <w:i w:val="0"/>
                <w:iCs w:val="0"/>
              </w:rPr>
              <w:t>3M08</w:t>
            </w:r>
            <w:r>
              <w:rPr>
                <w:rFonts w:hint="eastAsia" w:eastAsiaTheme="minorEastAsia"/>
                <w:i w:val="0"/>
                <w:iCs w:val="0"/>
              </w:rPr>
              <w:t>、</w:t>
            </w:r>
            <w:r>
              <w:rPr>
                <w:rFonts w:eastAsiaTheme="minorEastAsia"/>
                <w:i w:val="0"/>
                <w:iCs w:val="0"/>
              </w:rPr>
              <w:t>3M009</w:t>
            </w:r>
            <w:r>
              <w:rPr>
                <w:rFonts w:hint="eastAsia" w:eastAsiaTheme="minorEastAsia"/>
                <w:i w:val="0"/>
                <w:iCs w:val="0"/>
              </w:rPr>
              <w:t>、</w:t>
            </w:r>
            <w:r>
              <w:rPr>
                <w:rFonts w:eastAsiaTheme="minorEastAsia"/>
                <w:i w:val="0"/>
                <w:iCs w:val="0"/>
              </w:rPr>
              <w:t>3M010</w:t>
            </w:r>
          </w:p>
        </w:tc>
        <w:tc>
          <w:tcPr>
            <w:tcW w:w="636" w:type="pct"/>
            <w:vAlign w:val="center"/>
          </w:tcPr>
          <w:p w14:paraId="22114BF2">
            <w:pPr>
              <w:pStyle w:val="540"/>
              <w:jc w:val="center"/>
              <w:rPr>
                <w:rFonts w:eastAsiaTheme="minorEastAsia"/>
                <w:i w:val="0"/>
                <w:iCs w:val="0"/>
              </w:rPr>
            </w:pPr>
            <w:r>
              <w:rPr>
                <w:rFonts w:hint="eastAsia" w:eastAsiaTheme="minorEastAsia"/>
                <w:i w:val="0"/>
                <w:iCs w:val="0"/>
              </w:rPr>
              <w:t>给药（</w:t>
            </w:r>
            <w:r>
              <w:rPr>
                <w:rFonts w:eastAsiaTheme="minorEastAsia"/>
                <w:i w:val="0"/>
                <w:iCs w:val="0"/>
              </w:rPr>
              <w:t>DXX</w:t>
            </w:r>
            <w:r>
              <w:rPr>
                <w:rFonts w:hint="eastAsia" w:eastAsiaTheme="minorEastAsia"/>
                <w:i w:val="0"/>
                <w:iCs w:val="0"/>
              </w:rPr>
              <w:t>）</w:t>
            </w:r>
          </w:p>
        </w:tc>
      </w:tr>
      <w:tr w14:paraId="425F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3" w:hRule="atLeast"/>
          <w:jc w:val="center"/>
        </w:trPr>
        <w:tc>
          <w:tcPr>
            <w:tcW w:w="318" w:type="pct"/>
            <w:vMerge w:val="continue"/>
            <w:vAlign w:val="center"/>
          </w:tcPr>
          <w:p w14:paraId="3A3A63B9">
            <w:pPr>
              <w:pStyle w:val="540"/>
              <w:jc w:val="center"/>
              <w:rPr>
                <w:rFonts w:eastAsiaTheme="minorEastAsia"/>
                <w:i w:val="0"/>
                <w:iCs w:val="0"/>
              </w:rPr>
            </w:pPr>
          </w:p>
        </w:tc>
        <w:tc>
          <w:tcPr>
            <w:tcW w:w="542" w:type="pct"/>
            <w:vMerge w:val="continue"/>
            <w:vAlign w:val="center"/>
          </w:tcPr>
          <w:p w14:paraId="6D108E64">
            <w:pPr>
              <w:pStyle w:val="540"/>
              <w:jc w:val="center"/>
              <w:rPr>
                <w:rFonts w:eastAsiaTheme="minorEastAsia"/>
                <w:i w:val="0"/>
                <w:iCs w:val="0"/>
              </w:rPr>
            </w:pPr>
          </w:p>
        </w:tc>
        <w:tc>
          <w:tcPr>
            <w:tcW w:w="461" w:type="pct"/>
            <w:vAlign w:val="center"/>
          </w:tcPr>
          <w:p w14:paraId="2F337888">
            <w:pPr>
              <w:pStyle w:val="540"/>
              <w:jc w:val="center"/>
              <w:rPr>
                <w:rFonts w:eastAsiaTheme="minorEastAsia"/>
                <w:i w:val="0"/>
                <w:iCs w:val="0"/>
              </w:rPr>
            </w:pPr>
            <w:r>
              <w:rPr>
                <w:rFonts w:eastAsiaTheme="minorEastAsia"/>
                <w:i w:val="0"/>
                <w:iCs w:val="0"/>
              </w:rPr>
              <w:t>10</w:t>
            </w:r>
          </w:p>
        </w:tc>
        <w:tc>
          <w:tcPr>
            <w:tcW w:w="1566" w:type="pct"/>
            <w:gridSpan w:val="2"/>
            <w:vAlign w:val="center"/>
          </w:tcPr>
          <w:p w14:paraId="64A3C9F4">
            <w:pPr>
              <w:pStyle w:val="540"/>
              <w:jc w:val="center"/>
              <w:rPr>
                <w:rFonts w:eastAsiaTheme="minorEastAsia"/>
                <w:i w:val="0"/>
                <w:iCs w:val="0"/>
              </w:rPr>
            </w:pPr>
            <w:r>
              <w:rPr>
                <w:rFonts w:eastAsiaTheme="minorEastAsia"/>
                <w:i w:val="0"/>
                <w:iCs w:val="0"/>
              </w:rPr>
              <w:t>3F011</w:t>
            </w:r>
            <w:r>
              <w:rPr>
                <w:rFonts w:hint="eastAsia" w:eastAsiaTheme="minorEastAsia"/>
                <w:i w:val="0"/>
                <w:iCs w:val="0"/>
              </w:rPr>
              <w:t>、</w:t>
            </w:r>
            <w:r>
              <w:rPr>
                <w:rFonts w:eastAsiaTheme="minorEastAsia"/>
                <w:i w:val="0"/>
                <w:iCs w:val="0"/>
              </w:rPr>
              <w:t>3F012</w:t>
            </w:r>
            <w:r>
              <w:rPr>
                <w:rFonts w:hint="eastAsia" w:eastAsiaTheme="minorEastAsia"/>
                <w:i w:val="0"/>
                <w:iCs w:val="0"/>
              </w:rPr>
              <w:t>、</w:t>
            </w:r>
            <w:r>
              <w:rPr>
                <w:rFonts w:eastAsiaTheme="minorEastAsia"/>
                <w:i w:val="0"/>
                <w:iCs w:val="0"/>
              </w:rPr>
              <w:t>3F013</w:t>
            </w:r>
            <w:r>
              <w:rPr>
                <w:rFonts w:hint="eastAsia" w:eastAsiaTheme="minorEastAsia"/>
                <w:i w:val="0"/>
                <w:iCs w:val="0"/>
              </w:rPr>
              <w:t>、</w:t>
            </w:r>
            <w:r>
              <w:rPr>
                <w:rFonts w:eastAsiaTheme="minorEastAsia"/>
                <w:i w:val="0"/>
                <w:iCs w:val="0"/>
              </w:rPr>
              <w:t>3F014</w:t>
            </w:r>
            <w:r>
              <w:rPr>
                <w:rFonts w:hint="eastAsia" w:eastAsiaTheme="minorEastAsia"/>
                <w:i w:val="0"/>
                <w:iCs w:val="0"/>
              </w:rPr>
              <w:t>、</w:t>
            </w:r>
            <w:r>
              <w:rPr>
                <w:rFonts w:eastAsiaTheme="minorEastAsia"/>
                <w:i w:val="0"/>
                <w:iCs w:val="0"/>
              </w:rPr>
              <w:t>3F015</w:t>
            </w:r>
          </w:p>
        </w:tc>
        <w:tc>
          <w:tcPr>
            <w:tcW w:w="1477" w:type="pct"/>
            <w:vAlign w:val="center"/>
          </w:tcPr>
          <w:p w14:paraId="7A877997">
            <w:pPr>
              <w:pStyle w:val="540"/>
              <w:jc w:val="center"/>
              <w:rPr>
                <w:rFonts w:eastAsiaTheme="minorEastAsia"/>
                <w:i w:val="0"/>
                <w:iCs w:val="0"/>
              </w:rPr>
            </w:pPr>
            <w:r>
              <w:rPr>
                <w:rFonts w:eastAsiaTheme="minorEastAsia"/>
                <w:i w:val="0"/>
                <w:iCs w:val="0"/>
              </w:rPr>
              <w:t>3M011</w:t>
            </w:r>
            <w:r>
              <w:rPr>
                <w:rFonts w:hint="eastAsia" w:eastAsiaTheme="minorEastAsia"/>
                <w:i w:val="0"/>
                <w:iCs w:val="0"/>
              </w:rPr>
              <w:t>、</w:t>
            </w:r>
            <w:r>
              <w:rPr>
                <w:rFonts w:eastAsiaTheme="minorEastAsia"/>
                <w:i w:val="0"/>
                <w:iCs w:val="0"/>
              </w:rPr>
              <w:t>3M012</w:t>
            </w:r>
            <w:r>
              <w:rPr>
                <w:rFonts w:hint="eastAsia" w:eastAsiaTheme="minorEastAsia"/>
                <w:i w:val="0"/>
                <w:iCs w:val="0"/>
              </w:rPr>
              <w:t>、</w:t>
            </w:r>
            <w:r>
              <w:rPr>
                <w:rFonts w:eastAsiaTheme="minorEastAsia"/>
                <w:i w:val="0"/>
                <w:iCs w:val="0"/>
              </w:rPr>
              <w:t>3M013</w:t>
            </w:r>
            <w:r>
              <w:rPr>
                <w:rFonts w:hint="eastAsia" w:eastAsiaTheme="minorEastAsia"/>
                <w:i w:val="0"/>
                <w:iCs w:val="0"/>
              </w:rPr>
              <w:t>、</w:t>
            </w:r>
            <w:r>
              <w:rPr>
                <w:rFonts w:eastAsiaTheme="minorEastAsia"/>
                <w:i w:val="0"/>
                <w:iCs w:val="0"/>
              </w:rPr>
              <w:t>3M014</w:t>
            </w:r>
            <w:r>
              <w:rPr>
                <w:rFonts w:hint="eastAsia" w:eastAsiaTheme="minorEastAsia"/>
                <w:i w:val="0"/>
                <w:iCs w:val="0"/>
              </w:rPr>
              <w:t>、</w:t>
            </w:r>
            <w:r>
              <w:rPr>
                <w:rFonts w:eastAsiaTheme="minorEastAsia"/>
                <w:i w:val="0"/>
                <w:iCs w:val="0"/>
              </w:rPr>
              <w:t>3M015</w:t>
            </w:r>
          </w:p>
        </w:tc>
        <w:tc>
          <w:tcPr>
            <w:tcW w:w="636" w:type="pct"/>
            <w:vAlign w:val="center"/>
          </w:tcPr>
          <w:p w14:paraId="3A50A1E6">
            <w:pPr>
              <w:pStyle w:val="540"/>
              <w:jc w:val="center"/>
              <w:rPr>
                <w:rFonts w:eastAsiaTheme="minorEastAsia"/>
                <w:i w:val="0"/>
                <w:iCs w:val="0"/>
              </w:rPr>
            </w:pPr>
            <w:r>
              <w:rPr>
                <w:rFonts w:hint="eastAsia" w:eastAsiaTheme="minorEastAsia"/>
                <w:i w:val="0"/>
                <w:iCs w:val="0"/>
              </w:rPr>
              <w:t>恢复期结束（</w:t>
            </w:r>
            <w:r>
              <w:rPr>
                <w:rFonts w:eastAsiaTheme="minorEastAsia"/>
                <w:i w:val="0"/>
                <w:iCs w:val="0"/>
              </w:rPr>
              <w:t>DXX</w:t>
            </w:r>
            <w:r>
              <w:rPr>
                <w:rFonts w:hint="eastAsia" w:eastAsiaTheme="minorEastAsia"/>
                <w:i w:val="0"/>
                <w:iCs w:val="0"/>
              </w:rPr>
              <w:t>）</w:t>
            </w:r>
          </w:p>
        </w:tc>
      </w:tr>
      <w:tr w14:paraId="09B8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3" w:hRule="atLeast"/>
          <w:jc w:val="center"/>
        </w:trPr>
        <w:tc>
          <w:tcPr>
            <w:tcW w:w="318" w:type="pct"/>
            <w:vMerge w:val="continue"/>
            <w:vAlign w:val="center"/>
          </w:tcPr>
          <w:p w14:paraId="6D8CAC3F">
            <w:pPr>
              <w:pStyle w:val="540"/>
              <w:jc w:val="center"/>
              <w:rPr>
                <w:rFonts w:eastAsiaTheme="minorEastAsia"/>
                <w:i w:val="0"/>
                <w:iCs w:val="0"/>
              </w:rPr>
            </w:pPr>
          </w:p>
        </w:tc>
        <w:tc>
          <w:tcPr>
            <w:tcW w:w="542" w:type="pct"/>
            <w:vMerge w:val="continue"/>
            <w:vAlign w:val="center"/>
          </w:tcPr>
          <w:p w14:paraId="48B8CBD2">
            <w:pPr>
              <w:pStyle w:val="540"/>
              <w:jc w:val="center"/>
              <w:rPr>
                <w:rFonts w:eastAsiaTheme="minorEastAsia"/>
                <w:i w:val="0"/>
                <w:iCs w:val="0"/>
              </w:rPr>
            </w:pPr>
          </w:p>
        </w:tc>
        <w:tc>
          <w:tcPr>
            <w:tcW w:w="461" w:type="pct"/>
            <w:vAlign w:val="center"/>
          </w:tcPr>
          <w:p w14:paraId="74701685">
            <w:pPr>
              <w:pStyle w:val="540"/>
              <w:jc w:val="center"/>
              <w:rPr>
                <w:rFonts w:eastAsiaTheme="minorEastAsia"/>
                <w:i w:val="0"/>
                <w:iCs w:val="0"/>
              </w:rPr>
            </w:pPr>
            <w:r>
              <w:rPr>
                <w:rFonts w:eastAsiaTheme="minorEastAsia"/>
                <w:i w:val="0"/>
                <w:iCs w:val="0"/>
              </w:rPr>
              <w:t>10</w:t>
            </w:r>
          </w:p>
        </w:tc>
        <w:tc>
          <w:tcPr>
            <w:tcW w:w="1566" w:type="pct"/>
            <w:gridSpan w:val="2"/>
            <w:vAlign w:val="center"/>
          </w:tcPr>
          <w:p w14:paraId="0B1CE75A">
            <w:pPr>
              <w:pStyle w:val="540"/>
              <w:jc w:val="center"/>
              <w:rPr>
                <w:rFonts w:eastAsiaTheme="minorEastAsia"/>
                <w:i w:val="0"/>
                <w:iCs w:val="0"/>
              </w:rPr>
            </w:pPr>
            <w:r>
              <w:rPr>
                <w:rFonts w:eastAsiaTheme="minorEastAsia"/>
                <w:i w:val="0"/>
                <w:iCs w:val="0"/>
              </w:rPr>
              <w:t>3F016</w:t>
            </w:r>
            <w:r>
              <w:rPr>
                <w:rFonts w:hint="eastAsia" w:eastAsiaTheme="minorEastAsia"/>
                <w:i w:val="0"/>
                <w:iCs w:val="0"/>
              </w:rPr>
              <w:t>、</w:t>
            </w:r>
            <w:r>
              <w:rPr>
                <w:rFonts w:eastAsiaTheme="minorEastAsia"/>
                <w:i w:val="0"/>
                <w:iCs w:val="0"/>
              </w:rPr>
              <w:t>3F017</w:t>
            </w:r>
            <w:r>
              <w:rPr>
                <w:rFonts w:hint="eastAsia" w:eastAsiaTheme="minorEastAsia"/>
                <w:i w:val="0"/>
                <w:iCs w:val="0"/>
              </w:rPr>
              <w:t>、</w:t>
            </w:r>
            <w:r>
              <w:rPr>
                <w:rFonts w:eastAsiaTheme="minorEastAsia"/>
                <w:i w:val="0"/>
                <w:iCs w:val="0"/>
              </w:rPr>
              <w:t>3F018</w:t>
            </w:r>
            <w:r>
              <w:rPr>
                <w:rFonts w:hint="eastAsia" w:eastAsiaTheme="minorEastAsia"/>
                <w:i w:val="0"/>
                <w:iCs w:val="0"/>
              </w:rPr>
              <w:t>、</w:t>
            </w:r>
          </w:p>
          <w:p w14:paraId="6EE4250F">
            <w:pPr>
              <w:pStyle w:val="540"/>
              <w:jc w:val="center"/>
              <w:rPr>
                <w:rFonts w:eastAsiaTheme="minorEastAsia"/>
                <w:i w:val="0"/>
                <w:iCs w:val="0"/>
              </w:rPr>
            </w:pPr>
            <w:r>
              <w:rPr>
                <w:rFonts w:eastAsiaTheme="minorEastAsia"/>
                <w:i w:val="0"/>
                <w:iCs w:val="0"/>
              </w:rPr>
              <w:t>3F019</w:t>
            </w:r>
            <w:r>
              <w:rPr>
                <w:rFonts w:hint="eastAsia" w:eastAsiaTheme="minorEastAsia"/>
                <w:i w:val="0"/>
                <w:iCs w:val="0"/>
              </w:rPr>
              <w:t>、</w:t>
            </w:r>
            <w:r>
              <w:rPr>
                <w:rFonts w:eastAsiaTheme="minorEastAsia"/>
                <w:i w:val="0"/>
                <w:iCs w:val="0"/>
              </w:rPr>
              <w:t>3F020</w:t>
            </w:r>
          </w:p>
        </w:tc>
        <w:tc>
          <w:tcPr>
            <w:tcW w:w="1477" w:type="pct"/>
            <w:vAlign w:val="center"/>
          </w:tcPr>
          <w:p w14:paraId="416EA796">
            <w:pPr>
              <w:pStyle w:val="540"/>
              <w:jc w:val="center"/>
              <w:rPr>
                <w:rFonts w:eastAsiaTheme="minorEastAsia"/>
                <w:i w:val="0"/>
                <w:iCs w:val="0"/>
              </w:rPr>
            </w:pPr>
            <w:r>
              <w:rPr>
                <w:rFonts w:eastAsiaTheme="minorEastAsia"/>
                <w:i w:val="0"/>
                <w:iCs w:val="0"/>
              </w:rPr>
              <w:t>3M016</w:t>
            </w:r>
            <w:r>
              <w:rPr>
                <w:rFonts w:hint="eastAsia" w:eastAsiaTheme="minorEastAsia"/>
                <w:i w:val="0"/>
                <w:iCs w:val="0"/>
              </w:rPr>
              <w:t>、</w:t>
            </w:r>
            <w:r>
              <w:rPr>
                <w:rFonts w:eastAsiaTheme="minorEastAsia"/>
                <w:i w:val="0"/>
                <w:iCs w:val="0"/>
              </w:rPr>
              <w:t>3M017</w:t>
            </w:r>
            <w:r>
              <w:rPr>
                <w:rFonts w:hint="eastAsia" w:eastAsiaTheme="minorEastAsia"/>
                <w:i w:val="0"/>
                <w:iCs w:val="0"/>
              </w:rPr>
              <w:t>、</w:t>
            </w:r>
            <w:r>
              <w:rPr>
                <w:rFonts w:eastAsiaTheme="minorEastAsia"/>
                <w:i w:val="0"/>
                <w:iCs w:val="0"/>
              </w:rPr>
              <w:t>3M018</w:t>
            </w:r>
            <w:r>
              <w:rPr>
                <w:rFonts w:hint="eastAsia" w:eastAsiaTheme="minorEastAsia"/>
                <w:i w:val="0"/>
                <w:iCs w:val="0"/>
              </w:rPr>
              <w:t>、</w:t>
            </w:r>
          </w:p>
          <w:p w14:paraId="4D1FF823">
            <w:pPr>
              <w:pStyle w:val="540"/>
              <w:jc w:val="center"/>
              <w:rPr>
                <w:rFonts w:eastAsiaTheme="minorEastAsia"/>
                <w:i w:val="0"/>
                <w:iCs w:val="0"/>
              </w:rPr>
            </w:pPr>
            <w:r>
              <w:rPr>
                <w:rFonts w:eastAsiaTheme="minorEastAsia"/>
                <w:i w:val="0"/>
                <w:iCs w:val="0"/>
              </w:rPr>
              <w:t>3M019</w:t>
            </w:r>
            <w:r>
              <w:rPr>
                <w:rFonts w:hint="eastAsia" w:eastAsiaTheme="minorEastAsia"/>
                <w:i w:val="0"/>
                <w:iCs w:val="0"/>
              </w:rPr>
              <w:t>、</w:t>
            </w:r>
            <w:r>
              <w:rPr>
                <w:rFonts w:eastAsiaTheme="minorEastAsia"/>
                <w:i w:val="0"/>
                <w:iCs w:val="0"/>
              </w:rPr>
              <w:t>3M020</w:t>
            </w:r>
          </w:p>
        </w:tc>
        <w:tc>
          <w:tcPr>
            <w:tcW w:w="636" w:type="pct"/>
            <w:vAlign w:val="center"/>
          </w:tcPr>
          <w:p w14:paraId="5E7F3DF7">
            <w:pPr>
              <w:pStyle w:val="540"/>
              <w:jc w:val="center"/>
              <w:rPr>
                <w:rFonts w:eastAsiaTheme="minorEastAsia"/>
                <w:i w:val="0"/>
                <w:iCs w:val="0"/>
              </w:rPr>
            </w:pPr>
            <w:r>
              <w:rPr>
                <w:rFonts w:hint="eastAsia" w:eastAsiaTheme="minorEastAsia"/>
                <w:i w:val="0"/>
                <w:iCs w:val="0"/>
              </w:rPr>
              <w:t>首次</w:t>
            </w:r>
          </w:p>
          <w:p w14:paraId="5279121C">
            <w:pPr>
              <w:pStyle w:val="540"/>
              <w:jc w:val="center"/>
              <w:rPr>
                <w:rFonts w:eastAsiaTheme="minorEastAsia"/>
                <w:i w:val="0"/>
                <w:iCs w:val="0"/>
              </w:rPr>
            </w:pPr>
            <w:r>
              <w:rPr>
                <w:rFonts w:hint="eastAsia" w:eastAsiaTheme="minorEastAsia"/>
                <w:i w:val="0"/>
                <w:iCs w:val="0"/>
              </w:rPr>
              <w:t>毒代</w:t>
            </w:r>
          </w:p>
        </w:tc>
      </w:tr>
      <w:tr w14:paraId="191C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3" w:hRule="atLeast"/>
          <w:jc w:val="center"/>
        </w:trPr>
        <w:tc>
          <w:tcPr>
            <w:tcW w:w="318" w:type="pct"/>
            <w:vMerge w:val="continue"/>
            <w:vAlign w:val="center"/>
          </w:tcPr>
          <w:p w14:paraId="07FE32AC">
            <w:pPr>
              <w:pStyle w:val="540"/>
              <w:jc w:val="center"/>
              <w:rPr>
                <w:rFonts w:eastAsiaTheme="minorEastAsia"/>
                <w:i w:val="0"/>
                <w:iCs w:val="0"/>
              </w:rPr>
            </w:pPr>
          </w:p>
        </w:tc>
        <w:tc>
          <w:tcPr>
            <w:tcW w:w="542" w:type="pct"/>
            <w:vMerge w:val="continue"/>
            <w:vAlign w:val="center"/>
          </w:tcPr>
          <w:p w14:paraId="3DEAABAE">
            <w:pPr>
              <w:pStyle w:val="540"/>
              <w:jc w:val="center"/>
              <w:rPr>
                <w:rFonts w:eastAsiaTheme="minorEastAsia"/>
                <w:i w:val="0"/>
                <w:iCs w:val="0"/>
              </w:rPr>
            </w:pPr>
          </w:p>
        </w:tc>
        <w:tc>
          <w:tcPr>
            <w:tcW w:w="461" w:type="pct"/>
            <w:vAlign w:val="center"/>
          </w:tcPr>
          <w:p w14:paraId="6EC8F8B7">
            <w:pPr>
              <w:pStyle w:val="540"/>
              <w:jc w:val="center"/>
              <w:rPr>
                <w:rFonts w:eastAsiaTheme="minorEastAsia"/>
                <w:i w:val="0"/>
                <w:iCs w:val="0"/>
              </w:rPr>
            </w:pPr>
            <w:r>
              <w:rPr>
                <w:rFonts w:eastAsiaTheme="minorEastAsia"/>
                <w:i w:val="0"/>
                <w:iCs w:val="0"/>
              </w:rPr>
              <w:t>10</w:t>
            </w:r>
          </w:p>
        </w:tc>
        <w:tc>
          <w:tcPr>
            <w:tcW w:w="1566" w:type="pct"/>
            <w:gridSpan w:val="2"/>
            <w:vAlign w:val="center"/>
          </w:tcPr>
          <w:p w14:paraId="2EFA81C3">
            <w:pPr>
              <w:pStyle w:val="540"/>
              <w:jc w:val="center"/>
              <w:rPr>
                <w:rFonts w:eastAsiaTheme="minorEastAsia"/>
                <w:i w:val="0"/>
                <w:iCs w:val="0"/>
              </w:rPr>
            </w:pPr>
            <w:r>
              <w:rPr>
                <w:rFonts w:eastAsiaTheme="minorEastAsia"/>
                <w:i w:val="0"/>
                <w:iCs w:val="0"/>
              </w:rPr>
              <w:t>3F021</w:t>
            </w:r>
            <w:r>
              <w:rPr>
                <w:rFonts w:hint="eastAsia" w:eastAsiaTheme="minorEastAsia"/>
                <w:i w:val="0"/>
                <w:iCs w:val="0"/>
              </w:rPr>
              <w:t>、</w:t>
            </w:r>
            <w:r>
              <w:rPr>
                <w:rFonts w:eastAsiaTheme="minorEastAsia"/>
                <w:i w:val="0"/>
                <w:iCs w:val="0"/>
              </w:rPr>
              <w:t>3F022</w:t>
            </w:r>
            <w:r>
              <w:rPr>
                <w:rFonts w:hint="eastAsia" w:eastAsiaTheme="minorEastAsia"/>
                <w:i w:val="0"/>
                <w:iCs w:val="0"/>
              </w:rPr>
              <w:t>、</w:t>
            </w:r>
            <w:r>
              <w:rPr>
                <w:rFonts w:eastAsiaTheme="minorEastAsia"/>
                <w:i w:val="0"/>
                <w:iCs w:val="0"/>
              </w:rPr>
              <w:t>3F023</w:t>
            </w:r>
            <w:r>
              <w:rPr>
                <w:rFonts w:hint="eastAsia" w:eastAsiaTheme="minorEastAsia"/>
                <w:i w:val="0"/>
                <w:iCs w:val="0"/>
              </w:rPr>
              <w:t>、</w:t>
            </w:r>
            <w:r>
              <w:rPr>
                <w:rFonts w:eastAsiaTheme="minorEastAsia"/>
                <w:i w:val="0"/>
                <w:iCs w:val="0"/>
              </w:rPr>
              <w:t>3F024</w:t>
            </w:r>
            <w:r>
              <w:rPr>
                <w:rFonts w:hint="eastAsia" w:eastAsiaTheme="minorEastAsia"/>
                <w:i w:val="0"/>
                <w:iCs w:val="0"/>
              </w:rPr>
              <w:t>、</w:t>
            </w:r>
            <w:r>
              <w:rPr>
                <w:rFonts w:eastAsiaTheme="minorEastAsia"/>
                <w:i w:val="0"/>
                <w:iCs w:val="0"/>
              </w:rPr>
              <w:t>3F025</w:t>
            </w:r>
          </w:p>
        </w:tc>
        <w:tc>
          <w:tcPr>
            <w:tcW w:w="1477" w:type="pct"/>
            <w:vAlign w:val="center"/>
          </w:tcPr>
          <w:p w14:paraId="5B50E44A">
            <w:pPr>
              <w:pStyle w:val="540"/>
              <w:jc w:val="center"/>
              <w:rPr>
                <w:rFonts w:eastAsiaTheme="minorEastAsia"/>
                <w:i w:val="0"/>
                <w:iCs w:val="0"/>
              </w:rPr>
            </w:pPr>
            <w:r>
              <w:rPr>
                <w:rFonts w:eastAsiaTheme="minorEastAsia"/>
                <w:i w:val="0"/>
                <w:iCs w:val="0"/>
              </w:rPr>
              <w:t>3M021</w:t>
            </w:r>
            <w:r>
              <w:rPr>
                <w:rFonts w:hint="eastAsia" w:eastAsiaTheme="minorEastAsia"/>
                <w:i w:val="0"/>
                <w:iCs w:val="0"/>
              </w:rPr>
              <w:t>、</w:t>
            </w:r>
            <w:r>
              <w:rPr>
                <w:rFonts w:eastAsiaTheme="minorEastAsia"/>
                <w:i w:val="0"/>
                <w:iCs w:val="0"/>
              </w:rPr>
              <w:t>3M022</w:t>
            </w:r>
            <w:r>
              <w:rPr>
                <w:rFonts w:hint="eastAsia" w:eastAsiaTheme="minorEastAsia"/>
                <w:i w:val="0"/>
                <w:iCs w:val="0"/>
              </w:rPr>
              <w:t>、</w:t>
            </w:r>
            <w:r>
              <w:rPr>
                <w:rFonts w:eastAsiaTheme="minorEastAsia"/>
                <w:i w:val="0"/>
                <w:iCs w:val="0"/>
              </w:rPr>
              <w:t>3M023</w:t>
            </w:r>
            <w:r>
              <w:rPr>
                <w:rFonts w:hint="eastAsia" w:eastAsiaTheme="minorEastAsia"/>
                <w:i w:val="0"/>
                <w:iCs w:val="0"/>
              </w:rPr>
              <w:t>、</w:t>
            </w:r>
            <w:r>
              <w:rPr>
                <w:rFonts w:eastAsiaTheme="minorEastAsia"/>
                <w:i w:val="0"/>
                <w:iCs w:val="0"/>
              </w:rPr>
              <w:t>3M024</w:t>
            </w:r>
            <w:r>
              <w:rPr>
                <w:rFonts w:hint="eastAsia" w:eastAsiaTheme="minorEastAsia"/>
                <w:i w:val="0"/>
                <w:iCs w:val="0"/>
              </w:rPr>
              <w:t>、</w:t>
            </w:r>
            <w:r>
              <w:rPr>
                <w:rFonts w:eastAsiaTheme="minorEastAsia"/>
                <w:i w:val="0"/>
                <w:iCs w:val="0"/>
              </w:rPr>
              <w:t>3M025</w:t>
            </w:r>
          </w:p>
        </w:tc>
        <w:tc>
          <w:tcPr>
            <w:tcW w:w="636" w:type="pct"/>
            <w:vAlign w:val="center"/>
          </w:tcPr>
          <w:p w14:paraId="4952CB8A">
            <w:pPr>
              <w:pStyle w:val="540"/>
              <w:jc w:val="center"/>
              <w:rPr>
                <w:rFonts w:eastAsiaTheme="minorEastAsia"/>
                <w:i w:val="0"/>
                <w:iCs w:val="0"/>
              </w:rPr>
            </w:pPr>
            <w:r>
              <w:rPr>
                <w:rFonts w:hint="eastAsia" w:eastAsiaTheme="minorEastAsia"/>
                <w:i w:val="0"/>
                <w:iCs w:val="0"/>
              </w:rPr>
              <w:t>末次</w:t>
            </w:r>
          </w:p>
          <w:p w14:paraId="0857531D">
            <w:pPr>
              <w:pStyle w:val="540"/>
              <w:jc w:val="center"/>
              <w:rPr>
                <w:rFonts w:eastAsiaTheme="minorEastAsia"/>
                <w:i w:val="0"/>
                <w:iCs w:val="0"/>
              </w:rPr>
            </w:pPr>
            <w:r>
              <w:rPr>
                <w:rFonts w:hint="eastAsia" w:eastAsiaTheme="minorEastAsia"/>
                <w:i w:val="0"/>
                <w:iCs w:val="0"/>
              </w:rPr>
              <w:t>毒代</w:t>
            </w:r>
          </w:p>
        </w:tc>
      </w:tr>
      <w:tr w14:paraId="70CC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53" w:hRule="atLeast"/>
          <w:jc w:val="center"/>
        </w:trPr>
        <w:tc>
          <w:tcPr>
            <w:tcW w:w="318" w:type="pct"/>
            <w:vMerge w:val="restart"/>
            <w:vAlign w:val="center"/>
          </w:tcPr>
          <w:p w14:paraId="6B171DAA">
            <w:pPr>
              <w:pStyle w:val="540"/>
              <w:jc w:val="center"/>
              <w:rPr>
                <w:rFonts w:eastAsiaTheme="minorEastAsia"/>
                <w:i w:val="0"/>
                <w:iCs w:val="0"/>
              </w:rPr>
            </w:pPr>
            <w:r>
              <w:rPr>
                <w:rFonts w:eastAsiaTheme="minorEastAsia"/>
                <w:i w:val="0"/>
                <w:iCs w:val="0"/>
              </w:rPr>
              <w:t>4</w:t>
            </w:r>
          </w:p>
        </w:tc>
        <w:tc>
          <w:tcPr>
            <w:tcW w:w="542" w:type="pct"/>
            <w:vMerge w:val="restart"/>
            <w:vAlign w:val="center"/>
          </w:tcPr>
          <w:p w14:paraId="70D9E74F">
            <w:pPr>
              <w:pStyle w:val="540"/>
              <w:jc w:val="center"/>
              <w:rPr>
                <w:rFonts w:eastAsiaTheme="minorEastAsia"/>
                <w:i w:val="0"/>
                <w:iCs w:val="0"/>
              </w:rPr>
            </w:pPr>
            <w:r>
              <w:rPr>
                <w:rFonts w:eastAsiaTheme="minorEastAsia"/>
                <w:i w:val="0"/>
                <w:iCs w:val="0"/>
              </w:rPr>
              <w:t>XXX</w:t>
            </w:r>
          </w:p>
          <w:p w14:paraId="728BB8E8">
            <w:pPr>
              <w:pStyle w:val="540"/>
              <w:jc w:val="center"/>
              <w:rPr>
                <w:rFonts w:eastAsiaTheme="minorEastAsia"/>
                <w:i w:val="0"/>
                <w:iCs w:val="0"/>
              </w:rPr>
            </w:pPr>
            <w:r>
              <w:rPr>
                <w:rFonts w:hint="eastAsia" w:eastAsiaTheme="minorEastAsia"/>
                <w:i w:val="0"/>
                <w:iCs w:val="0"/>
              </w:rPr>
              <w:t>高剂量组</w:t>
            </w:r>
          </w:p>
        </w:tc>
        <w:tc>
          <w:tcPr>
            <w:tcW w:w="461" w:type="pct"/>
            <w:vAlign w:val="center"/>
          </w:tcPr>
          <w:p w14:paraId="75419C2E">
            <w:pPr>
              <w:pStyle w:val="540"/>
              <w:jc w:val="center"/>
              <w:rPr>
                <w:rFonts w:eastAsiaTheme="minorEastAsia"/>
                <w:i w:val="0"/>
                <w:iCs w:val="0"/>
              </w:rPr>
            </w:pPr>
            <w:r>
              <w:rPr>
                <w:rFonts w:eastAsiaTheme="minorEastAsia"/>
                <w:i w:val="0"/>
                <w:iCs w:val="0"/>
              </w:rPr>
              <w:t>20</w:t>
            </w:r>
          </w:p>
        </w:tc>
        <w:tc>
          <w:tcPr>
            <w:tcW w:w="1566" w:type="pct"/>
            <w:gridSpan w:val="2"/>
            <w:vAlign w:val="center"/>
          </w:tcPr>
          <w:p w14:paraId="7111934F">
            <w:pPr>
              <w:pStyle w:val="540"/>
              <w:jc w:val="center"/>
              <w:rPr>
                <w:rFonts w:eastAsiaTheme="minorEastAsia"/>
                <w:i w:val="0"/>
                <w:iCs w:val="0"/>
              </w:rPr>
            </w:pPr>
            <w:r>
              <w:rPr>
                <w:rFonts w:eastAsiaTheme="minorEastAsia"/>
                <w:i w:val="0"/>
                <w:iCs w:val="0"/>
              </w:rPr>
              <w:t>4F001</w:t>
            </w:r>
            <w:r>
              <w:rPr>
                <w:rFonts w:hint="eastAsia" w:eastAsiaTheme="minorEastAsia"/>
                <w:i w:val="0"/>
                <w:iCs w:val="0"/>
              </w:rPr>
              <w:t>、</w:t>
            </w:r>
            <w:r>
              <w:rPr>
                <w:rFonts w:eastAsiaTheme="minorEastAsia"/>
                <w:i w:val="0"/>
                <w:iCs w:val="0"/>
              </w:rPr>
              <w:t>4F002</w:t>
            </w:r>
            <w:r>
              <w:rPr>
                <w:rFonts w:hint="eastAsia" w:eastAsiaTheme="minorEastAsia"/>
                <w:i w:val="0"/>
                <w:iCs w:val="0"/>
              </w:rPr>
              <w:t>、</w:t>
            </w:r>
            <w:r>
              <w:rPr>
                <w:rFonts w:eastAsiaTheme="minorEastAsia"/>
                <w:i w:val="0"/>
                <w:iCs w:val="0"/>
              </w:rPr>
              <w:t>4F003</w:t>
            </w:r>
            <w:r>
              <w:rPr>
                <w:rFonts w:hint="eastAsia" w:eastAsiaTheme="minorEastAsia"/>
                <w:i w:val="0"/>
                <w:iCs w:val="0"/>
              </w:rPr>
              <w:t>、</w:t>
            </w:r>
            <w:r>
              <w:rPr>
                <w:rFonts w:eastAsiaTheme="minorEastAsia"/>
                <w:i w:val="0"/>
                <w:iCs w:val="0"/>
              </w:rPr>
              <w:t>4F004</w:t>
            </w:r>
            <w:r>
              <w:rPr>
                <w:rFonts w:hint="eastAsia" w:eastAsiaTheme="minorEastAsia"/>
                <w:i w:val="0"/>
                <w:iCs w:val="0"/>
              </w:rPr>
              <w:t>、</w:t>
            </w:r>
            <w:r>
              <w:rPr>
                <w:rFonts w:eastAsiaTheme="minorEastAsia"/>
                <w:i w:val="0"/>
                <w:iCs w:val="0"/>
              </w:rPr>
              <w:t>4F005</w:t>
            </w:r>
            <w:r>
              <w:rPr>
                <w:rFonts w:hint="eastAsia" w:eastAsiaTheme="minorEastAsia"/>
                <w:i w:val="0"/>
                <w:iCs w:val="0"/>
              </w:rPr>
              <w:t>、</w:t>
            </w:r>
            <w:r>
              <w:rPr>
                <w:rFonts w:eastAsiaTheme="minorEastAsia"/>
                <w:i w:val="0"/>
                <w:iCs w:val="0"/>
              </w:rPr>
              <w:t>4F006</w:t>
            </w:r>
            <w:r>
              <w:rPr>
                <w:rFonts w:hint="eastAsia" w:eastAsiaTheme="minorEastAsia"/>
                <w:i w:val="0"/>
                <w:iCs w:val="0"/>
              </w:rPr>
              <w:t>、</w:t>
            </w:r>
            <w:r>
              <w:rPr>
                <w:rFonts w:eastAsiaTheme="minorEastAsia"/>
                <w:i w:val="0"/>
                <w:iCs w:val="0"/>
              </w:rPr>
              <w:t>4F007</w:t>
            </w:r>
            <w:r>
              <w:rPr>
                <w:rFonts w:hint="eastAsia" w:eastAsiaTheme="minorEastAsia"/>
                <w:i w:val="0"/>
                <w:iCs w:val="0"/>
              </w:rPr>
              <w:t>、</w:t>
            </w:r>
          </w:p>
          <w:p w14:paraId="4A4D2E9E">
            <w:pPr>
              <w:pStyle w:val="540"/>
              <w:jc w:val="center"/>
              <w:rPr>
                <w:rFonts w:eastAsiaTheme="minorEastAsia"/>
                <w:i w:val="0"/>
                <w:iCs w:val="0"/>
              </w:rPr>
            </w:pPr>
            <w:r>
              <w:rPr>
                <w:rFonts w:eastAsiaTheme="minorEastAsia"/>
                <w:i w:val="0"/>
                <w:iCs w:val="0"/>
              </w:rPr>
              <w:t>4F08</w:t>
            </w:r>
            <w:r>
              <w:rPr>
                <w:rFonts w:hint="eastAsia" w:eastAsiaTheme="minorEastAsia"/>
                <w:i w:val="0"/>
                <w:iCs w:val="0"/>
              </w:rPr>
              <w:t>、</w:t>
            </w:r>
            <w:r>
              <w:rPr>
                <w:rFonts w:eastAsiaTheme="minorEastAsia"/>
                <w:i w:val="0"/>
                <w:iCs w:val="0"/>
              </w:rPr>
              <w:t>4F009</w:t>
            </w:r>
            <w:r>
              <w:rPr>
                <w:rFonts w:hint="eastAsia" w:eastAsiaTheme="minorEastAsia"/>
                <w:i w:val="0"/>
                <w:iCs w:val="0"/>
              </w:rPr>
              <w:t>、</w:t>
            </w:r>
            <w:r>
              <w:rPr>
                <w:rFonts w:eastAsiaTheme="minorEastAsia"/>
                <w:i w:val="0"/>
                <w:iCs w:val="0"/>
              </w:rPr>
              <w:t>4F010</w:t>
            </w:r>
          </w:p>
        </w:tc>
        <w:tc>
          <w:tcPr>
            <w:tcW w:w="1477" w:type="pct"/>
            <w:vAlign w:val="center"/>
          </w:tcPr>
          <w:p w14:paraId="0E02330D">
            <w:pPr>
              <w:pStyle w:val="540"/>
              <w:jc w:val="center"/>
              <w:rPr>
                <w:rFonts w:eastAsiaTheme="minorEastAsia"/>
                <w:i w:val="0"/>
                <w:iCs w:val="0"/>
              </w:rPr>
            </w:pPr>
            <w:r>
              <w:rPr>
                <w:rFonts w:eastAsiaTheme="minorEastAsia"/>
                <w:i w:val="0"/>
                <w:iCs w:val="0"/>
              </w:rPr>
              <w:t>4M001</w:t>
            </w:r>
            <w:r>
              <w:rPr>
                <w:rFonts w:hint="eastAsia" w:eastAsiaTheme="minorEastAsia"/>
                <w:i w:val="0"/>
                <w:iCs w:val="0"/>
              </w:rPr>
              <w:t>、</w:t>
            </w:r>
            <w:r>
              <w:rPr>
                <w:rFonts w:eastAsiaTheme="minorEastAsia"/>
                <w:i w:val="0"/>
                <w:iCs w:val="0"/>
              </w:rPr>
              <w:t>4M002</w:t>
            </w:r>
            <w:r>
              <w:rPr>
                <w:rFonts w:hint="eastAsia" w:eastAsiaTheme="minorEastAsia"/>
                <w:i w:val="0"/>
                <w:iCs w:val="0"/>
              </w:rPr>
              <w:t>、</w:t>
            </w:r>
            <w:r>
              <w:rPr>
                <w:rFonts w:eastAsiaTheme="minorEastAsia"/>
                <w:i w:val="0"/>
                <w:iCs w:val="0"/>
              </w:rPr>
              <w:t>4M003</w:t>
            </w:r>
            <w:r>
              <w:rPr>
                <w:rFonts w:hint="eastAsia" w:eastAsiaTheme="minorEastAsia"/>
                <w:i w:val="0"/>
                <w:iCs w:val="0"/>
              </w:rPr>
              <w:t>、</w:t>
            </w:r>
            <w:r>
              <w:rPr>
                <w:rFonts w:eastAsiaTheme="minorEastAsia"/>
                <w:i w:val="0"/>
                <w:iCs w:val="0"/>
              </w:rPr>
              <w:t>4M004</w:t>
            </w:r>
            <w:r>
              <w:rPr>
                <w:rFonts w:hint="eastAsia" w:eastAsiaTheme="minorEastAsia"/>
                <w:i w:val="0"/>
                <w:iCs w:val="0"/>
              </w:rPr>
              <w:t>、</w:t>
            </w:r>
            <w:r>
              <w:rPr>
                <w:rFonts w:eastAsiaTheme="minorEastAsia"/>
                <w:i w:val="0"/>
                <w:iCs w:val="0"/>
              </w:rPr>
              <w:t>4M005</w:t>
            </w:r>
            <w:r>
              <w:rPr>
                <w:rFonts w:hint="eastAsia" w:eastAsiaTheme="minorEastAsia"/>
                <w:i w:val="0"/>
                <w:iCs w:val="0"/>
              </w:rPr>
              <w:t>、</w:t>
            </w:r>
            <w:r>
              <w:rPr>
                <w:rFonts w:eastAsiaTheme="minorEastAsia"/>
                <w:i w:val="0"/>
                <w:iCs w:val="0"/>
              </w:rPr>
              <w:t>4M006</w:t>
            </w:r>
            <w:r>
              <w:rPr>
                <w:rFonts w:hint="eastAsia" w:eastAsiaTheme="minorEastAsia"/>
                <w:i w:val="0"/>
                <w:iCs w:val="0"/>
              </w:rPr>
              <w:t>、</w:t>
            </w:r>
            <w:r>
              <w:rPr>
                <w:rFonts w:eastAsiaTheme="minorEastAsia"/>
                <w:i w:val="0"/>
                <w:iCs w:val="0"/>
              </w:rPr>
              <w:t>4M007</w:t>
            </w:r>
            <w:r>
              <w:rPr>
                <w:rFonts w:hint="eastAsia" w:eastAsiaTheme="minorEastAsia"/>
                <w:i w:val="0"/>
                <w:iCs w:val="0"/>
              </w:rPr>
              <w:t>、</w:t>
            </w:r>
          </w:p>
          <w:p w14:paraId="056D306D">
            <w:pPr>
              <w:pStyle w:val="540"/>
              <w:jc w:val="center"/>
              <w:rPr>
                <w:rFonts w:eastAsiaTheme="minorEastAsia"/>
                <w:i w:val="0"/>
                <w:iCs w:val="0"/>
              </w:rPr>
            </w:pPr>
            <w:r>
              <w:rPr>
                <w:rFonts w:eastAsiaTheme="minorEastAsia"/>
                <w:i w:val="0"/>
                <w:iCs w:val="0"/>
              </w:rPr>
              <w:t>4M08</w:t>
            </w:r>
            <w:r>
              <w:rPr>
                <w:rFonts w:hint="eastAsia" w:eastAsiaTheme="minorEastAsia"/>
                <w:i w:val="0"/>
                <w:iCs w:val="0"/>
              </w:rPr>
              <w:t>、</w:t>
            </w:r>
            <w:r>
              <w:rPr>
                <w:rFonts w:eastAsiaTheme="minorEastAsia"/>
                <w:i w:val="0"/>
                <w:iCs w:val="0"/>
              </w:rPr>
              <w:t>4M009</w:t>
            </w:r>
            <w:r>
              <w:rPr>
                <w:rFonts w:hint="eastAsia" w:eastAsiaTheme="minorEastAsia"/>
                <w:i w:val="0"/>
                <w:iCs w:val="0"/>
              </w:rPr>
              <w:t>、</w:t>
            </w:r>
            <w:r>
              <w:rPr>
                <w:rFonts w:eastAsiaTheme="minorEastAsia"/>
                <w:i w:val="0"/>
                <w:iCs w:val="0"/>
              </w:rPr>
              <w:t>4M010</w:t>
            </w:r>
          </w:p>
        </w:tc>
        <w:tc>
          <w:tcPr>
            <w:tcW w:w="636" w:type="pct"/>
            <w:vAlign w:val="center"/>
          </w:tcPr>
          <w:p w14:paraId="48E769A3">
            <w:pPr>
              <w:pStyle w:val="540"/>
              <w:jc w:val="center"/>
              <w:rPr>
                <w:rFonts w:eastAsiaTheme="minorEastAsia"/>
                <w:i w:val="0"/>
                <w:iCs w:val="0"/>
              </w:rPr>
            </w:pPr>
            <w:r>
              <w:rPr>
                <w:rFonts w:hint="eastAsia" w:eastAsiaTheme="minorEastAsia"/>
                <w:i w:val="0"/>
                <w:iCs w:val="0"/>
              </w:rPr>
              <w:t>给药结束（</w:t>
            </w:r>
            <w:r>
              <w:rPr>
                <w:rFonts w:eastAsiaTheme="minorEastAsia"/>
                <w:i w:val="0"/>
                <w:iCs w:val="0"/>
              </w:rPr>
              <w:t>DXX</w:t>
            </w:r>
            <w:r>
              <w:rPr>
                <w:rFonts w:hint="eastAsia" w:eastAsiaTheme="minorEastAsia"/>
                <w:i w:val="0"/>
                <w:iCs w:val="0"/>
              </w:rPr>
              <w:t>）</w:t>
            </w:r>
          </w:p>
        </w:tc>
      </w:tr>
      <w:tr w14:paraId="2EA7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53" w:hRule="atLeast"/>
          <w:jc w:val="center"/>
        </w:trPr>
        <w:tc>
          <w:tcPr>
            <w:tcW w:w="318" w:type="pct"/>
            <w:vMerge w:val="continue"/>
            <w:vAlign w:val="center"/>
          </w:tcPr>
          <w:p w14:paraId="6F796E50">
            <w:pPr>
              <w:pStyle w:val="540"/>
              <w:jc w:val="center"/>
              <w:rPr>
                <w:rFonts w:eastAsiaTheme="minorEastAsia"/>
                <w:i w:val="0"/>
                <w:iCs w:val="0"/>
              </w:rPr>
            </w:pPr>
          </w:p>
        </w:tc>
        <w:tc>
          <w:tcPr>
            <w:tcW w:w="542" w:type="pct"/>
            <w:vMerge w:val="continue"/>
            <w:vAlign w:val="center"/>
          </w:tcPr>
          <w:p w14:paraId="2089E747">
            <w:pPr>
              <w:pStyle w:val="540"/>
              <w:jc w:val="center"/>
              <w:rPr>
                <w:rFonts w:eastAsiaTheme="minorEastAsia"/>
                <w:i w:val="0"/>
                <w:iCs w:val="0"/>
              </w:rPr>
            </w:pPr>
          </w:p>
        </w:tc>
        <w:tc>
          <w:tcPr>
            <w:tcW w:w="461" w:type="pct"/>
            <w:vAlign w:val="center"/>
          </w:tcPr>
          <w:p w14:paraId="657A5E24">
            <w:pPr>
              <w:pStyle w:val="540"/>
              <w:jc w:val="center"/>
              <w:rPr>
                <w:rFonts w:eastAsiaTheme="minorEastAsia"/>
                <w:i w:val="0"/>
                <w:iCs w:val="0"/>
              </w:rPr>
            </w:pPr>
            <w:r>
              <w:rPr>
                <w:rFonts w:eastAsiaTheme="minorEastAsia"/>
                <w:i w:val="0"/>
                <w:iCs w:val="0"/>
              </w:rPr>
              <w:t>10</w:t>
            </w:r>
          </w:p>
        </w:tc>
        <w:tc>
          <w:tcPr>
            <w:tcW w:w="1566" w:type="pct"/>
            <w:gridSpan w:val="2"/>
            <w:vAlign w:val="center"/>
          </w:tcPr>
          <w:p w14:paraId="227A72A2">
            <w:pPr>
              <w:pStyle w:val="540"/>
              <w:jc w:val="center"/>
              <w:rPr>
                <w:rFonts w:eastAsiaTheme="minorEastAsia"/>
                <w:i w:val="0"/>
                <w:iCs w:val="0"/>
              </w:rPr>
            </w:pPr>
            <w:r>
              <w:rPr>
                <w:rFonts w:eastAsiaTheme="minorEastAsia"/>
                <w:i w:val="0"/>
                <w:iCs w:val="0"/>
              </w:rPr>
              <w:t>4F011</w:t>
            </w:r>
            <w:r>
              <w:rPr>
                <w:rFonts w:hint="eastAsia" w:eastAsiaTheme="minorEastAsia"/>
                <w:i w:val="0"/>
                <w:iCs w:val="0"/>
              </w:rPr>
              <w:t>、</w:t>
            </w:r>
            <w:r>
              <w:rPr>
                <w:rFonts w:eastAsiaTheme="minorEastAsia"/>
                <w:i w:val="0"/>
                <w:iCs w:val="0"/>
              </w:rPr>
              <w:t>4F012</w:t>
            </w:r>
            <w:r>
              <w:rPr>
                <w:rFonts w:hint="eastAsia" w:eastAsiaTheme="minorEastAsia"/>
                <w:i w:val="0"/>
                <w:iCs w:val="0"/>
              </w:rPr>
              <w:t>、</w:t>
            </w:r>
            <w:r>
              <w:rPr>
                <w:rFonts w:eastAsiaTheme="minorEastAsia"/>
                <w:i w:val="0"/>
                <w:iCs w:val="0"/>
              </w:rPr>
              <w:t>4F013</w:t>
            </w:r>
            <w:r>
              <w:rPr>
                <w:rFonts w:hint="eastAsia" w:eastAsiaTheme="minorEastAsia"/>
                <w:i w:val="0"/>
                <w:iCs w:val="0"/>
              </w:rPr>
              <w:t>、</w:t>
            </w:r>
            <w:r>
              <w:rPr>
                <w:rFonts w:eastAsiaTheme="minorEastAsia"/>
                <w:i w:val="0"/>
                <w:iCs w:val="0"/>
              </w:rPr>
              <w:t>4F014</w:t>
            </w:r>
            <w:r>
              <w:rPr>
                <w:rFonts w:hint="eastAsia" w:eastAsiaTheme="minorEastAsia"/>
                <w:i w:val="0"/>
                <w:iCs w:val="0"/>
              </w:rPr>
              <w:t>、</w:t>
            </w:r>
            <w:r>
              <w:rPr>
                <w:rFonts w:eastAsiaTheme="minorEastAsia"/>
                <w:i w:val="0"/>
                <w:iCs w:val="0"/>
              </w:rPr>
              <w:t>4F015</w:t>
            </w:r>
          </w:p>
        </w:tc>
        <w:tc>
          <w:tcPr>
            <w:tcW w:w="1477" w:type="pct"/>
            <w:vAlign w:val="center"/>
          </w:tcPr>
          <w:p w14:paraId="4E8C6560">
            <w:pPr>
              <w:pStyle w:val="540"/>
              <w:jc w:val="center"/>
              <w:rPr>
                <w:rFonts w:eastAsiaTheme="minorEastAsia"/>
                <w:i w:val="0"/>
                <w:iCs w:val="0"/>
              </w:rPr>
            </w:pPr>
            <w:r>
              <w:rPr>
                <w:rFonts w:eastAsiaTheme="minorEastAsia"/>
                <w:i w:val="0"/>
                <w:iCs w:val="0"/>
              </w:rPr>
              <w:t>4M011</w:t>
            </w:r>
            <w:r>
              <w:rPr>
                <w:rFonts w:hint="eastAsia" w:eastAsiaTheme="minorEastAsia"/>
                <w:i w:val="0"/>
                <w:iCs w:val="0"/>
              </w:rPr>
              <w:t>、</w:t>
            </w:r>
            <w:r>
              <w:rPr>
                <w:rFonts w:eastAsiaTheme="minorEastAsia"/>
                <w:i w:val="0"/>
                <w:iCs w:val="0"/>
              </w:rPr>
              <w:t>4M012</w:t>
            </w:r>
            <w:r>
              <w:rPr>
                <w:rFonts w:hint="eastAsia" w:eastAsiaTheme="minorEastAsia"/>
                <w:i w:val="0"/>
                <w:iCs w:val="0"/>
              </w:rPr>
              <w:t>、</w:t>
            </w:r>
            <w:r>
              <w:rPr>
                <w:rFonts w:eastAsiaTheme="minorEastAsia"/>
                <w:i w:val="0"/>
                <w:iCs w:val="0"/>
              </w:rPr>
              <w:t>4M013</w:t>
            </w:r>
            <w:r>
              <w:rPr>
                <w:rFonts w:hint="eastAsia" w:eastAsiaTheme="minorEastAsia"/>
                <w:i w:val="0"/>
                <w:iCs w:val="0"/>
              </w:rPr>
              <w:t>、</w:t>
            </w:r>
            <w:r>
              <w:rPr>
                <w:rFonts w:eastAsiaTheme="minorEastAsia"/>
                <w:i w:val="0"/>
                <w:iCs w:val="0"/>
              </w:rPr>
              <w:t>4M014</w:t>
            </w:r>
            <w:r>
              <w:rPr>
                <w:rFonts w:hint="eastAsia" w:eastAsiaTheme="minorEastAsia"/>
                <w:i w:val="0"/>
                <w:iCs w:val="0"/>
              </w:rPr>
              <w:t>、</w:t>
            </w:r>
            <w:r>
              <w:rPr>
                <w:rFonts w:eastAsiaTheme="minorEastAsia"/>
                <w:i w:val="0"/>
                <w:iCs w:val="0"/>
              </w:rPr>
              <w:t>4M015</w:t>
            </w:r>
          </w:p>
        </w:tc>
        <w:tc>
          <w:tcPr>
            <w:tcW w:w="636" w:type="pct"/>
            <w:vAlign w:val="center"/>
          </w:tcPr>
          <w:p w14:paraId="7B19FA60">
            <w:pPr>
              <w:pStyle w:val="540"/>
              <w:jc w:val="center"/>
              <w:rPr>
                <w:rFonts w:eastAsiaTheme="minorEastAsia"/>
                <w:i w:val="0"/>
                <w:iCs w:val="0"/>
              </w:rPr>
            </w:pPr>
            <w:r>
              <w:rPr>
                <w:rFonts w:hint="eastAsia" w:eastAsiaTheme="minorEastAsia"/>
                <w:i w:val="0"/>
                <w:iCs w:val="0"/>
              </w:rPr>
              <w:t>恢复期结束（</w:t>
            </w:r>
            <w:r>
              <w:rPr>
                <w:rFonts w:eastAsiaTheme="minorEastAsia"/>
                <w:i w:val="0"/>
                <w:iCs w:val="0"/>
              </w:rPr>
              <w:t>DXX</w:t>
            </w:r>
            <w:r>
              <w:rPr>
                <w:rFonts w:hint="eastAsia" w:eastAsiaTheme="minorEastAsia"/>
                <w:i w:val="0"/>
                <w:iCs w:val="0"/>
              </w:rPr>
              <w:t>）</w:t>
            </w:r>
          </w:p>
        </w:tc>
      </w:tr>
      <w:tr w14:paraId="65D8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53" w:hRule="atLeast"/>
          <w:jc w:val="center"/>
        </w:trPr>
        <w:tc>
          <w:tcPr>
            <w:tcW w:w="318" w:type="pct"/>
            <w:vMerge w:val="continue"/>
            <w:vAlign w:val="center"/>
          </w:tcPr>
          <w:p w14:paraId="5CB53427">
            <w:pPr>
              <w:pStyle w:val="540"/>
              <w:jc w:val="center"/>
              <w:rPr>
                <w:rFonts w:eastAsiaTheme="minorEastAsia"/>
                <w:i w:val="0"/>
                <w:iCs w:val="0"/>
              </w:rPr>
            </w:pPr>
          </w:p>
        </w:tc>
        <w:tc>
          <w:tcPr>
            <w:tcW w:w="542" w:type="pct"/>
            <w:vMerge w:val="continue"/>
            <w:vAlign w:val="center"/>
          </w:tcPr>
          <w:p w14:paraId="2E9EAA50">
            <w:pPr>
              <w:pStyle w:val="540"/>
              <w:jc w:val="center"/>
              <w:rPr>
                <w:rFonts w:eastAsiaTheme="minorEastAsia"/>
                <w:i w:val="0"/>
                <w:iCs w:val="0"/>
              </w:rPr>
            </w:pPr>
          </w:p>
        </w:tc>
        <w:tc>
          <w:tcPr>
            <w:tcW w:w="461" w:type="pct"/>
            <w:vAlign w:val="center"/>
          </w:tcPr>
          <w:p w14:paraId="17F8995B">
            <w:pPr>
              <w:pStyle w:val="540"/>
              <w:jc w:val="center"/>
              <w:rPr>
                <w:rFonts w:eastAsiaTheme="minorEastAsia"/>
                <w:i w:val="0"/>
                <w:iCs w:val="0"/>
              </w:rPr>
            </w:pPr>
            <w:r>
              <w:rPr>
                <w:rFonts w:eastAsiaTheme="minorEastAsia"/>
                <w:i w:val="0"/>
                <w:iCs w:val="0"/>
              </w:rPr>
              <w:t>10</w:t>
            </w:r>
          </w:p>
        </w:tc>
        <w:tc>
          <w:tcPr>
            <w:tcW w:w="1566" w:type="pct"/>
            <w:gridSpan w:val="2"/>
            <w:vAlign w:val="center"/>
          </w:tcPr>
          <w:p w14:paraId="371FE6D1">
            <w:pPr>
              <w:pStyle w:val="540"/>
              <w:jc w:val="center"/>
              <w:rPr>
                <w:rFonts w:eastAsiaTheme="minorEastAsia"/>
                <w:i w:val="0"/>
                <w:iCs w:val="0"/>
              </w:rPr>
            </w:pPr>
            <w:r>
              <w:rPr>
                <w:rFonts w:eastAsiaTheme="minorEastAsia"/>
                <w:i w:val="0"/>
                <w:iCs w:val="0"/>
              </w:rPr>
              <w:t>4F016</w:t>
            </w:r>
            <w:r>
              <w:rPr>
                <w:rFonts w:hint="eastAsia" w:eastAsiaTheme="minorEastAsia"/>
                <w:i w:val="0"/>
                <w:iCs w:val="0"/>
              </w:rPr>
              <w:t>、</w:t>
            </w:r>
            <w:r>
              <w:rPr>
                <w:rFonts w:eastAsiaTheme="minorEastAsia"/>
                <w:i w:val="0"/>
                <w:iCs w:val="0"/>
              </w:rPr>
              <w:t>4F017</w:t>
            </w:r>
            <w:r>
              <w:rPr>
                <w:rFonts w:hint="eastAsia" w:eastAsiaTheme="minorEastAsia"/>
                <w:i w:val="0"/>
                <w:iCs w:val="0"/>
              </w:rPr>
              <w:t>、</w:t>
            </w:r>
            <w:r>
              <w:rPr>
                <w:rFonts w:eastAsiaTheme="minorEastAsia"/>
                <w:i w:val="0"/>
                <w:iCs w:val="0"/>
              </w:rPr>
              <w:t>4F018</w:t>
            </w:r>
            <w:r>
              <w:rPr>
                <w:rFonts w:hint="eastAsia" w:eastAsiaTheme="minorEastAsia"/>
                <w:i w:val="0"/>
                <w:iCs w:val="0"/>
              </w:rPr>
              <w:t>、</w:t>
            </w:r>
          </w:p>
          <w:p w14:paraId="5DE6A096">
            <w:pPr>
              <w:pStyle w:val="540"/>
              <w:jc w:val="center"/>
              <w:rPr>
                <w:rFonts w:eastAsiaTheme="minorEastAsia"/>
                <w:i w:val="0"/>
                <w:iCs w:val="0"/>
              </w:rPr>
            </w:pPr>
            <w:r>
              <w:rPr>
                <w:rFonts w:eastAsiaTheme="minorEastAsia"/>
                <w:i w:val="0"/>
                <w:iCs w:val="0"/>
              </w:rPr>
              <w:t>4F019</w:t>
            </w:r>
            <w:r>
              <w:rPr>
                <w:rFonts w:hint="eastAsia" w:eastAsiaTheme="minorEastAsia"/>
                <w:i w:val="0"/>
                <w:iCs w:val="0"/>
              </w:rPr>
              <w:t>、</w:t>
            </w:r>
            <w:r>
              <w:rPr>
                <w:rFonts w:eastAsiaTheme="minorEastAsia"/>
                <w:i w:val="0"/>
                <w:iCs w:val="0"/>
              </w:rPr>
              <w:t>4F020</w:t>
            </w:r>
          </w:p>
        </w:tc>
        <w:tc>
          <w:tcPr>
            <w:tcW w:w="1477" w:type="pct"/>
            <w:vAlign w:val="center"/>
          </w:tcPr>
          <w:p w14:paraId="73AB9153">
            <w:pPr>
              <w:pStyle w:val="540"/>
              <w:jc w:val="center"/>
              <w:rPr>
                <w:rFonts w:eastAsiaTheme="minorEastAsia"/>
                <w:i w:val="0"/>
                <w:iCs w:val="0"/>
              </w:rPr>
            </w:pPr>
            <w:r>
              <w:rPr>
                <w:rFonts w:eastAsiaTheme="minorEastAsia"/>
                <w:i w:val="0"/>
                <w:iCs w:val="0"/>
              </w:rPr>
              <w:t>4M016</w:t>
            </w:r>
            <w:r>
              <w:rPr>
                <w:rFonts w:hint="eastAsia" w:eastAsiaTheme="minorEastAsia"/>
                <w:i w:val="0"/>
                <w:iCs w:val="0"/>
              </w:rPr>
              <w:t>、</w:t>
            </w:r>
            <w:r>
              <w:rPr>
                <w:rFonts w:eastAsiaTheme="minorEastAsia"/>
                <w:i w:val="0"/>
                <w:iCs w:val="0"/>
              </w:rPr>
              <w:t>4M017</w:t>
            </w:r>
            <w:r>
              <w:rPr>
                <w:rFonts w:hint="eastAsia" w:eastAsiaTheme="minorEastAsia"/>
                <w:i w:val="0"/>
                <w:iCs w:val="0"/>
              </w:rPr>
              <w:t>、</w:t>
            </w:r>
            <w:r>
              <w:rPr>
                <w:rFonts w:eastAsiaTheme="minorEastAsia"/>
                <w:i w:val="0"/>
                <w:iCs w:val="0"/>
              </w:rPr>
              <w:t>4M018</w:t>
            </w:r>
            <w:r>
              <w:rPr>
                <w:rFonts w:hint="eastAsia" w:eastAsiaTheme="minorEastAsia"/>
                <w:i w:val="0"/>
                <w:iCs w:val="0"/>
              </w:rPr>
              <w:t>、</w:t>
            </w:r>
            <w:r>
              <w:rPr>
                <w:rFonts w:eastAsiaTheme="minorEastAsia"/>
                <w:i w:val="0"/>
                <w:iCs w:val="0"/>
              </w:rPr>
              <w:t>4M019</w:t>
            </w:r>
            <w:r>
              <w:rPr>
                <w:rFonts w:hint="eastAsia" w:eastAsiaTheme="minorEastAsia"/>
                <w:i w:val="0"/>
                <w:iCs w:val="0"/>
              </w:rPr>
              <w:t>、</w:t>
            </w:r>
            <w:r>
              <w:rPr>
                <w:rFonts w:eastAsiaTheme="minorEastAsia"/>
                <w:i w:val="0"/>
                <w:iCs w:val="0"/>
              </w:rPr>
              <w:t>4M020</w:t>
            </w:r>
          </w:p>
        </w:tc>
        <w:tc>
          <w:tcPr>
            <w:tcW w:w="636" w:type="pct"/>
            <w:vAlign w:val="center"/>
          </w:tcPr>
          <w:p w14:paraId="17F32081">
            <w:pPr>
              <w:pStyle w:val="540"/>
              <w:jc w:val="center"/>
              <w:rPr>
                <w:rFonts w:eastAsiaTheme="minorEastAsia"/>
                <w:i w:val="0"/>
                <w:iCs w:val="0"/>
              </w:rPr>
            </w:pPr>
            <w:r>
              <w:rPr>
                <w:rFonts w:hint="eastAsia" w:eastAsiaTheme="minorEastAsia"/>
                <w:i w:val="0"/>
                <w:iCs w:val="0"/>
              </w:rPr>
              <w:t>首次</w:t>
            </w:r>
          </w:p>
          <w:p w14:paraId="6532B85F">
            <w:pPr>
              <w:pStyle w:val="540"/>
              <w:jc w:val="center"/>
              <w:rPr>
                <w:rFonts w:eastAsiaTheme="minorEastAsia"/>
                <w:i w:val="0"/>
                <w:iCs w:val="0"/>
              </w:rPr>
            </w:pPr>
            <w:r>
              <w:rPr>
                <w:rFonts w:hint="eastAsia" w:eastAsiaTheme="minorEastAsia"/>
                <w:i w:val="0"/>
                <w:iCs w:val="0"/>
              </w:rPr>
              <w:t>毒代</w:t>
            </w:r>
          </w:p>
        </w:tc>
      </w:tr>
      <w:tr w14:paraId="0828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53" w:hRule="atLeast"/>
          <w:jc w:val="center"/>
        </w:trPr>
        <w:tc>
          <w:tcPr>
            <w:tcW w:w="318" w:type="pct"/>
            <w:vMerge w:val="continue"/>
            <w:vAlign w:val="center"/>
          </w:tcPr>
          <w:p w14:paraId="2BA878C9">
            <w:pPr>
              <w:pStyle w:val="540"/>
              <w:jc w:val="center"/>
              <w:rPr>
                <w:rFonts w:eastAsiaTheme="minorEastAsia"/>
                <w:i w:val="0"/>
                <w:iCs w:val="0"/>
              </w:rPr>
            </w:pPr>
          </w:p>
        </w:tc>
        <w:tc>
          <w:tcPr>
            <w:tcW w:w="542" w:type="pct"/>
            <w:vMerge w:val="continue"/>
            <w:vAlign w:val="center"/>
          </w:tcPr>
          <w:p w14:paraId="792E88B0">
            <w:pPr>
              <w:pStyle w:val="540"/>
              <w:jc w:val="center"/>
              <w:rPr>
                <w:rFonts w:eastAsiaTheme="minorEastAsia"/>
                <w:i w:val="0"/>
                <w:iCs w:val="0"/>
              </w:rPr>
            </w:pPr>
          </w:p>
        </w:tc>
        <w:tc>
          <w:tcPr>
            <w:tcW w:w="461" w:type="pct"/>
            <w:vAlign w:val="center"/>
          </w:tcPr>
          <w:p w14:paraId="093EC7B2">
            <w:pPr>
              <w:pStyle w:val="540"/>
              <w:jc w:val="center"/>
              <w:rPr>
                <w:rFonts w:eastAsiaTheme="minorEastAsia"/>
                <w:i w:val="0"/>
                <w:iCs w:val="0"/>
              </w:rPr>
            </w:pPr>
            <w:r>
              <w:rPr>
                <w:rFonts w:eastAsiaTheme="minorEastAsia"/>
                <w:i w:val="0"/>
                <w:iCs w:val="0"/>
              </w:rPr>
              <w:t>10</w:t>
            </w:r>
          </w:p>
        </w:tc>
        <w:tc>
          <w:tcPr>
            <w:tcW w:w="1566" w:type="pct"/>
            <w:gridSpan w:val="2"/>
            <w:vAlign w:val="center"/>
          </w:tcPr>
          <w:p w14:paraId="487F9F9A">
            <w:pPr>
              <w:pStyle w:val="540"/>
              <w:jc w:val="center"/>
              <w:rPr>
                <w:rFonts w:eastAsiaTheme="minorEastAsia"/>
                <w:i w:val="0"/>
                <w:iCs w:val="0"/>
              </w:rPr>
            </w:pPr>
            <w:r>
              <w:rPr>
                <w:rFonts w:eastAsiaTheme="minorEastAsia"/>
                <w:i w:val="0"/>
                <w:iCs w:val="0"/>
              </w:rPr>
              <w:t>4F021</w:t>
            </w:r>
            <w:r>
              <w:rPr>
                <w:rFonts w:hint="eastAsia" w:eastAsiaTheme="minorEastAsia"/>
                <w:i w:val="0"/>
                <w:iCs w:val="0"/>
              </w:rPr>
              <w:t>、</w:t>
            </w:r>
            <w:r>
              <w:rPr>
                <w:rFonts w:eastAsiaTheme="minorEastAsia"/>
                <w:i w:val="0"/>
                <w:iCs w:val="0"/>
              </w:rPr>
              <w:t>4F022</w:t>
            </w:r>
            <w:r>
              <w:rPr>
                <w:rFonts w:hint="eastAsia" w:eastAsiaTheme="minorEastAsia"/>
                <w:i w:val="0"/>
                <w:iCs w:val="0"/>
              </w:rPr>
              <w:t>、</w:t>
            </w:r>
            <w:r>
              <w:rPr>
                <w:rFonts w:eastAsiaTheme="minorEastAsia"/>
                <w:i w:val="0"/>
                <w:iCs w:val="0"/>
              </w:rPr>
              <w:t>4F023</w:t>
            </w:r>
            <w:r>
              <w:rPr>
                <w:rFonts w:hint="eastAsia" w:eastAsiaTheme="minorEastAsia"/>
                <w:i w:val="0"/>
                <w:iCs w:val="0"/>
              </w:rPr>
              <w:t>、</w:t>
            </w:r>
            <w:r>
              <w:rPr>
                <w:rFonts w:eastAsiaTheme="minorEastAsia"/>
                <w:i w:val="0"/>
                <w:iCs w:val="0"/>
              </w:rPr>
              <w:t>4F024</w:t>
            </w:r>
            <w:r>
              <w:rPr>
                <w:rFonts w:hint="eastAsia" w:eastAsiaTheme="minorEastAsia"/>
                <w:i w:val="0"/>
                <w:iCs w:val="0"/>
              </w:rPr>
              <w:t>、</w:t>
            </w:r>
            <w:r>
              <w:rPr>
                <w:rFonts w:eastAsiaTheme="minorEastAsia"/>
                <w:i w:val="0"/>
                <w:iCs w:val="0"/>
              </w:rPr>
              <w:t>4F025</w:t>
            </w:r>
          </w:p>
        </w:tc>
        <w:tc>
          <w:tcPr>
            <w:tcW w:w="1477" w:type="pct"/>
            <w:vAlign w:val="center"/>
          </w:tcPr>
          <w:p w14:paraId="631AA9AA">
            <w:pPr>
              <w:pStyle w:val="540"/>
              <w:jc w:val="center"/>
              <w:rPr>
                <w:rFonts w:eastAsiaTheme="minorEastAsia"/>
                <w:i w:val="0"/>
                <w:iCs w:val="0"/>
              </w:rPr>
            </w:pPr>
            <w:r>
              <w:rPr>
                <w:rFonts w:eastAsiaTheme="minorEastAsia"/>
                <w:i w:val="0"/>
                <w:iCs w:val="0"/>
              </w:rPr>
              <w:t>4M021</w:t>
            </w:r>
            <w:r>
              <w:rPr>
                <w:rFonts w:hint="eastAsia" w:eastAsiaTheme="minorEastAsia"/>
                <w:i w:val="0"/>
                <w:iCs w:val="0"/>
              </w:rPr>
              <w:t>、</w:t>
            </w:r>
            <w:r>
              <w:rPr>
                <w:rFonts w:eastAsiaTheme="minorEastAsia"/>
                <w:i w:val="0"/>
                <w:iCs w:val="0"/>
              </w:rPr>
              <w:t>4M022</w:t>
            </w:r>
            <w:r>
              <w:rPr>
                <w:rFonts w:hint="eastAsia" w:eastAsiaTheme="minorEastAsia"/>
                <w:i w:val="0"/>
                <w:iCs w:val="0"/>
              </w:rPr>
              <w:t>、</w:t>
            </w:r>
            <w:r>
              <w:rPr>
                <w:rFonts w:eastAsiaTheme="minorEastAsia"/>
                <w:i w:val="0"/>
                <w:iCs w:val="0"/>
              </w:rPr>
              <w:t>4M023</w:t>
            </w:r>
            <w:r>
              <w:rPr>
                <w:rFonts w:hint="eastAsia" w:eastAsiaTheme="minorEastAsia"/>
                <w:i w:val="0"/>
                <w:iCs w:val="0"/>
              </w:rPr>
              <w:t>、</w:t>
            </w:r>
            <w:r>
              <w:rPr>
                <w:rFonts w:eastAsiaTheme="minorEastAsia"/>
                <w:i w:val="0"/>
                <w:iCs w:val="0"/>
              </w:rPr>
              <w:t>4M024</w:t>
            </w:r>
            <w:r>
              <w:rPr>
                <w:rFonts w:hint="eastAsia" w:eastAsiaTheme="minorEastAsia"/>
                <w:i w:val="0"/>
                <w:iCs w:val="0"/>
              </w:rPr>
              <w:t>、</w:t>
            </w:r>
            <w:r>
              <w:rPr>
                <w:rFonts w:eastAsiaTheme="minorEastAsia"/>
                <w:i w:val="0"/>
                <w:iCs w:val="0"/>
              </w:rPr>
              <w:t>4M025</w:t>
            </w:r>
          </w:p>
        </w:tc>
        <w:tc>
          <w:tcPr>
            <w:tcW w:w="636" w:type="pct"/>
            <w:vAlign w:val="center"/>
          </w:tcPr>
          <w:p w14:paraId="10EBCCFB">
            <w:pPr>
              <w:pStyle w:val="540"/>
              <w:jc w:val="center"/>
              <w:rPr>
                <w:rFonts w:eastAsiaTheme="minorEastAsia"/>
                <w:i w:val="0"/>
                <w:iCs w:val="0"/>
              </w:rPr>
            </w:pPr>
            <w:r>
              <w:rPr>
                <w:rFonts w:hint="eastAsia" w:eastAsiaTheme="minorEastAsia"/>
                <w:i w:val="0"/>
                <w:iCs w:val="0"/>
              </w:rPr>
              <w:t>末次</w:t>
            </w:r>
          </w:p>
          <w:p w14:paraId="41237414">
            <w:pPr>
              <w:pStyle w:val="540"/>
              <w:jc w:val="center"/>
              <w:rPr>
                <w:rFonts w:eastAsiaTheme="minorEastAsia"/>
                <w:i w:val="0"/>
                <w:iCs w:val="0"/>
              </w:rPr>
            </w:pPr>
            <w:r>
              <w:rPr>
                <w:rFonts w:hint="eastAsia" w:eastAsiaTheme="minorEastAsia"/>
                <w:i w:val="0"/>
                <w:iCs w:val="0"/>
              </w:rPr>
              <w:t>毒代</w:t>
            </w:r>
          </w:p>
        </w:tc>
      </w:tr>
    </w:tbl>
    <w:p w14:paraId="0A5BE896">
      <w:pPr>
        <w:rPr>
          <w:rFonts w:eastAsia="新宋体"/>
          <w:sz w:val="18"/>
          <w:szCs w:val="18"/>
        </w:rPr>
      </w:pPr>
      <w:r>
        <w:rPr>
          <w:sz w:val="18"/>
          <w:szCs w:val="18"/>
        </w:rPr>
        <w:t>备注：动物编号的首位数字代表组别（1、2、3、4分别代表</w:t>
      </w:r>
      <w:r>
        <w:rPr>
          <w:rFonts w:hint="eastAsia"/>
          <w:sz w:val="18"/>
          <w:szCs w:val="18"/>
        </w:rPr>
        <w:t>溶媒</w:t>
      </w:r>
      <w:r>
        <w:rPr>
          <w:sz w:val="18"/>
          <w:szCs w:val="18"/>
        </w:rPr>
        <w:t>对照组、</w:t>
      </w:r>
      <w:r>
        <w:rPr>
          <w:rFonts w:hint="eastAsia"/>
          <w:sz w:val="18"/>
          <w:szCs w:val="18"/>
          <w:lang w:eastAsia="zh-CN"/>
        </w:rPr>
        <w:t>ssw01</w:t>
      </w:r>
      <w:r>
        <w:rPr>
          <w:sz w:val="18"/>
          <w:szCs w:val="18"/>
        </w:rPr>
        <w:t>低、中、高剂量组）</w:t>
      </w:r>
      <w:r>
        <w:rPr>
          <w:rFonts w:hint="eastAsia"/>
          <w:sz w:val="18"/>
          <w:szCs w:val="18"/>
        </w:rPr>
        <w:t>，</w:t>
      </w:r>
      <w:r>
        <w:rPr>
          <w:rFonts w:eastAsia="新宋体"/>
          <w:sz w:val="18"/>
          <w:szCs w:val="18"/>
        </w:rPr>
        <w:t>第2位字母代表性别（M为雄性，F为雌性），3</w:t>
      </w:r>
      <w:r>
        <w:rPr>
          <w:rFonts w:hint="eastAsia" w:eastAsia="新宋体"/>
          <w:sz w:val="18"/>
          <w:szCs w:val="18"/>
        </w:rPr>
        <w:t xml:space="preserve"> ~ </w:t>
      </w:r>
      <w:r>
        <w:rPr>
          <w:rFonts w:eastAsia="新宋体"/>
          <w:sz w:val="18"/>
          <w:szCs w:val="18"/>
        </w:rPr>
        <w:t>5位数字代表动物个体编号。</w:t>
      </w:r>
      <w:r>
        <w:rPr>
          <w:rFonts w:hint="eastAsia" w:eastAsia="新宋体"/>
          <w:sz w:val="18"/>
          <w:szCs w:val="18"/>
        </w:rPr>
        <w:t>*如果有替换动物，相关记录保存在原始资料和总结报告中。</w:t>
      </w:r>
    </w:p>
    <w:p w14:paraId="11A20425">
      <w:pPr>
        <w:ind w:left="540" w:hanging="542" w:hangingChars="300"/>
        <w:rPr>
          <w:rFonts w:eastAsiaTheme="minorEastAsia"/>
          <w:b/>
          <w:bCs/>
          <w:i w:val="0"/>
          <w:iCs w:val="0"/>
          <w:sz w:val="18"/>
          <w:szCs w:val="18"/>
        </w:rPr>
      </w:pPr>
    </w:p>
    <w:p w14:paraId="586D6C8A">
      <w:pPr>
        <w:rPr>
          <w:rFonts w:hint="default" w:ascii="Times New Roman" w:hAnsi="Times New Roman" w:cs="Times New Roman" w:eastAsiaTheme="minorEastAsia"/>
          <w:b/>
          <w:i w:val="0"/>
          <w:iCs w:val="0"/>
          <w:kern w:val="0"/>
          <w:sz w:val="24"/>
          <w:szCs w:val="24"/>
          <w:lang w:val="en-CA" w:eastAsia="en-US" w:bidi="ar-SA"/>
        </w:rPr>
      </w:pPr>
      <w:r>
        <w:rPr>
          <w:rFonts w:hint="default" w:ascii="Times New Roman" w:hAnsi="Times New Roman" w:cs="Times New Roman" w:eastAsiaTheme="minorEastAsia"/>
          <w:b/>
          <w:i w:val="0"/>
          <w:iCs w:val="0"/>
          <w:kern w:val="0"/>
          <w:sz w:val="24"/>
          <w:szCs w:val="24"/>
          <w:lang w:val="en-CA" w:eastAsia="en-US" w:bidi="ar-SA"/>
        </w:rPr>
        <w:br w:type="page"/>
      </w:r>
    </w:p>
    <w:p w14:paraId="60CB4D33">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2.7.3.2</w:t>
      </w:r>
      <w:r>
        <w:rPr>
          <w:rFonts w:hint="eastAsia" w:cs="Times New Roman" w:eastAsiaTheme="minorEastAsia"/>
          <w:i w:val="0"/>
          <w:iCs w:val="0"/>
        </w:rPr>
        <w:t>动物标识方法</w:t>
      </w:r>
    </w:p>
    <w:p w14:paraId="725D8932">
      <w:pPr>
        <w:pStyle w:val="7"/>
        <w:numPr>
          <w:ilvl w:val="4"/>
          <w:numId w:val="0"/>
        </w:numPr>
        <w:ind w:left="0" w:leftChars="0" w:firstLine="0" w:firstLineChars="0"/>
        <w:rPr>
          <w:rFonts w:eastAsiaTheme="minorEastAsia"/>
          <w:i w:val="0"/>
          <w:iCs w:val="0"/>
        </w:rPr>
      </w:pPr>
      <w:r>
        <w:rPr>
          <w:rFonts w:hint="default" w:ascii="Times New Roman" w:hAnsi="Times New Roman" w:cs="Times New Roman" w:eastAsiaTheme="minorEastAsia"/>
          <w:b/>
          <w:bCs/>
          <w:i w:val="0"/>
          <w:iCs w:val="0"/>
          <w:color w:val="000000" w:themeColor="text1"/>
          <w:kern w:val="0"/>
          <w:sz w:val="24"/>
          <w:szCs w:val="28"/>
          <w:lang w:val="en-US" w:eastAsia="zh-CN" w:bidi="ar-SA"/>
          <w14:textFill>
            <w14:solidFill>
              <w14:schemeClr w14:val="tx1"/>
            </w14:solidFill>
          </w14:textFill>
        </w:rPr>
        <w:t>2.7.3.2.1</w:t>
      </w:r>
      <w:r>
        <w:rPr>
          <w:rFonts w:hint="eastAsia" w:eastAsiaTheme="minorEastAsia"/>
          <w:i w:val="0"/>
          <w:iCs w:val="0"/>
        </w:rPr>
        <w:t>笼卡的标记方法</w:t>
      </w:r>
    </w:p>
    <w:p w14:paraId="3F89BB80">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6C366FA4">
      <w:pPr>
        <w:widowControl/>
        <w:ind w:firstLine="480" w:firstLineChars="200"/>
        <w:jc w:val="left"/>
        <w:rPr>
          <w:rFonts w:eastAsiaTheme="minorEastAsia"/>
          <w:i w:val="0"/>
          <w:iCs w:val="0"/>
          <w:szCs w:val="24"/>
          <w:highlight w:val="none"/>
          <w:lang w:bidi="ar"/>
        </w:rPr>
      </w:pPr>
    </w:p>
    <w:p w14:paraId="3082B2D6">
      <w:pPr>
        <w:pStyle w:val="7"/>
        <w:numPr>
          <w:ilvl w:val="4"/>
          <w:numId w:val="0"/>
        </w:numPr>
        <w:ind w:left="0" w:leftChars="0" w:firstLine="0" w:firstLineChars="0"/>
        <w:rPr>
          <w:rFonts w:eastAsiaTheme="minorEastAsia"/>
          <w:i w:val="0"/>
          <w:iCs w:val="0"/>
        </w:rPr>
      </w:pPr>
      <w:r>
        <w:rPr>
          <w:rFonts w:hint="default" w:ascii="Times New Roman" w:hAnsi="Times New Roman" w:cs="Times New Roman" w:eastAsiaTheme="minorEastAsia"/>
          <w:b/>
          <w:bCs/>
          <w:i w:val="0"/>
          <w:iCs w:val="0"/>
          <w:color w:val="000000" w:themeColor="text1"/>
          <w:kern w:val="0"/>
          <w:sz w:val="24"/>
          <w:szCs w:val="28"/>
          <w:lang w:val="en-US" w:eastAsia="zh-CN" w:bidi="ar-SA"/>
          <w14:textFill>
            <w14:solidFill>
              <w14:schemeClr w14:val="tx1"/>
            </w14:solidFill>
          </w14:textFill>
        </w:rPr>
        <w:t>2.7.3.2.2</w:t>
      </w:r>
      <w:r>
        <w:rPr>
          <w:rFonts w:hint="eastAsia" w:eastAsiaTheme="minorEastAsia"/>
          <w:i w:val="0"/>
          <w:iCs w:val="0"/>
        </w:rPr>
        <w:t>个体标记方法</w:t>
      </w:r>
    </w:p>
    <w:p w14:paraId="79680CB7">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4F187923">
      <w:pPr>
        <w:widowControl/>
        <w:ind w:firstLine="480" w:firstLineChars="200"/>
        <w:jc w:val="left"/>
        <w:rPr>
          <w:rFonts w:eastAsiaTheme="minorEastAsia"/>
          <w:i w:val="0"/>
          <w:iCs w:val="0"/>
          <w:szCs w:val="24"/>
          <w:highlight w:val="none"/>
          <w:lang w:bidi="ar"/>
        </w:rPr>
      </w:pPr>
    </w:p>
    <w:p w14:paraId="1952A5F5">
      <w:pPr>
        <w:pStyle w:val="4"/>
        <w:numPr>
          <w:ilvl w:val="1"/>
          <w:numId w:val="0"/>
        </w:numPr>
        <w:ind w:left="0" w:leftChars="0" w:right="210" w:rightChars="0" w:firstLine="0" w:firstLineChars="0"/>
        <w:jc w:val="left"/>
        <w:rPr>
          <w:rFonts w:eastAsiaTheme="minorEastAsia"/>
          <w:i w:val="0"/>
          <w:iCs w:val="0"/>
        </w:rPr>
      </w:pPr>
      <w:bookmarkStart w:id="270" w:name="_Toc126237307"/>
      <w:bookmarkEnd w:id="270"/>
      <w:bookmarkStart w:id="271" w:name="_Toc23251727"/>
      <w:bookmarkStart w:id="272" w:name="_Toc94519368"/>
      <w:bookmarkStart w:id="273" w:name="_Toc273092208"/>
      <w:bookmarkStart w:id="274" w:name="_Toc335745354"/>
      <w:bookmarkStart w:id="275" w:name="_Toc94521520"/>
      <w:bookmarkStart w:id="276" w:name="_Toc94521860"/>
      <w:bookmarkStart w:id="277" w:name="_Toc326047406"/>
      <w:bookmarkStart w:id="278" w:name="_Toc335745355"/>
      <w:bookmarkStart w:id="279" w:name="_Toc326666780"/>
      <w:bookmarkStart w:id="280" w:name="_Toc23251728"/>
      <w:bookmarkStart w:id="281" w:name="_Toc94519369"/>
      <w:bookmarkStart w:id="282" w:name="_Toc94521861"/>
      <w:bookmarkStart w:id="283" w:name="_Toc94521521"/>
      <w:r>
        <w:rPr>
          <w:rFonts w:hint="eastAsia" w:ascii="Times New Roman" w:hAnsi="Times New Roman" w:cs="Times New Roman" w:eastAsiaTheme="minorEastAsia"/>
          <w:b/>
          <w:i w:val="0"/>
          <w:iCs w:val="0"/>
          <w:kern w:val="2"/>
          <w:sz w:val="24"/>
          <w:lang w:val="en-US" w:eastAsia="zh-CN" w:bidi="ar-SA"/>
        </w:rPr>
        <w:t>2.8</w:t>
      </w:r>
      <w:r>
        <w:rPr>
          <w:rFonts w:eastAsiaTheme="minorEastAsia"/>
          <w:i w:val="0"/>
          <w:iCs w:val="0"/>
        </w:rPr>
        <w:t xml:space="preserve"> </w:t>
      </w:r>
      <w:bookmarkStart w:id="284" w:name="_Toc109559463"/>
      <w:bookmarkStart w:id="285" w:name="_Toc112852058"/>
      <w:r>
        <w:rPr>
          <w:rFonts w:hint="eastAsia" w:eastAsiaTheme="minorEastAsia"/>
          <w:i w:val="0"/>
          <w:iCs w:val="0"/>
        </w:rPr>
        <w:t>主要仪器、器械</w:t>
      </w:r>
      <w:bookmarkEnd w:id="271"/>
      <w:bookmarkEnd w:id="272"/>
      <w:bookmarkEnd w:id="273"/>
      <w:bookmarkEnd w:id="274"/>
      <w:bookmarkEnd w:id="275"/>
      <w:bookmarkEnd w:id="276"/>
      <w:bookmarkEnd w:id="284"/>
      <w:bookmarkEnd w:id="285"/>
      <w:bookmarkStart w:id="286" w:name="_Toc126237226"/>
      <w:bookmarkEnd w:id="286"/>
    </w:p>
    <w:p w14:paraId="03B6ECC0">
      <w:pPr>
        <w:ind w:firstLine="480" w:firstLineChars="200"/>
        <w:rPr>
          <w:rFonts w:eastAsiaTheme="minorEastAsia"/>
          <w:bCs/>
          <w:i w:val="0"/>
          <w:iCs w:val="0"/>
        </w:rPr>
      </w:pPr>
      <w:r>
        <w:rPr>
          <w:rFonts w:hint="eastAsia" w:eastAsiaTheme="minorEastAsia"/>
          <w:bCs/>
          <w:i w:val="0"/>
          <w:iCs w:val="0"/>
        </w:rPr>
        <w:t>试验所需要的主要仪器见</w:t>
      </w:r>
      <w:r>
        <w:rPr>
          <w:rFonts w:eastAsiaTheme="minorEastAsia"/>
          <w:bCs/>
          <w:i w:val="0"/>
          <w:iCs w:val="0"/>
          <w:color w:val="0000FF"/>
        </w:rPr>
        <w:fldChar w:fldCharType="begin"/>
      </w:r>
      <w:r>
        <w:rPr>
          <w:rFonts w:eastAsiaTheme="minorEastAsia"/>
          <w:bCs/>
          <w:i w:val="0"/>
          <w:iCs w:val="0"/>
          <w:color w:val="0000FF"/>
        </w:rPr>
        <w:instrText xml:space="preserve"> REF _Ref109558751 \h  \* MERGEFORMAT </w:instrText>
      </w:r>
      <w:r>
        <w:rPr>
          <w:rFonts w:eastAsiaTheme="minorEastAsia"/>
          <w:bCs/>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2</w:t>
      </w:r>
      <w:r>
        <w:rPr>
          <w:rFonts w:eastAsiaTheme="minorEastAsia"/>
          <w:bCs/>
          <w:i w:val="0"/>
          <w:iCs w:val="0"/>
          <w:color w:val="0000FF"/>
        </w:rPr>
        <w:fldChar w:fldCharType="end"/>
      </w:r>
      <w:r>
        <w:rPr>
          <w:rFonts w:hint="eastAsia" w:eastAsiaTheme="minorEastAsia"/>
          <w:bCs/>
          <w:i w:val="0"/>
          <w:iCs w:val="0"/>
        </w:rPr>
        <w:t>。</w:t>
      </w:r>
      <w:bookmarkStart w:id="287" w:name="_Toc126237227"/>
      <w:bookmarkEnd w:id="287"/>
    </w:p>
    <w:p w14:paraId="16B2EF51">
      <w:pPr>
        <w:pStyle w:val="22"/>
        <w:jc w:val="center"/>
        <w:rPr>
          <w:rFonts w:cs="Times New Roman" w:eastAsiaTheme="minorEastAsia"/>
          <w:i w:val="0"/>
          <w:iCs w:val="0"/>
          <w:szCs w:val="24"/>
        </w:rPr>
      </w:pPr>
      <w:bookmarkStart w:id="288" w:name="_Ref109558751"/>
      <w:bookmarkStart w:id="289" w:name="_Toc112851962"/>
      <w:bookmarkStart w:id="290" w:name="_Toc110270608"/>
      <w:r>
        <w:rPr>
          <w:rFonts w:hint="eastAsia" w:cs="Times New Roman" w:eastAsiaTheme="minorEastAsia"/>
          <w:i w:val="0"/>
          <w:iCs w:val="0"/>
          <w:szCs w:val="24"/>
        </w:rPr>
        <w:t>正文表</w:t>
      </w:r>
      <w:r>
        <w:rPr>
          <w:rFonts w:cs="Times New Roman" w:eastAsiaTheme="minorEastAsia"/>
          <w:b w:val="0"/>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b w:val="0"/>
          <w:i w:val="0"/>
          <w:iCs w:val="0"/>
          <w:szCs w:val="24"/>
        </w:rPr>
        <w:fldChar w:fldCharType="separate"/>
      </w:r>
      <w:r>
        <w:rPr>
          <w:rFonts w:cs="Times New Roman" w:eastAsiaTheme="minorEastAsia"/>
          <w:i w:val="0"/>
          <w:iCs w:val="0"/>
          <w:szCs w:val="24"/>
        </w:rPr>
        <w:t>2</w:t>
      </w:r>
      <w:r>
        <w:rPr>
          <w:rFonts w:cs="Times New Roman" w:eastAsiaTheme="minorEastAsia"/>
          <w:b w:val="0"/>
          <w:i w:val="0"/>
          <w:iCs w:val="0"/>
          <w:szCs w:val="24"/>
        </w:rPr>
        <w:fldChar w:fldCharType="end"/>
      </w:r>
      <w:bookmarkEnd w:id="288"/>
      <w:r>
        <w:rPr>
          <w:rFonts w:cs="Times New Roman" w:eastAsiaTheme="minorEastAsia"/>
          <w:i w:val="0"/>
          <w:iCs w:val="0"/>
          <w:szCs w:val="24"/>
        </w:rPr>
        <w:t xml:space="preserve"> </w:t>
      </w:r>
      <w:r>
        <w:rPr>
          <w:rFonts w:hint="eastAsia" w:cs="Times New Roman" w:eastAsiaTheme="minorEastAsia"/>
          <w:i w:val="0"/>
          <w:iCs w:val="0"/>
          <w:szCs w:val="24"/>
        </w:rPr>
        <w:t>主要仪器信息表</w:t>
      </w:r>
      <w:bookmarkEnd w:id="289"/>
      <w:bookmarkEnd w:id="290"/>
      <w:bookmarkStart w:id="291" w:name="_Toc126237228"/>
      <w:bookmarkEnd w:id="291"/>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866"/>
        <w:gridCol w:w="1546"/>
        <w:gridCol w:w="3452"/>
        <w:gridCol w:w="2263"/>
      </w:tblGrid>
      <w:tr w14:paraId="0659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022" w:type="pct"/>
            <w:vAlign w:val="center"/>
          </w:tcPr>
          <w:p w14:paraId="58AB6DBC">
            <w:pPr>
              <w:pStyle w:val="540"/>
              <w:rPr>
                <w:rFonts w:eastAsiaTheme="minorEastAsia"/>
                <w:b/>
                <w:i w:val="0"/>
                <w:iCs w:val="0"/>
              </w:rPr>
            </w:pPr>
            <w:bookmarkStart w:id="292" w:name="_Hlk92210880"/>
            <w:r>
              <w:rPr>
                <w:rFonts w:hint="eastAsia" w:eastAsiaTheme="minorEastAsia"/>
                <w:b/>
                <w:i w:val="0"/>
                <w:iCs w:val="0"/>
              </w:rPr>
              <w:t>设备名称</w:t>
            </w:r>
            <w:bookmarkStart w:id="293" w:name="_Toc126237229"/>
            <w:bookmarkEnd w:id="293"/>
          </w:p>
        </w:tc>
        <w:tc>
          <w:tcPr>
            <w:tcW w:w="847" w:type="pct"/>
            <w:vAlign w:val="center"/>
          </w:tcPr>
          <w:p w14:paraId="7099E132">
            <w:pPr>
              <w:pStyle w:val="540"/>
              <w:rPr>
                <w:rFonts w:eastAsiaTheme="minorEastAsia"/>
                <w:b/>
                <w:i w:val="0"/>
                <w:iCs w:val="0"/>
              </w:rPr>
            </w:pPr>
            <w:r>
              <w:rPr>
                <w:rFonts w:hint="eastAsia" w:eastAsiaTheme="minorEastAsia"/>
                <w:b/>
                <w:i w:val="0"/>
                <w:iCs w:val="0"/>
              </w:rPr>
              <w:t>制造商</w:t>
            </w:r>
            <w:bookmarkStart w:id="294" w:name="_Toc126237230"/>
            <w:bookmarkEnd w:id="294"/>
          </w:p>
        </w:tc>
        <w:tc>
          <w:tcPr>
            <w:tcW w:w="1891" w:type="pct"/>
            <w:vAlign w:val="center"/>
          </w:tcPr>
          <w:p w14:paraId="7D9ED39C">
            <w:pPr>
              <w:pStyle w:val="540"/>
              <w:rPr>
                <w:rFonts w:eastAsiaTheme="minorEastAsia"/>
                <w:b/>
                <w:i w:val="0"/>
                <w:iCs w:val="0"/>
              </w:rPr>
            </w:pPr>
            <w:r>
              <w:rPr>
                <w:rFonts w:hint="eastAsia" w:eastAsiaTheme="minorEastAsia"/>
                <w:b/>
                <w:i w:val="0"/>
                <w:iCs w:val="0"/>
              </w:rPr>
              <w:t>型号</w:t>
            </w:r>
            <w:bookmarkStart w:id="295" w:name="_Toc126237231"/>
            <w:bookmarkEnd w:id="295"/>
          </w:p>
        </w:tc>
        <w:tc>
          <w:tcPr>
            <w:tcW w:w="1241" w:type="pct"/>
          </w:tcPr>
          <w:p w14:paraId="58FC54A4">
            <w:pPr>
              <w:pStyle w:val="540"/>
              <w:rPr>
                <w:rFonts w:eastAsiaTheme="minorEastAsia"/>
                <w:b/>
                <w:i w:val="0"/>
                <w:iCs w:val="0"/>
              </w:rPr>
            </w:pPr>
            <w:bookmarkStart w:id="296" w:name="_Toc126237232"/>
            <w:bookmarkEnd w:id="296"/>
            <w:r>
              <w:rPr>
                <w:rFonts w:hint="eastAsia" w:eastAsiaTheme="minorEastAsia"/>
                <w:b/>
                <w:i w:val="0"/>
                <w:iCs w:val="0"/>
              </w:rPr>
              <w:t>仪器编号</w:t>
            </w:r>
          </w:p>
        </w:tc>
        <w:bookmarkStart w:id="297" w:name="_Toc126237233"/>
        <w:bookmarkEnd w:id="297"/>
      </w:tr>
      <w:tr w14:paraId="2D8C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410DE3D0">
            <w:pPr>
              <w:pStyle w:val="540"/>
              <w:rPr>
                <w:rFonts w:eastAsiaTheme="minorEastAsia"/>
                <w:i w:val="0"/>
                <w:iCs w:val="0"/>
              </w:rPr>
            </w:pPr>
            <w:r>
              <w:rPr>
                <w:rFonts w:hint="eastAsia" w:eastAsiaTheme="minorEastAsia"/>
                <w:i w:val="0"/>
                <w:iCs w:val="0"/>
              </w:rPr>
              <w:t>全自动血细胞分析仪</w:t>
            </w:r>
            <w:bookmarkStart w:id="298" w:name="_Toc126237234"/>
            <w:bookmarkEnd w:id="298"/>
          </w:p>
        </w:tc>
        <w:tc>
          <w:tcPr>
            <w:tcW w:w="847" w:type="pct"/>
            <w:vAlign w:val="center"/>
          </w:tcPr>
          <w:p w14:paraId="0C9FF58C">
            <w:pPr>
              <w:pStyle w:val="540"/>
              <w:rPr>
                <w:rFonts w:eastAsiaTheme="minorEastAsia"/>
                <w:i w:val="0"/>
                <w:iCs w:val="0"/>
              </w:rPr>
            </w:pPr>
            <w:r>
              <w:rPr>
                <w:rFonts w:eastAsiaTheme="minorEastAsia"/>
                <w:i w:val="0"/>
                <w:iCs w:val="0"/>
              </w:rPr>
              <w:t>Simens/Sysmex</w:t>
            </w:r>
            <w:bookmarkStart w:id="299" w:name="_Toc126237235"/>
            <w:bookmarkEnd w:id="299"/>
          </w:p>
        </w:tc>
        <w:tc>
          <w:tcPr>
            <w:tcW w:w="1891" w:type="pct"/>
            <w:vAlign w:val="center"/>
          </w:tcPr>
          <w:p w14:paraId="7AD1B496">
            <w:pPr>
              <w:pStyle w:val="540"/>
              <w:rPr>
                <w:rFonts w:eastAsiaTheme="minorEastAsia"/>
                <w:i w:val="0"/>
                <w:iCs w:val="0"/>
              </w:rPr>
            </w:pPr>
            <w:r>
              <w:rPr>
                <w:rFonts w:eastAsiaTheme="minorEastAsia"/>
                <w:i w:val="0"/>
                <w:iCs w:val="0"/>
              </w:rPr>
              <w:t>ADVIA2120i/ XN-1000V</w:t>
            </w:r>
            <w:r>
              <w:rPr>
                <w:rFonts w:hint="eastAsia" w:eastAsiaTheme="minorEastAsia"/>
                <w:i w:val="0"/>
                <w:iCs w:val="0"/>
              </w:rPr>
              <w:t>（</w:t>
            </w:r>
            <w:r>
              <w:rPr>
                <w:rFonts w:eastAsiaTheme="minorEastAsia"/>
                <w:i w:val="0"/>
                <w:iCs w:val="0"/>
              </w:rPr>
              <w:t>B1</w:t>
            </w:r>
            <w:r>
              <w:rPr>
                <w:rFonts w:hint="eastAsia" w:eastAsiaTheme="minorEastAsia"/>
                <w:i w:val="0"/>
                <w:iCs w:val="0"/>
              </w:rPr>
              <w:t>）</w:t>
            </w:r>
            <w:bookmarkStart w:id="300" w:name="_Toc126237236"/>
            <w:bookmarkEnd w:id="300"/>
          </w:p>
        </w:tc>
        <w:tc>
          <w:tcPr>
            <w:tcW w:w="1241" w:type="pct"/>
          </w:tcPr>
          <w:p w14:paraId="6921AB43">
            <w:pPr>
              <w:pStyle w:val="540"/>
              <w:rPr>
                <w:rFonts w:eastAsiaTheme="minorEastAsia"/>
                <w:i w:val="0"/>
                <w:iCs w:val="0"/>
              </w:rPr>
            </w:pPr>
            <w:bookmarkStart w:id="301" w:name="_Toc126237237"/>
            <w:bookmarkEnd w:id="301"/>
          </w:p>
        </w:tc>
        <w:bookmarkStart w:id="302" w:name="_Toc126237238"/>
        <w:bookmarkEnd w:id="302"/>
      </w:tr>
      <w:tr w14:paraId="55AB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0A382C91">
            <w:pPr>
              <w:pStyle w:val="540"/>
              <w:rPr>
                <w:rFonts w:eastAsiaTheme="minorEastAsia"/>
                <w:i w:val="0"/>
                <w:iCs w:val="0"/>
              </w:rPr>
            </w:pPr>
            <w:r>
              <w:rPr>
                <w:rFonts w:hint="eastAsia" w:eastAsiaTheme="minorEastAsia"/>
                <w:i w:val="0"/>
                <w:iCs w:val="0"/>
              </w:rPr>
              <w:t>全自动生化分析仪</w:t>
            </w:r>
            <w:bookmarkStart w:id="303" w:name="_Toc126237239"/>
            <w:bookmarkEnd w:id="303"/>
          </w:p>
        </w:tc>
        <w:tc>
          <w:tcPr>
            <w:tcW w:w="847" w:type="pct"/>
            <w:vAlign w:val="center"/>
          </w:tcPr>
          <w:p w14:paraId="756EABC3">
            <w:pPr>
              <w:pStyle w:val="540"/>
              <w:rPr>
                <w:rFonts w:eastAsiaTheme="minorEastAsia"/>
                <w:i w:val="0"/>
                <w:iCs w:val="0"/>
              </w:rPr>
            </w:pPr>
            <w:r>
              <w:rPr>
                <w:rFonts w:hint="eastAsia" w:eastAsiaTheme="minorEastAsia"/>
                <w:i w:val="0"/>
                <w:iCs w:val="0"/>
              </w:rPr>
              <w:t>迈瑞</w:t>
            </w:r>
            <w:r>
              <w:rPr>
                <w:rFonts w:eastAsiaTheme="minorEastAsia"/>
                <w:i w:val="0"/>
                <w:iCs w:val="0"/>
              </w:rPr>
              <w:t>/</w:t>
            </w:r>
            <w:r>
              <w:rPr>
                <w:rFonts w:hint="eastAsia" w:eastAsiaTheme="minorEastAsia"/>
                <w:i w:val="0"/>
                <w:iCs w:val="0"/>
              </w:rPr>
              <w:t>日立</w:t>
            </w:r>
            <w:bookmarkStart w:id="304" w:name="_Toc126237240"/>
            <w:bookmarkEnd w:id="304"/>
          </w:p>
        </w:tc>
        <w:tc>
          <w:tcPr>
            <w:tcW w:w="1891" w:type="pct"/>
            <w:vAlign w:val="center"/>
          </w:tcPr>
          <w:p w14:paraId="51D5FA99">
            <w:pPr>
              <w:pStyle w:val="540"/>
              <w:rPr>
                <w:rFonts w:eastAsiaTheme="minorEastAsia"/>
                <w:i w:val="0"/>
                <w:iCs w:val="0"/>
              </w:rPr>
            </w:pPr>
            <w:r>
              <w:rPr>
                <w:rFonts w:eastAsiaTheme="minorEastAsia"/>
                <w:i w:val="0"/>
                <w:iCs w:val="0"/>
              </w:rPr>
              <w:t>BS-820/7180</w:t>
            </w:r>
            <w:bookmarkStart w:id="305" w:name="_Toc126237241"/>
            <w:bookmarkEnd w:id="305"/>
          </w:p>
        </w:tc>
        <w:tc>
          <w:tcPr>
            <w:tcW w:w="1241" w:type="pct"/>
          </w:tcPr>
          <w:p w14:paraId="4ED0D2CF">
            <w:pPr>
              <w:pStyle w:val="540"/>
              <w:rPr>
                <w:rFonts w:eastAsiaTheme="minorEastAsia"/>
                <w:i w:val="0"/>
                <w:iCs w:val="0"/>
              </w:rPr>
            </w:pPr>
            <w:bookmarkStart w:id="306" w:name="_Toc126237242"/>
            <w:bookmarkEnd w:id="306"/>
          </w:p>
        </w:tc>
        <w:bookmarkStart w:id="307" w:name="_Toc126237243"/>
        <w:bookmarkEnd w:id="307"/>
      </w:tr>
      <w:tr w14:paraId="2D64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3FB54249">
            <w:pPr>
              <w:pStyle w:val="540"/>
              <w:rPr>
                <w:rFonts w:eastAsiaTheme="minorEastAsia"/>
                <w:i w:val="0"/>
                <w:iCs w:val="0"/>
              </w:rPr>
            </w:pPr>
            <w:r>
              <w:rPr>
                <w:rFonts w:hint="eastAsia" w:eastAsiaTheme="minorEastAsia"/>
                <w:i w:val="0"/>
                <w:iCs w:val="0"/>
              </w:rPr>
              <w:t>全自动凝血分析仪</w:t>
            </w:r>
            <w:bookmarkStart w:id="308" w:name="_Toc126237244"/>
            <w:bookmarkEnd w:id="308"/>
          </w:p>
        </w:tc>
        <w:tc>
          <w:tcPr>
            <w:tcW w:w="847" w:type="pct"/>
            <w:vAlign w:val="center"/>
          </w:tcPr>
          <w:p w14:paraId="71EBC9AA">
            <w:pPr>
              <w:pStyle w:val="540"/>
              <w:rPr>
                <w:rFonts w:eastAsiaTheme="minorEastAsia"/>
                <w:i w:val="0"/>
                <w:iCs w:val="0"/>
              </w:rPr>
            </w:pPr>
            <w:r>
              <w:rPr>
                <w:rFonts w:hint="eastAsia" w:eastAsiaTheme="minorEastAsia"/>
                <w:i w:val="0"/>
                <w:iCs w:val="0"/>
              </w:rPr>
              <w:t>迈瑞</w:t>
            </w:r>
            <w:r>
              <w:rPr>
                <w:rFonts w:eastAsiaTheme="minorEastAsia"/>
                <w:i w:val="0"/>
                <w:iCs w:val="0"/>
              </w:rPr>
              <w:t>/Sysmex</w:t>
            </w:r>
            <w:bookmarkStart w:id="309" w:name="_Toc126237245"/>
            <w:bookmarkEnd w:id="309"/>
          </w:p>
        </w:tc>
        <w:tc>
          <w:tcPr>
            <w:tcW w:w="1891" w:type="pct"/>
            <w:vAlign w:val="center"/>
          </w:tcPr>
          <w:p w14:paraId="71D3D4CF">
            <w:pPr>
              <w:pStyle w:val="540"/>
              <w:rPr>
                <w:rFonts w:eastAsiaTheme="minorEastAsia"/>
                <w:i w:val="0"/>
                <w:iCs w:val="0"/>
              </w:rPr>
            </w:pPr>
            <w:r>
              <w:rPr>
                <w:rFonts w:eastAsiaTheme="minorEastAsia"/>
                <w:i w:val="0"/>
                <w:iCs w:val="0"/>
              </w:rPr>
              <w:t>C2000-A/ CS-5100</w:t>
            </w:r>
            <w:bookmarkStart w:id="310" w:name="_Toc126237246"/>
            <w:bookmarkEnd w:id="310"/>
          </w:p>
        </w:tc>
        <w:tc>
          <w:tcPr>
            <w:tcW w:w="1241" w:type="pct"/>
          </w:tcPr>
          <w:p w14:paraId="07D89CE6">
            <w:pPr>
              <w:pStyle w:val="540"/>
              <w:rPr>
                <w:rFonts w:eastAsiaTheme="minorEastAsia"/>
                <w:i w:val="0"/>
                <w:iCs w:val="0"/>
              </w:rPr>
            </w:pPr>
            <w:bookmarkStart w:id="311" w:name="_Toc126237247"/>
            <w:bookmarkEnd w:id="311"/>
          </w:p>
        </w:tc>
        <w:bookmarkStart w:id="312" w:name="_Toc126237248"/>
        <w:bookmarkEnd w:id="312"/>
      </w:tr>
      <w:tr w14:paraId="7141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68C3EE49">
            <w:pPr>
              <w:pStyle w:val="540"/>
              <w:rPr>
                <w:rFonts w:eastAsiaTheme="minorEastAsia"/>
                <w:i w:val="0"/>
                <w:iCs w:val="0"/>
              </w:rPr>
            </w:pPr>
            <w:r>
              <w:rPr>
                <w:rFonts w:hint="eastAsia" w:eastAsiaTheme="minorEastAsia"/>
                <w:i w:val="0"/>
                <w:iCs w:val="0"/>
              </w:rPr>
              <w:t>全自动尿液流水线</w:t>
            </w:r>
            <w:bookmarkStart w:id="313" w:name="_Toc126237249"/>
            <w:bookmarkEnd w:id="313"/>
          </w:p>
        </w:tc>
        <w:tc>
          <w:tcPr>
            <w:tcW w:w="847" w:type="pct"/>
            <w:vAlign w:val="center"/>
          </w:tcPr>
          <w:p w14:paraId="672172B6">
            <w:pPr>
              <w:pStyle w:val="540"/>
              <w:rPr>
                <w:rFonts w:eastAsiaTheme="minorEastAsia"/>
                <w:i w:val="0"/>
                <w:iCs w:val="0"/>
              </w:rPr>
            </w:pPr>
            <w:r>
              <w:rPr>
                <w:rFonts w:hint="eastAsia" w:eastAsiaTheme="minorEastAsia"/>
                <w:i w:val="0"/>
                <w:iCs w:val="0"/>
              </w:rPr>
              <w:t>迈瑞</w:t>
            </w:r>
            <w:r>
              <w:rPr>
                <w:rFonts w:eastAsiaTheme="minorEastAsia"/>
                <w:i w:val="0"/>
                <w:iCs w:val="0"/>
              </w:rPr>
              <w:t>/Sysmex</w:t>
            </w:r>
            <w:bookmarkStart w:id="314" w:name="_Toc126237250"/>
            <w:bookmarkEnd w:id="314"/>
          </w:p>
        </w:tc>
        <w:tc>
          <w:tcPr>
            <w:tcW w:w="1891" w:type="pct"/>
            <w:vAlign w:val="center"/>
          </w:tcPr>
          <w:p w14:paraId="6EC15D38">
            <w:pPr>
              <w:pStyle w:val="540"/>
              <w:rPr>
                <w:rFonts w:eastAsiaTheme="minorEastAsia"/>
                <w:i w:val="0"/>
                <w:iCs w:val="0"/>
              </w:rPr>
            </w:pPr>
            <w:r>
              <w:rPr>
                <w:rFonts w:eastAsiaTheme="minorEastAsia"/>
                <w:i w:val="0"/>
                <w:iCs w:val="0"/>
              </w:rPr>
              <w:t>EU-8000/UN-2000(UC3500&amp;UF-4000)</w:t>
            </w:r>
            <w:bookmarkStart w:id="315" w:name="_Toc126237251"/>
            <w:bookmarkEnd w:id="315"/>
          </w:p>
        </w:tc>
        <w:tc>
          <w:tcPr>
            <w:tcW w:w="1241" w:type="pct"/>
          </w:tcPr>
          <w:p w14:paraId="0D79D621">
            <w:pPr>
              <w:pStyle w:val="540"/>
              <w:rPr>
                <w:rFonts w:eastAsiaTheme="minorEastAsia"/>
                <w:i w:val="0"/>
                <w:iCs w:val="0"/>
              </w:rPr>
            </w:pPr>
            <w:bookmarkStart w:id="316" w:name="_Toc126237252"/>
            <w:bookmarkEnd w:id="316"/>
          </w:p>
        </w:tc>
        <w:bookmarkStart w:id="317" w:name="_Toc126237253"/>
        <w:bookmarkEnd w:id="317"/>
      </w:tr>
      <w:tr w14:paraId="7CEF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2A261617">
            <w:pPr>
              <w:pStyle w:val="540"/>
              <w:rPr>
                <w:rFonts w:eastAsiaTheme="minorEastAsia"/>
                <w:i w:val="0"/>
                <w:iCs w:val="0"/>
              </w:rPr>
            </w:pPr>
            <w:r>
              <w:rPr>
                <w:rFonts w:hint="eastAsia" w:eastAsiaTheme="minorEastAsia"/>
                <w:i w:val="0"/>
                <w:iCs w:val="0"/>
              </w:rPr>
              <w:t>全自动全封闭组织脱水机</w:t>
            </w:r>
            <w:bookmarkStart w:id="318" w:name="_Toc126237254"/>
            <w:bookmarkEnd w:id="318"/>
          </w:p>
        </w:tc>
        <w:tc>
          <w:tcPr>
            <w:tcW w:w="847" w:type="pct"/>
            <w:vAlign w:val="center"/>
          </w:tcPr>
          <w:p w14:paraId="0BA066FF">
            <w:pPr>
              <w:pStyle w:val="540"/>
              <w:rPr>
                <w:rFonts w:eastAsiaTheme="minorEastAsia"/>
                <w:i w:val="0"/>
                <w:iCs w:val="0"/>
              </w:rPr>
            </w:pPr>
            <w:r>
              <w:rPr>
                <w:rFonts w:eastAsiaTheme="minorEastAsia"/>
                <w:i w:val="0"/>
                <w:iCs w:val="0"/>
              </w:rPr>
              <w:t>Leica</w:t>
            </w:r>
            <w:bookmarkStart w:id="319" w:name="_Toc126237255"/>
            <w:bookmarkEnd w:id="319"/>
          </w:p>
        </w:tc>
        <w:tc>
          <w:tcPr>
            <w:tcW w:w="1891" w:type="pct"/>
            <w:vAlign w:val="center"/>
          </w:tcPr>
          <w:p w14:paraId="01109061">
            <w:pPr>
              <w:pStyle w:val="540"/>
              <w:rPr>
                <w:rFonts w:eastAsiaTheme="minorEastAsia"/>
                <w:i w:val="0"/>
                <w:iCs w:val="0"/>
              </w:rPr>
            </w:pPr>
            <w:r>
              <w:rPr>
                <w:rFonts w:eastAsiaTheme="minorEastAsia"/>
                <w:i w:val="0"/>
                <w:iCs w:val="0"/>
              </w:rPr>
              <w:t>HistoCore PEARL</w:t>
            </w:r>
            <w:bookmarkStart w:id="320" w:name="_Toc126237256"/>
            <w:bookmarkEnd w:id="320"/>
          </w:p>
        </w:tc>
        <w:tc>
          <w:tcPr>
            <w:tcW w:w="1241" w:type="pct"/>
          </w:tcPr>
          <w:p w14:paraId="376FCB85">
            <w:pPr>
              <w:pStyle w:val="540"/>
              <w:rPr>
                <w:rFonts w:eastAsiaTheme="minorEastAsia"/>
                <w:i w:val="0"/>
                <w:iCs w:val="0"/>
              </w:rPr>
            </w:pPr>
            <w:bookmarkStart w:id="321" w:name="_Toc126237257"/>
            <w:bookmarkEnd w:id="321"/>
          </w:p>
        </w:tc>
        <w:bookmarkStart w:id="322" w:name="_Toc126237258"/>
        <w:bookmarkEnd w:id="322"/>
      </w:tr>
      <w:tr w14:paraId="6547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47545444">
            <w:pPr>
              <w:pStyle w:val="540"/>
              <w:rPr>
                <w:rFonts w:eastAsiaTheme="minorEastAsia"/>
                <w:i w:val="0"/>
                <w:iCs w:val="0"/>
              </w:rPr>
            </w:pPr>
            <w:r>
              <w:rPr>
                <w:rFonts w:hint="eastAsia" w:eastAsiaTheme="minorEastAsia"/>
                <w:i w:val="0"/>
                <w:iCs w:val="0"/>
              </w:rPr>
              <w:t>染色封片一体化工作站</w:t>
            </w:r>
            <w:bookmarkStart w:id="323" w:name="_Toc126237259"/>
            <w:bookmarkEnd w:id="323"/>
          </w:p>
        </w:tc>
        <w:tc>
          <w:tcPr>
            <w:tcW w:w="847" w:type="pct"/>
            <w:vAlign w:val="center"/>
          </w:tcPr>
          <w:p w14:paraId="67BF4C83">
            <w:pPr>
              <w:pStyle w:val="540"/>
              <w:rPr>
                <w:rFonts w:eastAsiaTheme="minorEastAsia"/>
                <w:i w:val="0"/>
                <w:iCs w:val="0"/>
              </w:rPr>
            </w:pPr>
            <w:r>
              <w:rPr>
                <w:rFonts w:eastAsiaTheme="minorEastAsia"/>
                <w:i w:val="0"/>
                <w:iCs w:val="0"/>
              </w:rPr>
              <w:t>Leica</w:t>
            </w:r>
            <w:bookmarkStart w:id="324" w:name="_Toc126237260"/>
            <w:bookmarkEnd w:id="324"/>
          </w:p>
        </w:tc>
        <w:tc>
          <w:tcPr>
            <w:tcW w:w="1891" w:type="pct"/>
            <w:vAlign w:val="center"/>
          </w:tcPr>
          <w:p w14:paraId="474DE6BF">
            <w:pPr>
              <w:pStyle w:val="540"/>
              <w:rPr>
                <w:rFonts w:eastAsiaTheme="minorEastAsia"/>
                <w:i w:val="0"/>
                <w:iCs w:val="0"/>
              </w:rPr>
            </w:pPr>
            <w:r>
              <w:rPr>
                <w:rFonts w:eastAsiaTheme="minorEastAsia"/>
                <w:i w:val="0"/>
                <w:iCs w:val="0"/>
              </w:rPr>
              <w:t>ST5050/TS5015/CV5030</w:t>
            </w:r>
            <w:bookmarkStart w:id="325" w:name="_Toc126237261"/>
            <w:bookmarkEnd w:id="325"/>
          </w:p>
        </w:tc>
        <w:tc>
          <w:tcPr>
            <w:tcW w:w="1241" w:type="pct"/>
          </w:tcPr>
          <w:p w14:paraId="0CCC3D1E">
            <w:pPr>
              <w:pStyle w:val="540"/>
              <w:rPr>
                <w:rFonts w:eastAsiaTheme="minorEastAsia"/>
                <w:i w:val="0"/>
                <w:iCs w:val="0"/>
              </w:rPr>
            </w:pPr>
            <w:bookmarkStart w:id="326" w:name="_Toc126237262"/>
            <w:bookmarkEnd w:id="326"/>
          </w:p>
        </w:tc>
        <w:bookmarkStart w:id="327" w:name="_Toc126237263"/>
        <w:bookmarkEnd w:id="327"/>
      </w:tr>
      <w:tr w14:paraId="3269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05EDA194">
            <w:pPr>
              <w:pStyle w:val="540"/>
              <w:rPr>
                <w:rFonts w:eastAsiaTheme="minorEastAsia"/>
                <w:i w:val="0"/>
                <w:iCs w:val="0"/>
              </w:rPr>
            </w:pPr>
            <w:r>
              <w:rPr>
                <w:rFonts w:hint="eastAsia" w:eastAsiaTheme="minorEastAsia"/>
                <w:i w:val="0"/>
                <w:iCs w:val="0"/>
              </w:rPr>
              <w:t>超纯水纯化系统</w:t>
            </w:r>
            <w:r>
              <w:rPr>
                <w:rFonts w:eastAsiaTheme="minorEastAsia"/>
                <w:i w:val="0"/>
                <w:iCs w:val="0"/>
              </w:rPr>
              <w:t xml:space="preserve"> </w:t>
            </w:r>
            <w:bookmarkStart w:id="328" w:name="_Toc126237264"/>
            <w:bookmarkEnd w:id="328"/>
          </w:p>
        </w:tc>
        <w:tc>
          <w:tcPr>
            <w:tcW w:w="847" w:type="pct"/>
            <w:vAlign w:val="center"/>
          </w:tcPr>
          <w:p w14:paraId="39F73259">
            <w:pPr>
              <w:pStyle w:val="540"/>
              <w:rPr>
                <w:rFonts w:eastAsiaTheme="minorEastAsia"/>
                <w:i w:val="0"/>
                <w:iCs w:val="0"/>
              </w:rPr>
            </w:pPr>
            <w:r>
              <w:rPr>
                <w:rFonts w:eastAsiaTheme="minorEastAsia"/>
                <w:i w:val="0"/>
                <w:iCs w:val="0"/>
              </w:rPr>
              <w:t>ELGA</w:t>
            </w:r>
            <w:bookmarkStart w:id="329" w:name="_Toc126237265"/>
            <w:bookmarkEnd w:id="329"/>
          </w:p>
        </w:tc>
        <w:tc>
          <w:tcPr>
            <w:tcW w:w="1891" w:type="pct"/>
            <w:vAlign w:val="center"/>
          </w:tcPr>
          <w:p w14:paraId="236ED331">
            <w:pPr>
              <w:pStyle w:val="540"/>
              <w:rPr>
                <w:rFonts w:eastAsiaTheme="minorEastAsia"/>
                <w:i w:val="0"/>
                <w:iCs w:val="0"/>
              </w:rPr>
            </w:pPr>
            <w:r>
              <w:rPr>
                <w:rFonts w:eastAsiaTheme="minorEastAsia"/>
                <w:i w:val="0"/>
                <w:iCs w:val="0"/>
              </w:rPr>
              <w:t>PURELAB CLASSIC UVF</w:t>
            </w:r>
            <w:bookmarkStart w:id="330" w:name="_Toc126237266"/>
            <w:bookmarkEnd w:id="330"/>
          </w:p>
        </w:tc>
        <w:tc>
          <w:tcPr>
            <w:tcW w:w="1241" w:type="pct"/>
          </w:tcPr>
          <w:p w14:paraId="18F8953C">
            <w:pPr>
              <w:pStyle w:val="540"/>
              <w:rPr>
                <w:rFonts w:eastAsiaTheme="minorEastAsia"/>
                <w:i w:val="0"/>
                <w:iCs w:val="0"/>
              </w:rPr>
            </w:pPr>
            <w:bookmarkStart w:id="331" w:name="_Toc126237267"/>
            <w:bookmarkEnd w:id="331"/>
          </w:p>
        </w:tc>
        <w:bookmarkStart w:id="332" w:name="_Toc126237268"/>
        <w:bookmarkEnd w:id="332"/>
      </w:tr>
      <w:tr w14:paraId="0944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022" w:type="pct"/>
            <w:vAlign w:val="center"/>
          </w:tcPr>
          <w:p w14:paraId="24CD289C">
            <w:pPr>
              <w:pStyle w:val="540"/>
              <w:rPr>
                <w:rFonts w:eastAsiaTheme="minorEastAsia"/>
                <w:i w:val="0"/>
                <w:iCs w:val="0"/>
              </w:rPr>
            </w:pPr>
            <w:r>
              <w:rPr>
                <w:rFonts w:hint="eastAsia" w:eastAsiaTheme="minorEastAsia"/>
                <w:i w:val="0"/>
                <w:iCs w:val="0"/>
              </w:rPr>
              <w:t>多功能酶标仪</w:t>
            </w:r>
            <w:bookmarkStart w:id="333" w:name="_Toc126237269"/>
            <w:bookmarkEnd w:id="333"/>
          </w:p>
        </w:tc>
        <w:tc>
          <w:tcPr>
            <w:tcW w:w="847" w:type="pct"/>
            <w:vAlign w:val="center"/>
          </w:tcPr>
          <w:p w14:paraId="1DE94246">
            <w:pPr>
              <w:pStyle w:val="540"/>
              <w:rPr>
                <w:rFonts w:eastAsiaTheme="minorEastAsia"/>
                <w:i w:val="0"/>
                <w:iCs w:val="0"/>
              </w:rPr>
            </w:pPr>
            <w:r>
              <w:rPr>
                <w:rFonts w:eastAsiaTheme="minorEastAsia"/>
                <w:i w:val="0"/>
                <w:iCs w:val="0"/>
              </w:rPr>
              <w:t>BMG LABTECH</w:t>
            </w:r>
            <w:bookmarkStart w:id="334" w:name="_Toc126237270"/>
            <w:bookmarkEnd w:id="334"/>
          </w:p>
        </w:tc>
        <w:tc>
          <w:tcPr>
            <w:tcW w:w="1891" w:type="pct"/>
            <w:vAlign w:val="center"/>
          </w:tcPr>
          <w:p w14:paraId="586D6774">
            <w:pPr>
              <w:pStyle w:val="540"/>
              <w:rPr>
                <w:rFonts w:eastAsiaTheme="minorEastAsia"/>
                <w:i w:val="0"/>
                <w:iCs w:val="0"/>
              </w:rPr>
            </w:pPr>
            <w:r>
              <w:rPr>
                <w:rFonts w:eastAsiaTheme="minorEastAsia"/>
                <w:i w:val="0"/>
                <w:iCs w:val="0"/>
              </w:rPr>
              <w:t>FLUOstar Omega</w:t>
            </w:r>
            <w:bookmarkStart w:id="335" w:name="_Toc126237271"/>
            <w:bookmarkEnd w:id="335"/>
          </w:p>
        </w:tc>
        <w:tc>
          <w:tcPr>
            <w:tcW w:w="1241" w:type="pct"/>
          </w:tcPr>
          <w:p w14:paraId="2F141393">
            <w:pPr>
              <w:pStyle w:val="540"/>
              <w:rPr>
                <w:rFonts w:eastAsiaTheme="minorEastAsia"/>
                <w:i w:val="0"/>
                <w:iCs w:val="0"/>
              </w:rPr>
            </w:pPr>
            <w:bookmarkStart w:id="336" w:name="_Toc126237272"/>
            <w:bookmarkEnd w:id="336"/>
          </w:p>
        </w:tc>
        <w:bookmarkStart w:id="337" w:name="_Toc126237273"/>
        <w:bookmarkEnd w:id="337"/>
      </w:tr>
      <w:tr w14:paraId="08FE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68926449">
            <w:pPr>
              <w:pStyle w:val="540"/>
              <w:rPr>
                <w:rFonts w:eastAsiaTheme="minorEastAsia"/>
                <w:i w:val="0"/>
                <w:iCs w:val="0"/>
              </w:rPr>
            </w:pPr>
            <w:r>
              <w:rPr>
                <w:rFonts w:eastAsiaTheme="minorEastAsia"/>
                <w:i w:val="0"/>
                <w:iCs w:val="0"/>
              </w:rPr>
              <w:t>MESO QuickPlex</w:t>
            </w:r>
            <w:bookmarkStart w:id="338" w:name="_Toc126237274"/>
            <w:bookmarkEnd w:id="338"/>
          </w:p>
        </w:tc>
        <w:tc>
          <w:tcPr>
            <w:tcW w:w="847" w:type="pct"/>
            <w:vAlign w:val="center"/>
          </w:tcPr>
          <w:p w14:paraId="53C82C5E">
            <w:pPr>
              <w:pStyle w:val="540"/>
              <w:rPr>
                <w:rFonts w:eastAsiaTheme="minorEastAsia"/>
                <w:i w:val="0"/>
                <w:iCs w:val="0"/>
              </w:rPr>
            </w:pPr>
            <w:r>
              <w:rPr>
                <w:rFonts w:eastAsiaTheme="minorEastAsia"/>
                <w:i w:val="0"/>
                <w:iCs w:val="0"/>
              </w:rPr>
              <w:t>MSD</w:t>
            </w:r>
            <w:bookmarkStart w:id="339" w:name="_Toc126237275"/>
            <w:bookmarkEnd w:id="339"/>
          </w:p>
        </w:tc>
        <w:tc>
          <w:tcPr>
            <w:tcW w:w="1891" w:type="pct"/>
            <w:vAlign w:val="center"/>
          </w:tcPr>
          <w:p w14:paraId="7800CAC4">
            <w:pPr>
              <w:pStyle w:val="540"/>
              <w:rPr>
                <w:rFonts w:eastAsiaTheme="minorEastAsia"/>
                <w:i w:val="0"/>
                <w:iCs w:val="0"/>
              </w:rPr>
            </w:pPr>
            <w:r>
              <w:rPr>
                <w:rFonts w:eastAsiaTheme="minorEastAsia"/>
                <w:i w:val="0"/>
                <w:iCs w:val="0"/>
              </w:rPr>
              <w:t>SQ120</w:t>
            </w:r>
            <w:bookmarkStart w:id="340" w:name="_Toc126237276"/>
            <w:bookmarkEnd w:id="340"/>
          </w:p>
        </w:tc>
        <w:tc>
          <w:tcPr>
            <w:tcW w:w="1241" w:type="pct"/>
          </w:tcPr>
          <w:p w14:paraId="791CBF45">
            <w:pPr>
              <w:pStyle w:val="540"/>
              <w:rPr>
                <w:rFonts w:eastAsiaTheme="minorEastAsia"/>
                <w:i w:val="0"/>
                <w:iCs w:val="0"/>
              </w:rPr>
            </w:pPr>
            <w:bookmarkStart w:id="341" w:name="_Toc126237277"/>
            <w:bookmarkEnd w:id="341"/>
          </w:p>
        </w:tc>
        <w:bookmarkStart w:id="342" w:name="_Toc126237278"/>
        <w:bookmarkEnd w:id="342"/>
      </w:tr>
      <w:tr w14:paraId="0C9D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7734E52C">
            <w:pPr>
              <w:pStyle w:val="540"/>
              <w:rPr>
                <w:rFonts w:eastAsiaTheme="minorEastAsia"/>
                <w:i w:val="0"/>
                <w:iCs w:val="0"/>
              </w:rPr>
            </w:pPr>
            <w:r>
              <w:rPr>
                <w:rFonts w:hint="eastAsia" w:eastAsiaTheme="minorEastAsia"/>
                <w:i w:val="0"/>
                <w:iCs w:val="0"/>
              </w:rPr>
              <w:t>流式细胞仪</w:t>
            </w:r>
            <w:bookmarkStart w:id="343" w:name="_Toc126237279"/>
            <w:bookmarkEnd w:id="343"/>
          </w:p>
        </w:tc>
        <w:tc>
          <w:tcPr>
            <w:tcW w:w="847" w:type="pct"/>
            <w:vAlign w:val="center"/>
          </w:tcPr>
          <w:p w14:paraId="509A62A5">
            <w:pPr>
              <w:pStyle w:val="540"/>
              <w:rPr>
                <w:rFonts w:eastAsiaTheme="minorEastAsia"/>
                <w:i w:val="0"/>
                <w:iCs w:val="0"/>
              </w:rPr>
            </w:pPr>
            <w:r>
              <w:rPr>
                <w:rFonts w:eastAsiaTheme="minorEastAsia"/>
                <w:i w:val="0"/>
                <w:iCs w:val="0"/>
              </w:rPr>
              <w:t>Beckman Coulter</w:t>
            </w:r>
            <w:bookmarkStart w:id="344" w:name="_Toc126237280"/>
            <w:bookmarkEnd w:id="344"/>
          </w:p>
        </w:tc>
        <w:tc>
          <w:tcPr>
            <w:tcW w:w="1891" w:type="pct"/>
            <w:vAlign w:val="center"/>
          </w:tcPr>
          <w:p w14:paraId="406322BE">
            <w:pPr>
              <w:pStyle w:val="540"/>
              <w:rPr>
                <w:rFonts w:eastAsiaTheme="minorEastAsia"/>
                <w:i w:val="0"/>
                <w:iCs w:val="0"/>
              </w:rPr>
            </w:pPr>
            <w:r>
              <w:rPr>
                <w:rFonts w:eastAsiaTheme="minorEastAsia"/>
                <w:i w:val="0"/>
                <w:iCs w:val="0"/>
              </w:rPr>
              <w:t>DxFLEX</w:t>
            </w:r>
            <w:bookmarkStart w:id="345" w:name="_Toc126237281"/>
            <w:bookmarkEnd w:id="345"/>
          </w:p>
        </w:tc>
        <w:tc>
          <w:tcPr>
            <w:tcW w:w="1241" w:type="pct"/>
          </w:tcPr>
          <w:p w14:paraId="3D83CC11">
            <w:pPr>
              <w:pStyle w:val="540"/>
              <w:rPr>
                <w:rFonts w:eastAsiaTheme="minorEastAsia"/>
                <w:i w:val="0"/>
                <w:iCs w:val="0"/>
              </w:rPr>
            </w:pPr>
            <w:bookmarkStart w:id="346" w:name="_Toc126237282"/>
            <w:bookmarkEnd w:id="346"/>
          </w:p>
        </w:tc>
        <w:bookmarkStart w:id="347" w:name="_Toc126237283"/>
        <w:bookmarkEnd w:id="347"/>
      </w:tr>
      <w:tr w14:paraId="49DF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2513014E">
            <w:pPr>
              <w:pStyle w:val="540"/>
              <w:rPr>
                <w:rFonts w:eastAsiaTheme="minorEastAsia"/>
                <w:i w:val="0"/>
                <w:iCs w:val="0"/>
              </w:rPr>
            </w:pPr>
            <w:r>
              <w:rPr>
                <w:rFonts w:hint="eastAsia" w:eastAsiaTheme="minorEastAsia"/>
                <w:i w:val="0"/>
                <w:iCs w:val="0"/>
              </w:rPr>
              <w:t>大动物无创生理信号遥测系统</w:t>
            </w:r>
            <w:bookmarkStart w:id="348" w:name="_Toc126237284"/>
            <w:bookmarkEnd w:id="348"/>
          </w:p>
        </w:tc>
        <w:tc>
          <w:tcPr>
            <w:tcW w:w="847" w:type="pct"/>
            <w:vAlign w:val="center"/>
          </w:tcPr>
          <w:p w14:paraId="5CEAB0D9">
            <w:pPr>
              <w:pStyle w:val="540"/>
              <w:rPr>
                <w:rFonts w:eastAsiaTheme="minorEastAsia"/>
                <w:i w:val="0"/>
                <w:iCs w:val="0"/>
              </w:rPr>
            </w:pPr>
            <w:r>
              <w:rPr>
                <w:rFonts w:eastAsiaTheme="minorEastAsia"/>
                <w:i w:val="0"/>
                <w:iCs w:val="0"/>
              </w:rPr>
              <w:t xml:space="preserve">Emka </w:t>
            </w:r>
            <w:bookmarkStart w:id="349" w:name="_Toc126237285"/>
            <w:bookmarkEnd w:id="349"/>
          </w:p>
        </w:tc>
        <w:tc>
          <w:tcPr>
            <w:tcW w:w="1891" w:type="pct"/>
            <w:vAlign w:val="center"/>
          </w:tcPr>
          <w:p w14:paraId="34CD3C80">
            <w:pPr>
              <w:pStyle w:val="540"/>
              <w:rPr>
                <w:rFonts w:eastAsiaTheme="minorEastAsia"/>
                <w:i w:val="0"/>
                <w:iCs w:val="0"/>
              </w:rPr>
            </w:pPr>
            <w:r>
              <w:rPr>
                <w:rFonts w:eastAsiaTheme="minorEastAsia"/>
                <w:i w:val="0"/>
                <w:iCs w:val="0"/>
              </w:rPr>
              <w:t xml:space="preserve">emkaPACK4G </w:t>
            </w:r>
            <w:bookmarkStart w:id="350" w:name="_Toc126237286"/>
            <w:bookmarkEnd w:id="350"/>
          </w:p>
        </w:tc>
        <w:tc>
          <w:tcPr>
            <w:tcW w:w="1241" w:type="pct"/>
          </w:tcPr>
          <w:p w14:paraId="4A55A7D1">
            <w:pPr>
              <w:pStyle w:val="540"/>
              <w:rPr>
                <w:rFonts w:eastAsiaTheme="minorEastAsia"/>
                <w:i w:val="0"/>
                <w:iCs w:val="0"/>
              </w:rPr>
            </w:pPr>
            <w:bookmarkStart w:id="351" w:name="_Toc126237287"/>
            <w:bookmarkEnd w:id="351"/>
          </w:p>
        </w:tc>
        <w:bookmarkStart w:id="352" w:name="_Toc126237288"/>
        <w:bookmarkEnd w:id="352"/>
      </w:tr>
      <w:tr w14:paraId="6415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78037904">
            <w:pPr>
              <w:pStyle w:val="540"/>
              <w:rPr>
                <w:rFonts w:eastAsiaTheme="minorEastAsia"/>
                <w:i w:val="0"/>
                <w:iCs w:val="0"/>
              </w:rPr>
            </w:pPr>
            <w:r>
              <w:rPr>
                <w:rFonts w:hint="eastAsia" w:eastAsiaTheme="minorEastAsia"/>
                <w:i w:val="0"/>
                <w:iCs w:val="0"/>
              </w:rPr>
              <w:t>智能无创血压计</w:t>
            </w:r>
            <w:bookmarkStart w:id="353" w:name="_Toc126237289"/>
            <w:bookmarkEnd w:id="353"/>
          </w:p>
        </w:tc>
        <w:tc>
          <w:tcPr>
            <w:tcW w:w="847" w:type="pct"/>
            <w:vAlign w:val="center"/>
          </w:tcPr>
          <w:p w14:paraId="3B9BF349">
            <w:pPr>
              <w:pStyle w:val="540"/>
              <w:rPr>
                <w:rFonts w:eastAsiaTheme="minorEastAsia"/>
                <w:i w:val="0"/>
                <w:iCs w:val="0"/>
              </w:rPr>
            </w:pPr>
            <w:r>
              <w:rPr>
                <w:rFonts w:hint="eastAsia" w:eastAsiaTheme="minorEastAsia"/>
                <w:i w:val="0"/>
                <w:iCs w:val="0"/>
              </w:rPr>
              <w:t>软隆</w:t>
            </w:r>
            <w:bookmarkStart w:id="354" w:name="_Toc126237290"/>
            <w:bookmarkEnd w:id="354"/>
          </w:p>
        </w:tc>
        <w:tc>
          <w:tcPr>
            <w:tcW w:w="1891" w:type="pct"/>
            <w:vAlign w:val="center"/>
          </w:tcPr>
          <w:p w14:paraId="1BCCAA9F">
            <w:pPr>
              <w:pStyle w:val="540"/>
              <w:rPr>
                <w:rFonts w:eastAsiaTheme="minorEastAsia"/>
                <w:i w:val="0"/>
                <w:iCs w:val="0"/>
              </w:rPr>
            </w:pPr>
            <w:r>
              <w:rPr>
                <w:rFonts w:eastAsiaTheme="minorEastAsia"/>
                <w:i w:val="0"/>
                <w:iCs w:val="0"/>
              </w:rPr>
              <w:t xml:space="preserve">BP-2010E </w:t>
            </w:r>
            <w:bookmarkStart w:id="355" w:name="_Toc126237291"/>
            <w:bookmarkEnd w:id="355"/>
          </w:p>
        </w:tc>
        <w:tc>
          <w:tcPr>
            <w:tcW w:w="1241" w:type="pct"/>
          </w:tcPr>
          <w:p w14:paraId="0FE9EF20">
            <w:pPr>
              <w:pStyle w:val="540"/>
              <w:rPr>
                <w:rFonts w:eastAsiaTheme="minorEastAsia"/>
                <w:i w:val="0"/>
                <w:iCs w:val="0"/>
              </w:rPr>
            </w:pPr>
            <w:bookmarkStart w:id="356" w:name="_Toc126237292"/>
            <w:bookmarkEnd w:id="356"/>
          </w:p>
        </w:tc>
        <w:bookmarkStart w:id="357" w:name="_Toc126237293"/>
        <w:bookmarkEnd w:id="357"/>
      </w:tr>
      <w:tr w14:paraId="7DCD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76F1E567">
            <w:pPr>
              <w:pStyle w:val="540"/>
              <w:rPr>
                <w:rFonts w:eastAsiaTheme="minorEastAsia"/>
                <w:i w:val="0"/>
                <w:iCs w:val="0"/>
              </w:rPr>
            </w:pPr>
            <w:r>
              <w:rPr>
                <w:rFonts w:hint="eastAsia" w:eastAsiaTheme="minorEastAsia"/>
                <w:i w:val="0"/>
                <w:iCs w:val="0"/>
              </w:rPr>
              <w:t>高效液相色谱仪</w:t>
            </w:r>
            <w:bookmarkStart w:id="358" w:name="_Toc126237294"/>
            <w:bookmarkEnd w:id="358"/>
          </w:p>
        </w:tc>
        <w:tc>
          <w:tcPr>
            <w:tcW w:w="847" w:type="pct"/>
            <w:vAlign w:val="center"/>
          </w:tcPr>
          <w:p w14:paraId="46BC2F76">
            <w:pPr>
              <w:pStyle w:val="540"/>
              <w:rPr>
                <w:rFonts w:eastAsiaTheme="minorEastAsia"/>
                <w:i w:val="0"/>
                <w:iCs w:val="0"/>
              </w:rPr>
            </w:pPr>
            <w:r>
              <w:rPr>
                <w:rFonts w:eastAsiaTheme="minorEastAsia"/>
                <w:i w:val="0"/>
                <w:iCs w:val="0"/>
              </w:rPr>
              <w:t>Waters</w:t>
            </w:r>
            <w:bookmarkStart w:id="359" w:name="_Toc126237295"/>
            <w:bookmarkEnd w:id="359"/>
          </w:p>
        </w:tc>
        <w:tc>
          <w:tcPr>
            <w:tcW w:w="1891" w:type="pct"/>
            <w:vAlign w:val="center"/>
          </w:tcPr>
          <w:p w14:paraId="2AA4636C">
            <w:pPr>
              <w:pStyle w:val="540"/>
              <w:rPr>
                <w:rFonts w:eastAsiaTheme="minorEastAsia"/>
                <w:i w:val="0"/>
                <w:iCs w:val="0"/>
              </w:rPr>
            </w:pPr>
            <w:r>
              <w:rPr>
                <w:rFonts w:eastAsiaTheme="minorEastAsia"/>
                <w:i w:val="0"/>
                <w:iCs w:val="0"/>
              </w:rPr>
              <w:t>e2695/2489</w:t>
            </w:r>
            <w:bookmarkStart w:id="360" w:name="_Toc126237296"/>
            <w:bookmarkEnd w:id="360"/>
          </w:p>
        </w:tc>
        <w:tc>
          <w:tcPr>
            <w:tcW w:w="1241" w:type="pct"/>
          </w:tcPr>
          <w:p w14:paraId="0F02DFEF">
            <w:pPr>
              <w:pStyle w:val="540"/>
              <w:rPr>
                <w:rFonts w:eastAsiaTheme="minorEastAsia"/>
                <w:i w:val="0"/>
                <w:iCs w:val="0"/>
              </w:rPr>
            </w:pPr>
            <w:bookmarkStart w:id="361" w:name="_Toc126237297"/>
            <w:bookmarkEnd w:id="361"/>
          </w:p>
        </w:tc>
        <w:bookmarkStart w:id="362" w:name="_Toc126237298"/>
        <w:bookmarkEnd w:id="362"/>
      </w:tr>
      <w:tr w14:paraId="741F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22" w:type="pct"/>
            <w:vAlign w:val="center"/>
          </w:tcPr>
          <w:p w14:paraId="772A800E">
            <w:pPr>
              <w:pStyle w:val="540"/>
              <w:rPr>
                <w:rFonts w:eastAsiaTheme="minorEastAsia"/>
                <w:i w:val="0"/>
                <w:iCs w:val="0"/>
              </w:rPr>
            </w:pPr>
            <w:r>
              <w:rPr>
                <w:rFonts w:hint="eastAsia" w:eastAsiaTheme="minorEastAsia"/>
                <w:i w:val="0"/>
                <w:iCs w:val="0"/>
              </w:rPr>
              <w:t>双道注射泵</w:t>
            </w:r>
            <w:bookmarkStart w:id="363" w:name="_Toc126237299"/>
            <w:bookmarkEnd w:id="363"/>
          </w:p>
        </w:tc>
        <w:tc>
          <w:tcPr>
            <w:tcW w:w="847" w:type="pct"/>
            <w:vAlign w:val="center"/>
          </w:tcPr>
          <w:p w14:paraId="0CB16F75">
            <w:pPr>
              <w:pStyle w:val="540"/>
              <w:rPr>
                <w:rFonts w:eastAsiaTheme="minorEastAsia"/>
                <w:i w:val="0"/>
                <w:iCs w:val="0"/>
              </w:rPr>
            </w:pPr>
            <w:r>
              <w:rPr>
                <w:rFonts w:hint="eastAsia" w:eastAsiaTheme="minorEastAsia"/>
                <w:i w:val="0"/>
                <w:iCs w:val="0"/>
              </w:rPr>
              <w:t>瑞迪弘欣</w:t>
            </w:r>
            <w:bookmarkStart w:id="364" w:name="_Toc126237300"/>
            <w:bookmarkEnd w:id="364"/>
          </w:p>
        </w:tc>
        <w:tc>
          <w:tcPr>
            <w:tcW w:w="1891" w:type="pct"/>
            <w:vAlign w:val="center"/>
          </w:tcPr>
          <w:p w14:paraId="73A61C53">
            <w:pPr>
              <w:pStyle w:val="540"/>
              <w:rPr>
                <w:rFonts w:eastAsiaTheme="minorEastAsia"/>
                <w:i w:val="0"/>
                <w:iCs w:val="0"/>
              </w:rPr>
            </w:pPr>
            <w:r>
              <w:rPr>
                <w:rFonts w:eastAsiaTheme="minorEastAsia"/>
                <w:i w:val="0"/>
                <w:iCs w:val="0"/>
              </w:rPr>
              <w:t>KL-702</w:t>
            </w:r>
            <w:bookmarkStart w:id="365" w:name="_Toc126237301"/>
            <w:bookmarkEnd w:id="365"/>
          </w:p>
        </w:tc>
        <w:tc>
          <w:tcPr>
            <w:tcW w:w="1241" w:type="pct"/>
          </w:tcPr>
          <w:p w14:paraId="5C7A38FA">
            <w:pPr>
              <w:pStyle w:val="540"/>
              <w:rPr>
                <w:rFonts w:eastAsiaTheme="minorEastAsia"/>
                <w:i w:val="0"/>
                <w:iCs w:val="0"/>
              </w:rPr>
            </w:pPr>
            <w:bookmarkStart w:id="366" w:name="_Toc126237302"/>
            <w:bookmarkEnd w:id="366"/>
          </w:p>
        </w:tc>
        <w:bookmarkStart w:id="367" w:name="_Toc126237303"/>
        <w:bookmarkEnd w:id="367"/>
      </w:tr>
      <w:tr w14:paraId="51E5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3759" w:type="pct"/>
            <w:gridSpan w:val="3"/>
            <w:vAlign w:val="center"/>
          </w:tcPr>
          <w:p w14:paraId="658AE7B0">
            <w:pPr>
              <w:pStyle w:val="540"/>
              <w:rPr>
                <w:rFonts w:eastAsiaTheme="minorEastAsia"/>
                <w:i w:val="0"/>
                <w:iCs w:val="0"/>
              </w:rPr>
            </w:pPr>
            <w:r>
              <w:rPr>
                <w:rFonts w:hint="eastAsia" w:eastAsiaTheme="minorEastAsia"/>
                <w:i w:val="0"/>
                <w:iCs w:val="0"/>
              </w:rPr>
              <w:t>电子天平、离心机、生物显微镜、注射器等</w:t>
            </w:r>
            <w:bookmarkStart w:id="368" w:name="_Toc126237304"/>
            <w:bookmarkEnd w:id="368"/>
          </w:p>
        </w:tc>
        <w:tc>
          <w:tcPr>
            <w:tcW w:w="1241" w:type="pct"/>
          </w:tcPr>
          <w:p w14:paraId="7BDC7340">
            <w:pPr>
              <w:pStyle w:val="540"/>
              <w:rPr>
                <w:rFonts w:eastAsiaTheme="minorEastAsia"/>
                <w:i w:val="0"/>
                <w:iCs w:val="0"/>
              </w:rPr>
            </w:pPr>
            <w:bookmarkStart w:id="369" w:name="_Toc126237305"/>
            <w:bookmarkEnd w:id="369"/>
          </w:p>
        </w:tc>
        <w:bookmarkStart w:id="370" w:name="_Toc126237306"/>
        <w:bookmarkEnd w:id="370"/>
      </w:tr>
      <w:bookmarkEnd w:id="292"/>
    </w:tbl>
    <w:p w14:paraId="665AA8A1">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p>
    <w:p w14:paraId="2A25013D">
      <w:pPr>
        <w:rPr>
          <w:rFonts w:hint="eastAsia" w:ascii="Times New Roman" w:hAnsi="Times New Roman" w:cs="Times New Roman" w:eastAsiaTheme="minorEastAsia"/>
          <w:b/>
          <w:i w:val="0"/>
          <w:iCs w:val="0"/>
          <w:kern w:val="2"/>
          <w:sz w:val="24"/>
          <w:lang w:val="en-US" w:eastAsia="zh-CN" w:bidi="ar-SA"/>
        </w:rPr>
      </w:pPr>
      <w:r>
        <w:rPr>
          <w:rFonts w:hint="eastAsia" w:ascii="Times New Roman" w:hAnsi="Times New Roman" w:cs="Times New Roman" w:eastAsiaTheme="minorEastAsia"/>
          <w:b/>
          <w:i w:val="0"/>
          <w:iCs w:val="0"/>
          <w:kern w:val="2"/>
          <w:sz w:val="24"/>
          <w:lang w:val="en-US" w:eastAsia="zh-CN" w:bidi="ar-SA"/>
        </w:rPr>
        <w:br w:type="page"/>
      </w:r>
    </w:p>
    <w:p w14:paraId="69D00A63">
      <w:pPr>
        <w:pStyle w:val="4"/>
        <w:numPr>
          <w:ilvl w:val="1"/>
          <w:numId w:val="0"/>
        </w:numPr>
        <w:ind w:left="0" w:leftChars="0" w:right="210" w:rightChars="0" w:firstLine="0" w:firstLineChars="0"/>
        <w:jc w:val="left"/>
        <w:rPr>
          <w:rFonts w:hint="eastAsia" w:ascii="Times New Roman" w:hAnsi="Times New Roman" w:cs="Times New Roman" w:eastAsiaTheme="minorEastAsia"/>
          <w:b/>
          <w:i w:val="0"/>
          <w:iCs w:val="0"/>
          <w:kern w:val="2"/>
          <w:sz w:val="24"/>
          <w:lang w:val="en-US" w:eastAsia="zh-CN" w:bidi="ar-SA"/>
        </w:rPr>
      </w:pPr>
    </w:p>
    <w:p w14:paraId="1F99B9EE">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2.9</w:t>
      </w:r>
      <w:r>
        <w:rPr>
          <w:rFonts w:eastAsiaTheme="minorEastAsia"/>
          <w:i w:val="0"/>
          <w:iCs w:val="0"/>
        </w:rPr>
        <w:t xml:space="preserve"> </w:t>
      </w:r>
      <w:bookmarkStart w:id="371" w:name="_Toc112852059"/>
      <w:bookmarkStart w:id="372" w:name="_Toc109559464"/>
      <w:bookmarkStart w:id="373" w:name="_Toc126237308"/>
      <w:r>
        <w:rPr>
          <w:rFonts w:hint="eastAsia" w:eastAsiaTheme="minorEastAsia"/>
          <w:i w:val="0"/>
          <w:iCs w:val="0"/>
        </w:rPr>
        <w:t>主要软件</w:t>
      </w:r>
      <w:r>
        <w:rPr>
          <w:rFonts w:eastAsiaTheme="minorEastAsia"/>
          <w:i w:val="0"/>
          <w:iCs w:val="0"/>
        </w:rPr>
        <w:t>/</w:t>
      </w:r>
      <w:r>
        <w:rPr>
          <w:rFonts w:hint="eastAsia" w:eastAsiaTheme="minorEastAsia"/>
          <w:i w:val="0"/>
          <w:iCs w:val="0"/>
        </w:rPr>
        <w:t>数据系统</w:t>
      </w:r>
      <w:bookmarkEnd w:id="277"/>
      <w:bookmarkEnd w:id="278"/>
      <w:bookmarkEnd w:id="279"/>
      <w:bookmarkEnd w:id="280"/>
      <w:bookmarkEnd w:id="281"/>
      <w:bookmarkEnd w:id="282"/>
      <w:bookmarkEnd w:id="283"/>
      <w:bookmarkEnd w:id="371"/>
      <w:bookmarkEnd w:id="372"/>
      <w:bookmarkEnd w:id="373"/>
    </w:p>
    <w:p w14:paraId="677E9316">
      <w:pPr>
        <w:adjustRightInd w:val="0"/>
        <w:ind w:firstLine="480" w:firstLineChars="200"/>
        <w:rPr>
          <w:rFonts w:eastAsiaTheme="minorEastAsia"/>
          <w:i w:val="0"/>
          <w:iCs w:val="0"/>
          <w:szCs w:val="24"/>
        </w:rPr>
      </w:pPr>
      <w:r>
        <w:rPr>
          <w:rFonts w:hint="eastAsia" w:eastAsiaTheme="minorEastAsia"/>
          <w:i w:val="0"/>
          <w:iCs w:val="0"/>
          <w:szCs w:val="24"/>
        </w:rPr>
        <w:t>试验所需要的主要软件或数据系统见</w:t>
      </w:r>
      <w:r>
        <w:rPr>
          <w:rFonts w:eastAsiaTheme="minorEastAsia"/>
          <w:i w:val="0"/>
          <w:iCs w:val="0"/>
          <w:color w:val="0000FF"/>
          <w:szCs w:val="24"/>
        </w:rPr>
        <w:fldChar w:fldCharType="begin"/>
      </w:r>
      <w:r>
        <w:rPr>
          <w:rFonts w:eastAsiaTheme="minorEastAsia"/>
          <w:i w:val="0"/>
          <w:iCs w:val="0"/>
          <w:color w:val="0000FF"/>
          <w:szCs w:val="24"/>
        </w:rPr>
        <w:instrText xml:space="preserve"> REF _Ref109558883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3</w:t>
      </w:r>
      <w:r>
        <w:rPr>
          <w:rFonts w:eastAsiaTheme="minorEastAsia"/>
          <w:i w:val="0"/>
          <w:iCs w:val="0"/>
          <w:color w:val="0000FF"/>
          <w:szCs w:val="24"/>
        </w:rPr>
        <w:fldChar w:fldCharType="end"/>
      </w:r>
      <w:r>
        <w:rPr>
          <w:rFonts w:hint="eastAsia" w:eastAsiaTheme="minorEastAsia"/>
          <w:i w:val="0"/>
          <w:iCs w:val="0"/>
          <w:szCs w:val="24"/>
        </w:rPr>
        <w:t>。</w:t>
      </w:r>
    </w:p>
    <w:p w14:paraId="7DDD9299">
      <w:pPr>
        <w:pStyle w:val="22"/>
        <w:jc w:val="center"/>
        <w:rPr>
          <w:rFonts w:cs="Times New Roman" w:eastAsiaTheme="minorEastAsia"/>
          <w:i w:val="0"/>
          <w:iCs w:val="0"/>
          <w:szCs w:val="24"/>
        </w:rPr>
      </w:pPr>
      <w:bookmarkStart w:id="374" w:name="_Ref109558883"/>
      <w:bookmarkStart w:id="375" w:name="_Toc112851963"/>
      <w:bookmarkStart w:id="376" w:name="_Toc126237437"/>
      <w:bookmarkStart w:id="377" w:name="_Toc110270609"/>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3</w:t>
      </w:r>
      <w:r>
        <w:rPr>
          <w:rFonts w:cs="Times New Roman" w:eastAsiaTheme="minorEastAsia"/>
          <w:i w:val="0"/>
          <w:iCs w:val="0"/>
          <w:szCs w:val="24"/>
        </w:rPr>
        <w:fldChar w:fldCharType="end"/>
      </w:r>
      <w:bookmarkEnd w:id="374"/>
      <w:r>
        <w:rPr>
          <w:rFonts w:cs="Times New Roman" w:eastAsiaTheme="minorEastAsia"/>
          <w:i w:val="0"/>
          <w:iCs w:val="0"/>
          <w:szCs w:val="24"/>
        </w:rPr>
        <w:t xml:space="preserve"> </w:t>
      </w:r>
      <w:r>
        <w:rPr>
          <w:rFonts w:hint="eastAsia" w:cs="Times New Roman" w:eastAsiaTheme="minorEastAsia"/>
          <w:i w:val="0"/>
          <w:iCs w:val="0"/>
          <w:szCs w:val="24"/>
        </w:rPr>
        <w:t>主要软件信息表</w:t>
      </w:r>
      <w:bookmarkEnd w:id="375"/>
      <w:bookmarkEnd w:id="376"/>
      <w:bookmarkEnd w:id="377"/>
    </w:p>
    <w:tbl>
      <w:tblPr>
        <w:tblStyle w:val="88"/>
        <w:tblW w:w="9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03"/>
        <w:gridCol w:w="1317"/>
        <w:gridCol w:w="5807"/>
      </w:tblGrid>
      <w:tr w14:paraId="6FA5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2003" w:type="dxa"/>
            <w:vAlign w:val="center"/>
          </w:tcPr>
          <w:p w14:paraId="384DEF18">
            <w:pPr>
              <w:pStyle w:val="540"/>
              <w:rPr>
                <w:rFonts w:eastAsiaTheme="minorEastAsia"/>
                <w:b/>
                <w:i w:val="0"/>
                <w:iCs w:val="0"/>
              </w:rPr>
            </w:pPr>
            <w:r>
              <w:rPr>
                <w:rFonts w:hint="eastAsia" w:eastAsiaTheme="minorEastAsia"/>
                <w:b/>
                <w:i w:val="0"/>
                <w:iCs w:val="0"/>
              </w:rPr>
              <w:t>主要软件</w:t>
            </w:r>
            <w:r>
              <w:rPr>
                <w:rFonts w:eastAsiaTheme="minorEastAsia"/>
                <w:b/>
                <w:i w:val="0"/>
                <w:iCs w:val="0"/>
              </w:rPr>
              <w:t>/</w:t>
            </w:r>
            <w:r>
              <w:rPr>
                <w:rFonts w:hint="eastAsia" w:eastAsiaTheme="minorEastAsia"/>
                <w:b/>
                <w:i w:val="0"/>
                <w:iCs w:val="0"/>
              </w:rPr>
              <w:t>数据系统</w:t>
            </w:r>
          </w:p>
        </w:tc>
        <w:tc>
          <w:tcPr>
            <w:tcW w:w="1317" w:type="dxa"/>
            <w:vAlign w:val="center"/>
          </w:tcPr>
          <w:p w14:paraId="20DA3AC5">
            <w:pPr>
              <w:pStyle w:val="540"/>
              <w:rPr>
                <w:rFonts w:eastAsiaTheme="minorEastAsia"/>
                <w:b/>
                <w:i w:val="0"/>
                <w:iCs w:val="0"/>
              </w:rPr>
            </w:pPr>
            <w:r>
              <w:rPr>
                <w:rFonts w:hint="eastAsia" w:eastAsiaTheme="minorEastAsia"/>
                <w:b/>
                <w:i w:val="0"/>
                <w:iCs w:val="0"/>
              </w:rPr>
              <w:t>版本号</w:t>
            </w:r>
          </w:p>
        </w:tc>
        <w:tc>
          <w:tcPr>
            <w:tcW w:w="5807" w:type="dxa"/>
            <w:vAlign w:val="center"/>
          </w:tcPr>
          <w:p w14:paraId="6F0D633E">
            <w:pPr>
              <w:pStyle w:val="540"/>
              <w:rPr>
                <w:rFonts w:eastAsiaTheme="minorEastAsia"/>
                <w:b/>
                <w:i w:val="0"/>
                <w:iCs w:val="0"/>
              </w:rPr>
            </w:pPr>
            <w:r>
              <w:rPr>
                <w:rFonts w:hint="eastAsia" w:eastAsiaTheme="minorEastAsia"/>
                <w:b/>
                <w:i w:val="0"/>
                <w:iCs w:val="0"/>
              </w:rPr>
              <w:t>用途</w:t>
            </w:r>
          </w:p>
        </w:tc>
      </w:tr>
      <w:tr w14:paraId="06D9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2003" w:type="dxa"/>
            <w:vAlign w:val="center"/>
          </w:tcPr>
          <w:p w14:paraId="2EB83245">
            <w:pPr>
              <w:pStyle w:val="540"/>
              <w:rPr>
                <w:rFonts w:eastAsiaTheme="minorEastAsia"/>
                <w:i w:val="0"/>
                <w:iCs w:val="0"/>
              </w:rPr>
            </w:pPr>
            <w:r>
              <w:rPr>
                <w:rFonts w:eastAsiaTheme="minorEastAsia"/>
                <w:i w:val="0"/>
                <w:iCs w:val="0"/>
              </w:rPr>
              <w:t>WINCC</w:t>
            </w:r>
          </w:p>
        </w:tc>
        <w:tc>
          <w:tcPr>
            <w:tcW w:w="1317" w:type="dxa"/>
            <w:vAlign w:val="center"/>
          </w:tcPr>
          <w:p w14:paraId="6B6D5C40">
            <w:pPr>
              <w:pStyle w:val="540"/>
              <w:rPr>
                <w:rFonts w:eastAsiaTheme="minorEastAsia"/>
                <w:i w:val="0"/>
                <w:iCs w:val="0"/>
              </w:rPr>
            </w:pPr>
            <w:r>
              <w:rPr>
                <w:rFonts w:eastAsiaTheme="minorEastAsia"/>
                <w:i w:val="0"/>
                <w:iCs w:val="0"/>
              </w:rPr>
              <w:t>7.4sp1/7.5sp1</w:t>
            </w:r>
          </w:p>
        </w:tc>
        <w:tc>
          <w:tcPr>
            <w:tcW w:w="5807" w:type="dxa"/>
            <w:vAlign w:val="center"/>
          </w:tcPr>
          <w:p w14:paraId="5D7905A0">
            <w:pPr>
              <w:pStyle w:val="540"/>
              <w:rPr>
                <w:rFonts w:eastAsiaTheme="minorEastAsia"/>
                <w:i w:val="0"/>
                <w:iCs w:val="0"/>
              </w:rPr>
            </w:pPr>
            <w:r>
              <w:rPr>
                <w:rFonts w:hint="eastAsia" w:eastAsiaTheme="minorEastAsia"/>
                <w:i w:val="0"/>
                <w:iCs w:val="0"/>
              </w:rPr>
              <w:t>动物房的环境监控和控制</w:t>
            </w:r>
          </w:p>
        </w:tc>
      </w:tr>
      <w:tr w14:paraId="455A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shd w:val="clear" w:color="auto" w:fill="auto"/>
            <w:vAlign w:val="center"/>
          </w:tcPr>
          <w:p w14:paraId="66EAE5C7">
            <w:pPr>
              <w:pStyle w:val="540"/>
              <w:rPr>
                <w:rFonts w:eastAsiaTheme="minorEastAsia"/>
                <w:i w:val="0"/>
                <w:iCs w:val="0"/>
              </w:rPr>
            </w:pPr>
            <w:r>
              <w:rPr>
                <w:rFonts w:eastAsiaTheme="minorEastAsia"/>
                <w:i w:val="0"/>
                <w:iCs w:val="0"/>
              </w:rPr>
              <w:t>Provantis</w:t>
            </w:r>
          </w:p>
        </w:tc>
        <w:tc>
          <w:tcPr>
            <w:tcW w:w="1317" w:type="dxa"/>
            <w:shd w:val="clear" w:color="auto" w:fill="auto"/>
            <w:vAlign w:val="center"/>
          </w:tcPr>
          <w:p w14:paraId="5C7E02BF">
            <w:pPr>
              <w:pStyle w:val="540"/>
              <w:rPr>
                <w:rFonts w:eastAsiaTheme="minorEastAsia"/>
                <w:i w:val="0"/>
                <w:iCs w:val="0"/>
              </w:rPr>
            </w:pPr>
            <w:r>
              <w:rPr>
                <w:rFonts w:eastAsiaTheme="minorEastAsia"/>
                <w:i w:val="0"/>
                <w:iCs w:val="0"/>
              </w:rPr>
              <w:t>10.5.0.2</w:t>
            </w:r>
          </w:p>
        </w:tc>
        <w:tc>
          <w:tcPr>
            <w:tcW w:w="5807" w:type="dxa"/>
            <w:shd w:val="clear" w:color="auto" w:fill="auto"/>
            <w:vAlign w:val="center"/>
          </w:tcPr>
          <w:p w14:paraId="693C321A">
            <w:pPr>
              <w:pStyle w:val="540"/>
              <w:rPr>
                <w:rFonts w:eastAsiaTheme="minorEastAsia"/>
                <w:i w:val="0"/>
                <w:iCs w:val="0"/>
              </w:rPr>
            </w:pPr>
            <w:r>
              <w:rPr>
                <w:rFonts w:hint="eastAsia" w:eastAsiaTheme="minorEastAsia"/>
                <w:i w:val="0"/>
                <w:iCs w:val="0"/>
              </w:rPr>
              <w:t>动物分组、在体试验数据采集、临床病理、大体解剖与组织病理学检查，统计分析和归档等</w:t>
            </w:r>
          </w:p>
        </w:tc>
      </w:tr>
      <w:tr w14:paraId="4D24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vAlign w:val="center"/>
          </w:tcPr>
          <w:p w14:paraId="4C10630D">
            <w:pPr>
              <w:pStyle w:val="540"/>
              <w:rPr>
                <w:rFonts w:eastAsiaTheme="minorEastAsia"/>
                <w:i w:val="0"/>
                <w:iCs w:val="0"/>
              </w:rPr>
            </w:pPr>
            <w:r>
              <w:rPr>
                <w:rFonts w:eastAsiaTheme="minorEastAsia"/>
                <w:i w:val="0"/>
                <w:iCs w:val="0"/>
              </w:rPr>
              <w:t>Stata/IC</w:t>
            </w:r>
          </w:p>
        </w:tc>
        <w:tc>
          <w:tcPr>
            <w:tcW w:w="1317" w:type="dxa"/>
            <w:vAlign w:val="center"/>
          </w:tcPr>
          <w:p w14:paraId="2BB4D8B1">
            <w:pPr>
              <w:pStyle w:val="540"/>
              <w:rPr>
                <w:rFonts w:eastAsiaTheme="minorEastAsia"/>
                <w:i w:val="0"/>
                <w:iCs w:val="0"/>
              </w:rPr>
            </w:pPr>
            <w:r>
              <w:rPr>
                <w:rFonts w:eastAsiaTheme="minorEastAsia"/>
                <w:i w:val="0"/>
                <w:iCs w:val="0"/>
              </w:rPr>
              <w:t>V15.1</w:t>
            </w:r>
          </w:p>
        </w:tc>
        <w:tc>
          <w:tcPr>
            <w:tcW w:w="5807" w:type="dxa"/>
            <w:vAlign w:val="center"/>
          </w:tcPr>
          <w:p w14:paraId="53E9D883">
            <w:pPr>
              <w:pStyle w:val="540"/>
              <w:rPr>
                <w:rFonts w:eastAsiaTheme="minorEastAsia"/>
                <w:i w:val="0"/>
                <w:iCs w:val="0"/>
              </w:rPr>
            </w:pPr>
            <w:r>
              <w:rPr>
                <w:rFonts w:hint="eastAsia" w:eastAsiaTheme="minorEastAsia"/>
                <w:i w:val="0"/>
                <w:iCs w:val="0"/>
              </w:rPr>
              <w:t>用于非</w:t>
            </w:r>
            <w:r>
              <w:rPr>
                <w:rFonts w:eastAsiaTheme="minorEastAsia"/>
                <w:i w:val="0"/>
                <w:iCs w:val="0"/>
              </w:rPr>
              <w:t>Provantis</w:t>
            </w:r>
            <w:r>
              <w:rPr>
                <w:rFonts w:hint="eastAsia" w:eastAsiaTheme="minorEastAsia"/>
                <w:i w:val="0"/>
                <w:iCs w:val="0"/>
              </w:rPr>
              <w:t>系统分析的数据</w:t>
            </w:r>
          </w:p>
        </w:tc>
      </w:tr>
      <w:tr w14:paraId="3E0D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vAlign w:val="center"/>
          </w:tcPr>
          <w:p w14:paraId="7B3DE697">
            <w:pPr>
              <w:pStyle w:val="540"/>
              <w:rPr>
                <w:rFonts w:eastAsiaTheme="minorEastAsia"/>
                <w:i w:val="0"/>
                <w:iCs w:val="0"/>
              </w:rPr>
            </w:pPr>
            <w:r>
              <w:rPr>
                <w:rFonts w:eastAsiaTheme="minorEastAsia"/>
                <w:i w:val="0"/>
                <w:iCs w:val="0"/>
              </w:rPr>
              <w:t>IOX</w:t>
            </w:r>
          </w:p>
        </w:tc>
        <w:tc>
          <w:tcPr>
            <w:tcW w:w="1317" w:type="dxa"/>
            <w:vAlign w:val="center"/>
          </w:tcPr>
          <w:p w14:paraId="10C42552">
            <w:pPr>
              <w:pStyle w:val="540"/>
              <w:rPr>
                <w:rFonts w:eastAsiaTheme="minorEastAsia"/>
                <w:i w:val="0"/>
                <w:iCs w:val="0"/>
              </w:rPr>
            </w:pPr>
            <w:r>
              <w:rPr>
                <w:rFonts w:eastAsiaTheme="minorEastAsia"/>
                <w:i w:val="0"/>
                <w:iCs w:val="0"/>
              </w:rPr>
              <w:t>V2.10.0.40</w:t>
            </w:r>
          </w:p>
        </w:tc>
        <w:tc>
          <w:tcPr>
            <w:tcW w:w="5807" w:type="dxa"/>
            <w:vAlign w:val="center"/>
          </w:tcPr>
          <w:p w14:paraId="4FD87502">
            <w:pPr>
              <w:pStyle w:val="540"/>
              <w:rPr>
                <w:rFonts w:eastAsiaTheme="minorEastAsia"/>
                <w:i w:val="0"/>
                <w:iCs w:val="0"/>
              </w:rPr>
            </w:pPr>
            <w:r>
              <w:rPr>
                <w:rFonts w:hint="eastAsia" w:eastAsiaTheme="minorEastAsia"/>
                <w:i w:val="0"/>
                <w:iCs w:val="0"/>
              </w:rPr>
              <w:t>遥测试验数据采集</w:t>
            </w:r>
          </w:p>
        </w:tc>
      </w:tr>
      <w:tr w14:paraId="63DF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vAlign w:val="center"/>
          </w:tcPr>
          <w:p w14:paraId="2DA88E6D">
            <w:pPr>
              <w:pStyle w:val="540"/>
              <w:rPr>
                <w:rFonts w:eastAsiaTheme="minorEastAsia"/>
                <w:i w:val="0"/>
                <w:iCs w:val="0"/>
              </w:rPr>
            </w:pPr>
            <w:r>
              <w:rPr>
                <w:rFonts w:eastAsiaTheme="minorEastAsia"/>
                <w:i w:val="0"/>
                <w:iCs w:val="0"/>
              </w:rPr>
              <w:t xml:space="preserve">EcgAUTO </w:t>
            </w:r>
          </w:p>
        </w:tc>
        <w:tc>
          <w:tcPr>
            <w:tcW w:w="1317" w:type="dxa"/>
            <w:vAlign w:val="center"/>
          </w:tcPr>
          <w:p w14:paraId="366CB52E">
            <w:pPr>
              <w:pStyle w:val="540"/>
              <w:rPr>
                <w:rFonts w:eastAsiaTheme="minorEastAsia"/>
                <w:i w:val="0"/>
                <w:iCs w:val="0"/>
              </w:rPr>
            </w:pPr>
            <w:r>
              <w:rPr>
                <w:rFonts w:eastAsiaTheme="minorEastAsia"/>
                <w:i w:val="0"/>
                <w:iCs w:val="0"/>
              </w:rPr>
              <w:t xml:space="preserve">V3.3.5.10 </w:t>
            </w:r>
          </w:p>
        </w:tc>
        <w:tc>
          <w:tcPr>
            <w:tcW w:w="5807" w:type="dxa"/>
            <w:vAlign w:val="center"/>
          </w:tcPr>
          <w:p w14:paraId="036F676D">
            <w:pPr>
              <w:pStyle w:val="540"/>
              <w:rPr>
                <w:rFonts w:eastAsiaTheme="minorEastAsia"/>
                <w:i w:val="0"/>
                <w:iCs w:val="0"/>
              </w:rPr>
            </w:pPr>
            <w:r>
              <w:rPr>
                <w:rFonts w:hint="eastAsia" w:eastAsiaTheme="minorEastAsia"/>
                <w:i w:val="0"/>
                <w:iCs w:val="0"/>
              </w:rPr>
              <w:t>遥测系统数据分析</w:t>
            </w:r>
          </w:p>
        </w:tc>
      </w:tr>
      <w:tr w14:paraId="5B76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vAlign w:val="center"/>
          </w:tcPr>
          <w:p w14:paraId="102C9ACA">
            <w:pPr>
              <w:pStyle w:val="540"/>
              <w:rPr>
                <w:rFonts w:eastAsiaTheme="minorEastAsia"/>
                <w:i w:val="0"/>
                <w:iCs w:val="0"/>
              </w:rPr>
            </w:pPr>
            <w:r>
              <w:rPr>
                <w:rFonts w:eastAsiaTheme="minorEastAsia"/>
                <w:i w:val="0"/>
                <w:iCs w:val="0"/>
              </w:rPr>
              <w:t>WinNonlin</w:t>
            </w:r>
          </w:p>
        </w:tc>
        <w:tc>
          <w:tcPr>
            <w:tcW w:w="1317" w:type="dxa"/>
            <w:vAlign w:val="center"/>
          </w:tcPr>
          <w:p w14:paraId="1A3B0011">
            <w:pPr>
              <w:pStyle w:val="540"/>
              <w:rPr>
                <w:rFonts w:eastAsiaTheme="minorEastAsia"/>
                <w:i w:val="0"/>
                <w:iCs w:val="0"/>
              </w:rPr>
            </w:pPr>
            <w:r>
              <w:rPr>
                <w:rFonts w:eastAsiaTheme="minorEastAsia"/>
                <w:i w:val="0"/>
                <w:iCs w:val="0"/>
              </w:rPr>
              <w:t>8.1</w:t>
            </w:r>
          </w:p>
        </w:tc>
        <w:tc>
          <w:tcPr>
            <w:tcW w:w="5807" w:type="dxa"/>
            <w:vAlign w:val="center"/>
          </w:tcPr>
          <w:p w14:paraId="647E46FE">
            <w:pPr>
              <w:pStyle w:val="540"/>
              <w:rPr>
                <w:rFonts w:eastAsiaTheme="minorEastAsia"/>
                <w:i w:val="0"/>
                <w:iCs w:val="0"/>
              </w:rPr>
            </w:pPr>
            <w:r>
              <w:rPr>
                <w:rFonts w:hint="eastAsia" w:eastAsiaTheme="minorEastAsia"/>
                <w:i w:val="0"/>
                <w:iCs w:val="0"/>
              </w:rPr>
              <w:t>毒代动力学分析</w:t>
            </w:r>
          </w:p>
        </w:tc>
      </w:tr>
      <w:tr w14:paraId="7EA3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vAlign w:val="center"/>
          </w:tcPr>
          <w:p w14:paraId="69805B47">
            <w:pPr>
              <w:pStyle w:val="540"/>
              <w:rPr>
                <w:rFonts w:eastAsiaTheme="minorEastAsia"/>
                <w:i w:val="0"/>
                <w:iCs w:val="0"/>
              </w:rPr>
            </w:pPr>
            <w:r>
              <w:rPr>
                <w:rFonts w:eastAsiaTheme="minorEastAsia"/>
                <w:i w:val="0"/>
                <w:iCs w:val="0"/>
              </w:rPr>
              <w:t>Watson LIMS</w:t>
            </w:r>
          </w:p>
        </w:tc>
        <w:tc>
          <w:tcPr>
            <w:tcW w:w="1317" w:type="dxa"/>
            <w:vAlign w:val="center"/>
          </w:tcPr>
          <w:p w14:paraId="7C3AA5BB">
            <w:pPr>
              <w:pStyle w:val="540"/>
              <w:rPr>
                <w:rFonts w:eastAsiaTheme="minorEastAsia"/>
                <w:i w:val="0"/>
                <w:iCs w:val="0"/>
              </w:rPr>
            </w:pPr>
            <w:r>
              <w:rPr>
                <w:rFonts w:eastAsiaTheme="minorEastAsia"/>
                <w:i w:val="0"/>
                <w:iCs w:val="0"/>
              </w:rPr>
              <w:t>7.6.1</w:t>
            </w:r>
          </w:p>
        </w:tc>
        <w:tc>
          <w:tcPr>
            <w:tcW w:w="5807" w:type="dxa"/>
            <w:vAlign w:val="center"/>
          </w:tcPr>
          <w:p w14:paraId="70F4E932">
            <w:pPr>
              <w:pStyle w:val="540"/>
              <w:rPr>
                <w:rFonts w:eastAsiaTheme="minorEastAsia"/>
                <w:i w:val="0"/>
                <w:iCs w:val="0"/>
              </w:rPr>
            </w:pPr>
            <w:r>
              <w:rPr>
                <w:rFonts w:hint="eastAsia" w:eastAsiaTheme="minorEastAsia"/>
                <w:i w:val="0"/>
                <w:iCs w:val="0"/>
              </w:rPr>
              <w:t>生物分析管理和分析</w:t>
            </w:r>
          </w:p>
        </w:tc>
      </w:tr>
      <w:tr w14:paraId="1053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2003" w:type="dxa"/>
            <w:vAlign w:val="center"/>
          </w:tcPr>
          <w:p w14:paraId="53965EA3">
            <w:pPr>
              <w:pStyle w:val="540"/>
              <w:rPr>
                <w:rFonts w:eastAsiaTheme="minorEastAsia"/>
                <w:i w:val="0"/>
                <w:iCs w:val="0"/>
              </w:rPr>
            </w:pPr>
            <w:r>
              <w:rPr>
                <w:rFonts w:eastAsiaTheme="minorEastAsia"/>
                <w:i w:val="0"/>
                <w:iCs w:val="0"/>
              </w:rPr>
              <w:t>Microsoft Excel</w:t>
            </w:r>
          </w:p>
        </w:tc>
        <w:tc>
          <w:tcPr>
            <w:tcW w:w="1317" w:type="dxa"/>
            <w:vAlign w:val="center"/>
          </w:tcPr>
          <w:p w14:paraId="4AB96B68">
            <w:pPr>
              <w:pStyle w:val="540"/>
              <w:rPr>
                <w:rFonts w:eastAsiaTheme="minorEastAsia"/>
                <w:i w:val="0"/>
                <w:iCs w:val="0"/>
              </w:rPr>
            </w:pPr>
            <w:r>
              <w:rPr>
                <w:rFonts w:eastAsiaTheme="minorEastAsia"/>
                <w:i w:val="0"/>
                <w:iCs w:val="0"/>
              </w:rPr>
              <w:t>2010</w:t>
            </w:r>
          </w:p>
        </w:tc>
        <w:tc>
          <w:tcPr>
            <w:tcW w:w="5807" w:type="dxa"/>
            <w:vAlign w:val="center"/>
          </w:tcPr>
          <w:p w14:paraId="465A469A">
            <w:pPr>
              <w:pStyle w:val="540"/>
              <w:rPr>
                <w:rFonts w:eastAsiaTheme="minorEastAsia"/>
                <w:i w:val="0"/>
                <w:iCs w:val="0"/>
              </w:rPr>
            </w:pPr>
            <w:r>
              <w:rPr>
                <w:rFonts w:hint="eastAsia" w:eastAsiaTheme="minorEastAsia"/>
                <w:i w:val="0"/>
                <w:iCs w:val="0"/>
              </w:rPr>
              <w:t>数据分析</w:t>
            </w:r>
          </w:p>
        </w:tc>
      </w:tr>
    </w:tbl>
    <w:p w14:paraId="6AFA6869">
      <w:pPr>
        <w:widowControl/>
        <w:jc w:val="left"/>
        <w:rPr>
          <w:rFonts w:eastAsiaTheme="minorEastAsia"/>
          <w:i w:val="0"/>
          <w:iCs w:val="0"/>
          <w:kern w:val="0"/>
        </w:rPr>
      </w:pPr>
      <w:r>
        <w:rPr>
          <w:rFonts w:eastAsiaTheme="minorEastAsia"/>
          <w:i w:val="0"/>
          <w:iCs w:val="0"/>
        </w:rPr>
        <w:br w:type="page"/>
      </w:r>
      <w:bookmarkStart w:id="378" w:name="_Toc23251561"/>
      <w:bookmarkEnd w:id="378"/>
    </w:p>
    <w:p w14:paraId="23847703">
      <w:pPr>
        <w:pStyle w:val="3"/>
        <w:numPr>
          <w:ilvl w:val="0"/>
          <w:numId w:val="0"/>
        </w:numPr>
        <w:ind w:left="0" w:leftChars="0" w:firstLine="0" w:firstLineChars="0"/>
        <w:jc w:val="left"/>
        <w:rPr>
          <w:rStyle w:val="180"/>
          <w:rFonts w:eastAsiaTheme="minorEastAsia"/>
          <w:i w:val="0"/>
          <w:iCs w:val="0"/>
        </w:rPr>
      </w:pPr>
      <w:r>
        <w:rPr>
          <w:rFonts w:hint="eastAsia" w:ascii="Times New Roman" w:hAnsi="Times New Roman" w:cs="Times New Roman" w:eastAsiaTheme="minorEastAsia"/>
          <w:b/>
          <w:bCs/>
          <w:i w:val="0"/>
          <w:iCs w:val="0"/>
          <w:kern w:val="44"/>
          <w:sz w:val="28"/>
          <w:szCs w:val="44"/>
          <w:lang w:val="en-US" w:eastAsia="zh-CN" w:bidi="ar-SA"/>
        </w:rPr>
        <w:t>3</w:t>
      </w:r>
      <w:r>
        <w:rPr>
          <w:rStyle w:val="180"/>
          <w:rFonts w:eastAsiaTheme="minorEastAsia"/>
          <w:i w:val="0"/>
          <w:iCs w:val="0"/>
        </w:rPr>
        <w:t xml:space="preserve"> </w:t>
      </w:r>
      <w:bookmarkStart w:id="379" w:name="_Toc112852060"/>
      <w:bookmarkStart w:id="380" w:name="_Toc126237309"/>
      <w:bookmarkStart w:id="381" w:name="_Toc109559465"/>
      <w:r>
        <w:rPr>
          <w:rStyle w:val="180"/>
          <w:rFonts w:hint="eastAsia" w:eastAsiaTheme="minorEastAsia"/>
          <w:i w:val="0"/>
          <w:iCs w:val="0"/>
        </w:rPr>
        <w:t>试验方法和观察指标</w:t>
      </w:r>
      <w:bookmarkEnd w:id="379"/>
      <w:bookmarkEnd w:id="380"/>
      <w:bookmarkEnd w:id="381"/>
    </w:p>
    <w:p w14:paraId="2BD6731A">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3.1</w:t>
      </w:r>
      <w:r>
        <w:rPr>
          <w:rFonts w:eastAsiaTheme="minorEastAsia"/>
          <w:i w:val="0"/>
          <w:iCs w:val="0"/>
        </w:rPr>
        <w:t xml:space="preserve"> </w:t>
      </w:r>
      <w:bookmarkStart w:id="382" w:name="_Toc112852061"/>
      <w:bookmarkStart w:id="383" w:name="_Toc126237310"/>
      <w:bookmarkStart w:id="384" w:name="_Toc109559466"/>
      <w:r>
        <w:rPr>
          <w:rFonts w:hint="eastAsia" w:eastAsiaTheme="minorEastAsia"/>
          <w:i w:val="0"/>
          <w:iCs w:val="0"/>
        </w:rPr>
        <w:t>试验方法</w:t>
      </w:r>
      <w:bookmarkEnd w:id="382"/>
      <w:bookmarkEnd w:id="383"/>
      <w:bookmarkEnd w:id="384"/>
    </w:p>
    <w:p w14:paraId="5D0A6B15">
      <w:pPr>
        <w:pStyle w:val="5"/>
        <w:keepNext/>
        <w:numPr>
          <w:ilvl w:val="2"/>
          <w:numId w:val="0"/>
        </w:numPr>
        <w:ind w:left="0" w:leftChars="0" w:firstLine="0" w:firstLineChars="0"/>
        <w:jc w:val="both"/>
        <w:rPr>
          <w:rFonts w:eastAsiaTheme="minorEastAsia"/>
          <w:i w:val="0"/>
          <w:iCs w:val="0"/>
        </w:rPr>
      </w:pPr>
      <w:bookmarkStart w:id="385" w:name="_Toc94519379"/>
      <w:bookmarkStart w:id="386" w:name="_Toc94521871"/>
      <w:bookmarkStart w:id="387" w:name="_Toc23251738"/>
      <w:bookmarkStart w:id="388" w:name="_Toc94521531"/>
      <w:bookmarkStart w:id="389" w:name="_Toc1987"/>
      <w:bookmarkStart w:id="390" w:name="_Toc14608"/>
      <w:r>
        <w:rPr>
          <w:rFonts w:hint="eastAsia" w:ascii="Times New Roman" w:hAnsi="Times New Roman" w:cs="Times New Roman" w:eastAsiaTheme="minorEastAsia"/>
          <w:b/>
          <w:i w:val="0"/>
          <w:iCs w:val="0"/>
          <w:kern w:val="2"/>
          <w:sz w:val="24"/>
          <w:szCs w:val="28"/>
          <w:lang w:val="en-US" w:eastAsia="zh-CN" w:bidi="ar-SA"/>
        </w:rPr>
        <w:t>3.1.1</w:t>
      </w:r>
      <w:r>
        <w:rPr>
          <w:rFonts w:eastAsiaTheme="minorEastAsia"/>
          <w:i w:val="0"/>
          <w:iCs w:val="0"/>
          <w:szCs w:val="20"/>
        </w:rPr>
        <w:t xml:space="preserve"> </w:t>
      </w:r>
      <w:bookmarkStart w:id="391" w:name="_Toc108186766"/>
      <w:bookmarkStart w:id="392" w:name="_Toc112852062"/>
      <w:bookmarkStart w:id="393" w:name="_Toc108169245"/>
      <w:bookmarkStart w:id="394" w:name="_Toc109559467"/>
      <w:r>
        <w:rPr>
          <w:rFonts w:hint="eastAsia" w:eastAsiaTheme="minorEastAsia"/>
          <w:i w:val="0"/>
          <w:iCs w:val="0"/>
          <w:szCs w:val="20"/>
        </w:rPr>
        <w:t>剂量设计</w:t>
      </w:r>
      <w:bookmarkEnd w:id="385"/>
      <w:bookmarkEnd w:id="386"/>
      <w:bookmarkEnd w:id="387"/>
      <w:bookmarkEnd w:id="388"/>
      <w:bookmarkEnd w:id="389"/>
      <w:bookmarkEnd w:id="390"/>
      <w:r>
        <w:rPr>
          <w:rFonts w:hint="eastAsia" w:eastAsiaTheme="minorEastAsia"/>
          <w:i w:val="0"/>
          <w:iCs w:val="0"/>
          <w:szCs w:val="20"/>
        </w:rPr>
        <w:t>依据</w:t>
      </w:r>
      <w:bookmarkEnd w:id="391"/>
      <w:bookmarkEnd w:id="392"/>
      <w:bookmarkEnd w:id="393"/>
      <w:bookmarkEnd w:id="394"/>
    </w:p>
    <w:p w14:paraId="1D03B29A">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326C01C8">
      <w:pPr>
        <w:widowControl/>
        <w:ind w:firstLine="480" w:firstLineChars="200"/>
        <w:jc w:val="left"/>
        <w:rPr>
          <w:rFonts w:hint="eastAsia" w:eastAsiaTheme="minorEastAsia"/>
          <w:i w:val="0"/>
          <w:iCs w:val="0"/>
          <w:szCs w:val="24"/>
          <w:highlight w:val="none"/>
          <w:lang w:bidi="ar"/>
        </w:rPr>
      </w:pPr>
    </w:p>
    <w:p w14:paraId="73BAFF22">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3.1.1.1</w:t>
      </w:r>
      <w:r>
        <w:rPr>
          <w:rFonts w:hint="eastAsia" w:cs="Times New Roman" w:eastAsiaTheme="minorEastAsia"/>
          <w:i w:val="0"/>
          <w:iCs w:val="0"/>
        </w:rPr>
        <w:t>委托方提供资料</w:t>
      </w:r>
    </w:p>
    <w:p w14:paraId="051F9503">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1799F82C">
      <w:pPr>
        <w:widowControl/>
        <w:ind w:firstLine="480" w:firstLineChars="200"/>
        <w:jc w:val="left"/>
        <w:rPr>
          <w:rFonts w:eastAsiaTheme="minorEastAsia"/>
          <w:i w:val="0"/>
          <w:iCs w:val="0"/>
          <w:szCs w:val="24"/>
          <w:highlight w:val="none"/>
          <w:lang w:bidi="ar"/>
        </w:rPr>
      </w:pPr>
    </w:p>
    <w:p w14:paraId="2EC5340C">
      <w:pPr>
        <w:pStyle w:val="6"/>
        <w:numPr>
          <w:ilvl w:val="3"/>
          <w:numId w:val="0"/>
        </w:numPr>
        <w:ind w:left="0" w:leftChars="0" w:firstLine="0" w:firstLineChars="0"/>
        <w:rPr>
          <w:rFonts w:cs="Times New Roman" w:eastAsiaTheme="minorEastAsia"/>
          <w:i w:val="0"/>
          <w:iCs w:val="0"/>
        </w:rPr>
      </w:pPr>
      <w:bookmarkStart w:id="395" w:name="_Toc103011713"/>
      <w:bookmarkStart w:id="396" w:name="_Hlk94541671"/>
      <w:r>
        <w:rPr>
          <w:rFonts w:hint="default" w:ascii="Times New Roman" w:hAnsi="Times New Roman" w:cs="Times New Roman" w:eastAsiaTheme="minorEastAsia"/>
          <w:b/>
          <w:i w:val="0"/>
          <w:iCs w:val="0"/>
          <w:kern w:val="0"/>
          <w:sz w:val="24"/>
          <w:szCs w:val="24"/>
          <w:lang w:val="en-CA" w:eastAsia="en-US" w:bidi="ar-SA"/>
        </w:rPr>
        <w:t>3.1.1.2</w:t>
      </w:r>
      <w:r>
        <w:rPr>
          <w:rFonts w:hint="eastAsia" w:cs="Times New Roman" w:eastAsiaTheme="minorEastAsia"/>
          <w:i w:val="0"/>
          <w:iCs w:val="0"/>
        </w:rPr>
        <w:t>本机构前期试验结果</w:t>
      </w:r>
      <w:bookmarkEnd w:id="395"/>
    </w:p>
    <w:bookmarkEnd w:id="396"/>
    <w:p w14:paraId="1F766D9A">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1A919D44">
      <w:pPr>
        <w:widowControl/>
        <w:ind w:firstLine="480" w:firstLineChars="200"/>
        <w:jc w:val="left"/>
        <w:rPr>
          <w:rFonts w:eastAsiaTheme="minorEastAsia"/>
          <w:i w:val="0"/>
          <w:iCs w:val="0"/>
          <w:szCs w:val="24"/>
          <w:highlight w:val="none"/>
          <w:lang w:bidi="ar"/>
        </w:rPr>
      </w:pPr>
    </w:p>
    <w:p w14:paraId="6E13CE64">
      <w:pPr>
        <w:pStyle w:val="5"/>
        <w:keepNext/>
        <w:numPr>
          <w:ilvl w:val="2"/>
          <w:numId w:val="0"/>
        </w:numPr>
        <w:ind w:left="0" w:leftChars="0" w:firstLine="0" w:firstLineChars="0"/>
        <w:jc w:val="both"/>
        <w:rPr>
          <w:rFonts w:eastAsiaTheme="minorEastAsia"/>
          <w:i w:val="0"/>
          <w:iCs w:val="0"/>
        </w:rPr>
      </w:pPr>
      <w:bookmarkStart w:id="397" w:name="_Toc23251740"/>
      <w:bookmarkStart w:id="398" w:name="_Toc94521873"/>
      <w:bookmarkStart w:id="399" w:name="_Toc94519381"/>
      <w:bookmarkStart w:id="400" w:name="_Toc602"/>
      <w:bookmarkStart w:id="401" w:name="_Toc22074"/>
      <w:bookmarkStart w:id="402" w:name="_Toc94521533"/>
      <w:r>
        <w:rPr>
          <w:rFonts w:hint="eastAsia" w:ascii="Times New Roman" w:hAnsi="Times New Roman" w:cs="Times New Roman" w:eastAsiaTheme="minorEastAsia"/>
          <w:b/>
          <w:i w:val="0"/>
          <w:iCs w:val="0"/>
          <w:kern w:val="2"/>
          <w:sz w:val="24"/>
          <w:szCs w:val="28"/>
          <w:lang w:val="en-US" w:eastAsia="zh-CN" w:bidi="ar-SA"/>
        </w:rPr>
        <w:t>3.1.2</w:t>
      </w:r>
      <w:r>
        <w:rPr>
          <w:rFonts w:eastAsiaTheme="minorEastAsia"/>
          <w:i w:val="0"/>
          <w:iCs w:val="0"/>
          <w:szCs w:val="20"/>
        </w:rPr>
        <w:t xml:space="preserve"> </w:t>
      </w:r>
      <w:bookmarkStart w:id="403" w:name="_Toc108186767"/>
      <w:bookmarkStart w:id="404" w:name="_Toc109559468"/>
      <w:bookmarkStart w:id="405" w:name="_Toc112852063"/>
      <w:bookmarkStart w:id="406" w:name="_Toc108169246"/>
      <w:r>
        <w:rPr>
          <w:rFonts w:hint="eastAsia" w:eastAsiaTheme="minorEastAsia"/>
          <w:i w:val="0"/>
          <w:iCs w:val="0"/>
          <w:szCs w:val="20"/>
        </w:rPr>
        <w:t>剂量设计</w:t>
      </w:r>
      <w:bookmarkEnd w:id="397"/>
      <w:bookmarkEnd w:id="398"/>
      <w:bookmarkEnd w:id="399"/>
      <w:bookmarkEnd w:id="400"/>
      <w:bookmarkEnd w:id="401"/>
      <w:bookmarkEnd w:id="402"/>
      <w:bookmarkEnd w:id="403"/>
      <w:bookmarkEnd w:id="404"/>
      <w:bookmarkEnd w:id="405"/>
      <w:bookmarkEnd w:id="406"/>
    </w:p>
    <w:p w14:paraId="01BF6C7D">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35830632">
      <w:pPr>
        <w:widowControl/>
        <w:ind w:firstLine="480" w:firstLineChars="200"/>
        <w:jc w:val="left"/>
        <w:rPr>
          <w:rFonts w:hint="eastAsia" w:eastAsiaTheme="minorEastAsia"/>
          <w:i w:val="0"/>
          <w:iCs w:val="0"/>
          <w:szCs w:val="24"/>
          <w:highlight w:val="none"/>
          <w:lang w:bidi="ar"/>
        </w:rPr>
      </w:pPr>
      <w:r>
        <w:rPr>
          <w:rFonts w:hint="eastAsia" w:eastAsiaTheme="minorEastAsia"/>
          <w:i w:val="0"/>
          <w:iCs w:val="0"/>
          <w:szCs w:val="24"/>
          <w:highlight w:val="none"/>
          <w:lang w:bidi="ar"/>
        </w:rPr>
        <w:t>同时设溶媒对照组，给予相同体积的溶媒对照品。具体剂量设计见下表。</w:t>
      </w:r>
    </w:p>
    <w:p w14:paraId="5A9B7A0C">
      <w:pPr>
        <w:pStyle w:val="22"/>
        <w:jc w:val="center"/>
        <w:rPr>
          <w:rFonts w:cs="Times New Roman" w:eastAsiaTheme="minorEastAsia"/>
          <w:i w:val="0"/>
          <w:iCs w:val="0"/>
          <w:szCs w:val="24"/>
        </w:rPr>
      </w:pPr>
      <w:bookmarkStart w:id="407" w:name="_Ref109558926"/>
      <w:bookmarkStart w:id="408" w:name="_Toc126237438"/>
      <w:bookmarkStart w:id="409" w:name="_Toc112851964"/>
      <w:bookmarkStart w:id="410" w:name="_Toc110270610"/>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4</w:t>
      </w:r>
      <w:r>
        <w:rPr>
          <w:rFonts w:cs="Times New Roman" w:eastAsiaTheme="minorEastAsia"/>
          <w:i w:val="0"/>
          <w:iCs w:val="0"/>
          <w:szCs w:val="24"/>
        </w:rPr>
        <w:fldChar w:fldCharType="end"/>
      </w:r>
      <w:bookmarkEnd w:id="407"/>
      <w:r>
        <w:rPr>
          <w:rFonts w:cs="Times New Roman" w:eastAsiaTheme="minorEastAsia"/>
          <w:i w:val="0"/>
          <w:iCs w:val="0"/>
          <w:szCs w:val="24"/>
        </w:rPr>
        <w:t xml:space="preserve"> </w:t>
      </w:r>
      <w:r>
        <w:rPr>
          <w:rFonts w:hint="eastAsia" w:cs="Times New Roman" w:eastAsiaTheme="minorEastAsia"/>
          <w:i w:val="0"/>
          <w:iCs w:val="0"/>
          <w:szCs w:val="24"/>
        </w:rPr>
        <w:t>剂量设计信息表</w:t>
      </w:r>
      <w:bookmarkEnd w:id="408"/>
      <w:bookmarkEnd w:id="409"/>
      <w:bookmarkEnd w:id="410"/>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1679"/>
        <w:gridCol w:w="1456"/>
        <w:gridCol w:w="1302"/>
        <w:gridCol w:w="1302"/>
        <w:gridCol w:w="1389"/>
        <w:gridCol w:w="1392"/>
      </w:tblGrid>
      <w:tr w14:paraId="6742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3" w:type="pct"/>
            <w:vMerge w:val="restart"/>
            <w:vAlign w:val="center"/>
          </w:tcPr>
          <w:p w14:paraId="2CCD6B10">
            <w:pPr>
              <w:spacing w:line="240" w:lineRule="auto"/>
              <w:jc w:val="center"/>
              <w:rPr>
                <w:b/>
                <w:bCs/>
                <w:i w:val="0"/>
                <w:iCs w:val="0"/>
                <w:sz w:val="21"/>
                <w:szCs w:val="21"/>
              </w:rPr>
            </w:pPr>
            <w:r>
              <w:rPr>
                <w:b/>
                <w:bCs/>
                <w:i w:val="0"/>
                <w:iCs w:val="0"/>
                <w:sz w:val="21"/>
                <w:szCs w:val="21"/>
              </w:rPr>
              <w:t>组序</w:t>
            </w:r>
          </w:p>
        </w:tc>
        <w:tc>
          <w:tcPr>
            <w:tcW w:w="904" w:type="pct"/>
            <w:vMerge w:val="restart"/>
            <w:vAlign w:val="center"/>
          </w:tcPr>
          <w:p w14:paraId="5F910194">
            <w:pPr>
              <w:spacing w:line="240" w:lineRule="auto"/>
              <w:jc w:val="center"/>
              <w:rPr>
                <w:b/>
                <w:bCs/>
                <w:i w:val="0"/>
                <w:iCs w:val="0"/>
                <w:sz w:val="21"/>
                <w:szCs w:val="21"/>
              </w:rPr>
            </w:pPr>
            <w:r>
              <w:rPr>
                <w:b/>
                <w:i w:val="0"/>
                <w:iCs w:val="0"/>
                <w:sz w:val="21"/>
                <w:szCs w:val="21"/>
              </w:rPr>
              <w:t>组别</w:t>
            </w:r>
          </w:p>
        </w:tc>
        <w:tc>
          <w:tcPr>
            <w:tcW w:w="784" w:type="pct"/>
            <w:vMerge w:val="restart"/>
            <w:vAlign w:val="center"/>
          </w:tcPr>
          <w:p w14:paraId="58F67084">
            <w:pPr>
              <w:spacing w:line="240" w:lineRule="auto"/>
              <w:jc w:val="center"/>
              <w:rPr>
                <w:b/>
                <w:bCs/>
                <w:i w:val="0"/>
                <w:iCs w:val="0"/>
                <w:sz w:val="21"/>
                <w:szCs w:val="21"/>
              </w:rPr>
            </w:pPr>
            <w:r>
              <w:rPr>
                <w:b/>
                <w:bCs/>
                <w:i w:val="0"/>
                <w:iCs w:val="0"/>
                <w:sz w:val="21"/>
                <w:szCs w:val="21"/>
              </w:rPr>
              <w:t>剂量</w:t>
            </w:r>
          </w:p>
          <w:p w14:paraId="01476B6C">
            <w:pPr>
              <w:spacing w:line="240" w:lineRule="auto"/>
              <w:jc w:val="center"/>
              <w:rPr>
                <w:b/>
                <w:bCs/>
                <w:i w:val="0"/>
                <w:iCs w:val="0"/>
                <w:sz w:val="21"/>
                <w:szCs w:val="21"/>
              </w:rPr>
            </w:pPr>
            <w:r>
              <w:rPr>
                <w:b/>
                <w:bCs/>
                <w:i w:val="0"/>
                <w:iCs w:val="0"/>
                <w:sz w:val="21"/>
                <w:szCs w:val="21"/>
              </w:rPr>
              <w:t>(mg/kg)</w:t>
            </w:r>
          </w:p>
        </w:tc>
        <w:tc>
          <w:tcPr>
            <w:tcW w:w="701" w:type="pct"/>
            <w:vMerge w:val="restart"/>
            <w:vAlign w:val="center"/>
          </w:tcPr>
          <w:p w14:paraId="2BF0BE31">
            <w:pPr>
              <w:spacing w:line="240" w:lineRule="auto"/>
              <w:jc w:val="center"/>
              <w:rPr>
                <w:b/>
                <w:bCs/>
                <w:i w:val="0"/>
                <w:iCs w:val="0"/>
                <w:sz w:val="21"/>
                <w:szCs w:val="21"/>
              </w:rPr>
            </w:pPr>
            <w:r>
              <w:rPr>
                <w:b/>
                <w:bCs/>
                <w:i w:val="0"/>
                <w:iCs w:val="0"/>
                <w:sz w:val="21"/>
                <w:szCs w:val="21"/>
              </w:rPr>
              <w:t>浓度(mg/mL)</w:t>
            </w:r>
          </w:p>
        </w:tc>
        <w:tc>
          <w:tcPr>
            <w:tcW w:w="701" w:type="pct"/>
            <w:vMerge w:val="restart"/>
            <w:vAlign w:val="center"/>
          </w:tcPr>
          <w:p w14:paraId="4DBD1ADE">
            <w:pPr>
              <w:spacing w:line="240" w:lineRule="auto"/>
              <w:jc w:val="center"/>
              <w:rPr>
                <w:b/>
                <w:bCs/>
                <w:i w:val="0"/>
                <w:iCs w:val="0"/>
                <w:sz w:val="21"/>
                <w:szCs w:val="21"/>
              </w:rPr>
            </w:pPr>
            <w:r>
              <w:rPr>
                <w:b/>
                <w:bCs/>
                <w:i w:val="0"/>
                <w:iCs w:val="0"/>
                <w:sz w:val="21"/>
                <w:szCs w:val="21"/>
              </w:rPr>
              <w:t>体积</w:t>
            </w:r>
          </w:p>
          <w:p w14:paraId="6ABC9D69">
            <w:pPr>
              <w:spacing w:line="240" w:lineRule="auto"/>
              <w:jc w:val="center"/>
              <w:rPr>
                <w:b/>
                <w:bCs/>
                <w:i w:val="0"/>
                <w:iCs w:val="0"/>
                <w:sz w:val="21"/>
                <w:szCs w:val="21"/>
              </w:rPr>
            </w:pPr>
            <w:r>
              <w:rPr>
                <w:b/>
                <w:bCs/>
                <w:i w:val="0"/>
                <w:iCs w:val="0"/>
                <w:sz w:val="21"/>
                <w:szCs w:val="21"/>
              </w:rPr>
              <w:t>(mL/kg)</w:t>
            </w:r>
          </w:p>
        </w:tc>
        <w:tc>
          <w:tcPr>
            <w:tcW w:w="1497" w:type="pct"/>
            <w:gridSpan w:val="2"/>
            <w:vAlign w:val="center"/>
          </w:tcPr>
          <w:p w14:paraId="60EFB6BC">
            <w:pPr>
              <w:spacing w:line="240" w:lineRule="auto"/>
              <w:jc w:val="center"/>
              <w:rPr>
                <w:b/>
                <w:bCs/>
                <w:i w:val="0"/>
                <w:iCs w:val="0"/>
                <w:sz w:val="21"/>
                <w:szCs w:val="21"/>
              </w:rPr>
            </w:pPr>
            <w:r>
              <w:rPr>
                <w:b/>
                <w:bCs/>
                <w:i w:val="0"/>
                <w:iCs w:val="0"/>
                <w:sz w:val="21"/>
                <w:szCs w:val="21"/>
              </w:rPr>
              <w:t>动物数</w:t>
            </w:r>
          </w:p>
        </w:tc>
      </w:tr>
      <w:tr w14:paraId="26EB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3" w:type="pct"/>
            <w:vMerge w:val="continue"/>
          </w:tcPr>
          <w:p w14:paraId="718D8C12">
            <w:pPr>
              <w:spacing w:line="240" w:lineRule="auto"/>
              <w:jc w:val="center"/>
              <w:rPr>
                <w:b/>
                <w:bCs/>
                <w:i w:val="0"/>
                <w:iCs w:val="0"/>
                <w:sz w:val="21"/>
                <w:szCs w:val="21"/>
              </w:rPr>
            </w:pPr>
          </w:p>
        </w:tc>
        <w:tc>
          <w:tcPr>
            <w:tcW w:w="904" w:type="pct"/>
            <w:vMerge w:val="continue"/>
          </w:tcPr>
          <w:p w14:paraId="5E4386CC">
            <w:pPr>
              <w:spacing w:line="240" w:lineRule="auto"/>
              <w:jc w:val="center"/>
              <w:rPr>
                <w:b/>
                <w:bCs/>
                <w:i w:val="0"/>
                <w:iCs w:val="0"/>
                <w:sz w:val="21"/>
                <w:szCs w:val="21"/>
              </w:rPr>
            </w:pPr>
          </w:p>
        </w:tc>
        <w:tc>
          <w:tcPr>
            <w:tcW w:w="784" w:type="pct"/>
            <w:vMerge w:val="continue"/>
          </w:tcPr>
          <w:p w14:paraId="5F972E7A">
            <w:pPr>
              <w:spacing w:line="240" w:lineRule="auto"/>
              <w:jc w:val="center"/>
              <w:rPr>
                <w:b/>
                <w:bCs/>
                <w:i w:val="0"/>
                <w:iCs w:val="0"/>
                <w:sz w:val="21"/>
                <w:szCs w:val="21"/>
              </w:rPr>
            </w:pPr>
          </w:p>
        </w:tc>
        <w:tc>
          <w:tcPr>
            <w:tcW w:w="701" w:type="pct"/>
            <w:vMerge w:val="continue"/>
            <w:vAlign w:val="center"/>
          </w:tcPr>
          <w:p w14:paraId="45DEED84">
            <w:pPr>
              <w:spacing w:line="240" w:lineRule="auto"/>
              <w:jc w:val="center"/>
              <w:rPr>
                <w:b/>
                <w:bCs/>
                <w:i w:val="0"/>
                <w:iCs w:val="0"/>
                <w:sz w:val="21"/>
                <w:szCs w:val="21"/>
              </w:rPr>
            </w:pPr>
          </w:p>
        </w:tc>
        <w:tc>
          <w:tcPr>
            <w:tcW w:w="701" w:type="pct"/>
            <w:vMerge w:val="continue"/>
            <w:vAlign w:val="center"/>
          </w:tcPr>
          <w:p w14:paraId="144AA9B6">
            <w:pPr>
              <w:spacing w:line="240" w:lineRule="auto"/>
              <w:jc w:val="center"/>
              <w:rPr>
                <w:b/>
                <w:bCs/>
                <w:i w:val="0"/>
                <w:iCs w:val="0"/>
                <w:sz w:val="21"/>
                <w:szCs w:val="21"/>
              </w:rPr>
            </w:pPr>
          </w:p>
        </w:tc>
        <w:tc>
          <w:tcPr>
            <w:tcW w:w="748" w:type="pct"/>
            <w:vAlign w:val="center"/>
          </w:tcPr>
          <w:p w14:paraId="0F5D6CE8">
            <w:pPr>
              <w:spacing w:line="240" w:lineRule="auto"/>
              <w:jc w:val="center"/>
              <w:rPr>
                <w:b/>
                <w:bCs/>
                <w:i w:val="0"/>
                <w:iCs w:val="0"/>
                <w:sz w:val="21"/>
                <w:szCs w:val="21"/>
              </w:rPr>
            </w:pPr>
            <w:r>
              <w:rPr>
                <w:b/>
                <w:bCs/>
                <w:i w:val="0"/>
                <w:iCs w:val="0"/>
                <w:sz w:val="21"/>
                <w:szCs w:val="21"/>
              </w:rPr>
              <w:t>雌</w:t>
            </w:r>
          </w:p>
        </w:tc>
        <w:tc>
          <w:tcPr>
            <w:tcW w:w="749" w:type="pct"/>
            <w:vAlign w:val="center"/>
          </w:tcPr>
          <w:p w14:paraId="0E27C631">
            <w:pPr>
              <w:spacing w:line="240" w:lineRule="auto"/>
              <w:jc w:val="center"/>
              <w:rPr>
                <w:b/>
                <w:bCs/>
                <w:i w:val="0"/>
                <w:iCs w:val="0"/>
                <w:sz w:val="21"/>
                <w:szCs w:val="21"/>
              </w:rPr>
            </w:pPr>
            <w:r>
              <w:rPr>
                <w:b/>
                <w:bCs/>
                <w:i w:val="0"/>
                <w:iCs w:val="0"/>
                <w:sz w:val="21"/>
                <w:szCs w:val="21"/>
              </w:rPr>
              <w:t>雄</w:t>
            </w:r>
          </w:p>
        </w:tc>
      </w:tr>
      <w:tr w14:paraId="6F14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3" w:type="pct"/>
            <w:vAlign w:val="center"/>
          </w:tcPr>
          <w:p w14:paraId="221EAB4D">
            <w:pPr>
              <w:spacing w:line="240" w:lineRule="auto"/>
              <w:jc w:val="center"/>
              <w:rPr>
                <w:i w:val="0"/>
                <w:iCs w:val="0"/>
                <w:sz w:val="21"/>
                <w:szCs w:val="21"/>
              </w:rPr>
            </w:pPr>
            <w:r>
              <w:rPr>
                <w:i w:val="0"/>
                <w:iCs w:val="0"/>
                <w:sz w:val="21"/>
                <w:szCs w:val="21"/>
              </w:rPr>
              <w:t>1</w:t>
            </w:r>
          </w:p>
        </w:tc>
        <w:tc>
          <w:tcPr>
            <w:tcW w:w="904" w:type="pct"/>
            <w:vAlign w:val="center"/>
          </w:tcPr>
          <w:p w14:paraId="0D9E6046">
            <w:pPr>
              <w:spacing w:line="240" w:lineRule="auto"/>
              <w:jc w:val="center"/>
              <w:rPr>
                <w:i w:val="0"/>
                <w:iCs w:val="0"/>
                <w:sz w:val="21"/>
                <w:szCs w:val="21"/>
              </w:rPr>
            </w:pPr>
            <w:r>
              <w:rPr>
                <w:i w:val="0"/>
                <w:iCs w:val="0"/>
                <w:sz w:val="21"/>
                <w:szCs w:val="21"/>
              </w:rPr>
              <w:t>溶媒</w:t>
            </w:r>
          </w:p>
          <w:p w14:paraId="0FE012DB">
            <w:pPr>
              <w:spacing w:line="240" w:lineRule="auto"/>
              <w:jc w:val="center"/>
              <w:rPr>
                <w:i w:val="0"/>
                <w:iCs w:val="0"/>
                <w:sz w:val="21"/>
                <w:szCs w:val="21"/>
              </w:rPr>
            </w:pPr>
            <w:r>
              <w:rPr>
                <w:i w:val="0"/>
                <w:iCs w:val="0"/>
                <w:sz w:val="21"/>
                <w:szCs w:val="21"/>
              </w:rPr>
              <w:t>对照组</w:t>
            </w:r>
          </w:p>
        </w:tc>
        <w:tc>
          <w:tcPr>
            <w:tcW w:w="784" w:type="pct"/>
            <w:vAlign w:val="center"/>
          </w:tcPr>
          <w:p w14:paraId="22402298">
            <w:pPr>
              <w:spacing w:line="240" w:lineRule="auto"/>
              <w:jc w:val="center"/>
              <w:rPr>
                <w:i w:val="0"/>
                <w:iCs w:val="0"/>
                <w:sz w:val="21"/>
                <w:szCs w:val="21"/>
              </w:rPr>
            </w:pPr>
          </w:p>
        </w:tc>
        <w:tc>
          <w:tcPr>
            <w:tcW w:w="701" w:type="pct"/>
            <w:vAlign w:val="center"/>
          </w:tcPr>
          <w:p w14:paraId="117BDC31">
            <w:pPr>
              <w:spacing w:line="240" w:lineRule="auto"/>
              <w:jc w:val="center"/>
              <w:rPr>
                <w:i w:val="0"/>
                <w:iCs w:val="0"/>
                <w:sz w:val="21"/>
                <w:szCs w:val="21"/>
              </w:rPr>
            </w:pPr>
          </w:p>
        </w:tc>
        <w:tc>
          <w:tcPr>
            <w:tcW w:w="701" w:type="pct"/>
            <w:vAlign w:val="center"/>
          </w:tcPr>
          <w:p w14:paraId="57BAF567">
            <w:pPr>
              <w:spacing w:line="240" w:lineRule="auto"/>
              <w:jc w:val="center"/>
              <w:rPr>
                <w:i w:val="0"/>
                <w:iCs w:val="0"/>
                <w:sz w:val="21"/>
                <w:szCs w:val="21"/>
              </w:rPr>
            </w:pPr>
          </w:p>
        </w:tc>
        <w:tc>
          <w:tcPr>
            <w:tcW w:w="748" w:type="pct"/>
            <w:vAlign w:val="center"/>
          </w:tcPr>
          <w:p w14:paraId="3A6553B3">
            <w:pPr>
              <w:spacing w:line="240" w:lineRule="auto"/>
              <w:jc w:val="center"/>
              <w:rPr>
                <w:i w:val="0"/>
                <w:iCs w:val="0"/>
                <w:sz w:val="21"/>
                <w:szCs w:val="21"/>
              </w:rPr>
            </w:pPr>
          </w:p>
        </w:tc>
        <w:tc>
          <w:tcPr>
            <w:tcW w:w="749" w:type="pct"/>
            <w:vAlign w:val="center"/>
          </w:tcPr>
          <w:p w14:paraId="5C48C75A">
            <w:pPr>
              <w:spacing w:line="240" w:lineRule="auto"/>
              <w:jc w:val="center"/>
              <w:rPr>
                <w:i w:val="0"/>
                <w:iCs w:val="0"/>
                <w:sz w:val="21"/>
                <w:szCs w:val="21"/>
              </w:rPr>
            </w:pPr>
          </w:p>
        </w:tc>
      </w:tr>
      <w:tr w14:paraId="5913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3" w:type="pct"/>
            <w:vAlign w:val="center"/>
          </w:tcPr>
          <w:p w14:paraId="0820B871">
            <w:pPr>
              <w:spacing w:line="240" w:lineRule="auto"/>
              <w:jc w:val="center"/>
              <w:rPr>
                <w:i w:val="0"/>
                <w:iCs w:val="0"/>
                <w:sz w:val="21"/>
                <w:szCs w:val="21"/>
              </w:rPr>
            </w:pPr>
            <w:r>
              <w:rPr>
                <w:i w:val="0"/>
                <w:iCs w:val="0"/>
                <w:sz w:val="21"/>
                <w:szCs w:val="21"/>
              </w:rPr>
              <w:t>2</w:t>
            </w:r>
          </w:p>
        </w:tc>
        <w:tc>
          <w:tcPr>
            <w:tcW w:w="904" w:type="pct"/>
            <w:vAlign w:val="center"/>
          </w:tcPr>
          <w:p w14:paraId="6A507D39">
            <w:pPr>
              <w:spacing w:line="240" w:lineRule="auto"/>
              <w:jc w:val="center"/>
              <w:rPr>
                <w:i w:val="0"/>
                <w:iCs w:val="0"/>
                <w:sz w:val="21"/>
                <w:szCs w:val="21"/>
              </w:rPr>
            </w:pPr>
            <w:r>
              <w:rPr>
                <w:rFonts w:hint="eastAsia"/>
                <w:i w:val="0"/>
                <w:iCs w:val="0"/>
                <w:sz w:val="21"/>
                <w:szCs w:val="21"/>
              </w:rPr>
              <w:t>XXX</w:t>
            </w:r>
          </w:p>
          <w:p w14:paraId="2CE0DA10">
            <w:pPr>
              <w:spacing w:line="240" w:lineRule="auto"/>
              <w:jc w:val="center"/>
              <w:rPr>
                <w:i w:val="0"/>
                <w:iCs w:val="0"/>
                <w:sz w:val="21"/>
                <w:szCs w:val="21"/>
              </w:rPr>
            </w:pPr>
            <w:r>
              <w:rPr>
                <w:i w:val="0"/>
                <w:iCs w:val="0"/>
                <w:sz w:val="21"/>
                <w:szCs w:val="21"/>
              </w:rPr>
              <w:t>低剂量组</w:t>
            </w:r>
          </w:p>
        </w:tc>
        <w:tc>
          <w:tcPr>
            <w:tcW w:w="784" w:type="pct"/>
            <w:vAlign w:val="center"/>
          </w:tcPr>
          <w:p w14:paraId="491A4FEF">
            <w:pPr>
              <w:spacing w:line="240" w:lineRule="auto"/>
              <w:jc w:val="center"/>
              <w:rPr>
                <w:i w:val="0"/>
                <w:iCs w:val="0"/>
                <w:sz w:val="21"/>
                <w:szCs w:val="21"/>
              </w:rPr>
            </w:pPr>
          </w:p>
        </w:tc>
        <w:tc>
          <w:tcPr>
            <w:tcW w:w="701" w:type="pct"/>
            <w:vAlign w:val="center"/>
          </w:tcPr>
          <w:p w14:paraId="11795F8A">
            <w:pPr>
              <w:spacing w:line="240" w:lineRule="auto"/>
              <w:jc w:val="center"/>
              <w:rPr>
                <w:i w:val="0"/>
                <w:iCs w:val="0"/>
                <w:sz w:val="21"/>
                <w:szCs w:val="21"/>
              </w:rPr>
            </w:pPr>
          </w:p>
        </w:tc>
        <w:tc>
          <w:tcPr>
            <w:tcW w:w="701" w:type="pct"/>
            <w:vAlign w:val="center"/>
          </w:tcPr>
          <w:p w14:paraId="7852F132">
            <w:pPr>
              <w:spacing w:line="240" w:lineRule="auto"/>
              <w:jc w:val="center"/>
              <w:rPr>
                <w:i w:val="0"/>
                <w:iCs w:val="0"/>
                <w:sz w:val="21"/>
                <w:szCs w:val="21"/>
              </w:rPr>
            </w:pPr>
          </w:p>
        </w:tc>
        <w:tc>
          <w:tcPr>
            <w:tcW w:w="748" w:type="pct"/>
            <w:vAlign w:val="center"/>
          </w:tcPr>
          <w:p w14:paraId="20FBF09F">
            <w:pPr>
              <w:spacing w:line="240" w:lineRule="auto"/>
              <w:jc w:val="center"/>
              <w:rPr>
                <w:i w:val="0"/>
                <w:iCs w:val="0"/>
                <w:sz w:val="21"/>
                <w:szCs w:val="21"/>
              </w:rPr>
            </w:pPr>
          </w:p>
        </w:tc>
        <w:tc>
          <w:tcPr>
            <w:tcW w:w="749" w:type="pct"/>
            <w:vAlign w:val="center"/>
          </w:tcPr>
          <w:p w14:paraId="7C4AB523">
            <w:pPr>
              <w:spacing w:line="240" w:lineRule="auto"/>
              <w:jc w:val="center"/>
              <w:rPr>
                <w:i w:val="0"/>
                <w:iCs w:val="0"/>
                <w:sz w:val="21"/>
                <w:szCs w:val="21"/>
              </w:rPr>
            </w:pPr>
          </w:p>
        </w:tc>
      </w:tr>
      <w:tr w14:paraId="0B01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3" w:type="pct"/>
            <w:vAlign w:val="center"/>
          </w:tcPr>
          <w:p w14:paraId="6D95DFFA">
            <w:pPr>
              <w:spacing w:line="240" w:lineRule="auto"/>
              <w:jc w:val="center"/>
              <w:rPr>
                <w:i w:val="0"/>
                <w:iCs w:val="0"/>
                <w:sz w:val="21"/>
                <w:szCs w:val="21"/>
              </w:rPr>
            </w:pPr>
            <w:r>
              <w:rPr>
                <w:i w:val="0"/>
                <w:iCs w:val="0"/>
                <w:sz w:val="21"/>
                <w:szCs w:val="21"/>
              </w:rPr>
              <w:t>3</w:t>
            </w:r>
          </w:p>
        </w:tc>
        <w:tc>
          <w:tcPr>
            <w:tcW w:w="904" w:type="pct"/>
            <w:vAlign w:val="center"/>
          </w:tcPr>
          <w:p w14:paraId="29BE71DB">
            <w:pPr>
              <w:spacing w:line="240" w:lineRule="auto"/>
              <w:jc w:val="center"/>
              <w:rPr>
                <w:i w:val="0"/>
                <w:iCs w:val="0"/>
                <w:sz w:val="21"/>
                <w:szCs w:val="21"/>
              </w:rPr>
            </w:pPr>
            <w:r>
              <w:rPr>
                <w:rFonts w:hint="eastAsia"/>
                <w:i w:val="0"/>
                <w:iCs w:val="0"/>
                <w:sz w:val="21"/>
                <w:szCs w:val="21"/>
              </w:rPr>
              <w:t>XXX</w:t>
            </w:r>
          </w:p>
          <w:p w14:paraId="0A22B81A">
            <w:pPr>
              <w:spacing w:line="240" w:lineRule="auto"/>
              <w:jc w:val="center"/>
              <w:rPr>
                <w:i w:val="0"/>
                <w:iCs w:val="0"/>
                <w:sz w:val="21"/>
                <w:szCs w:val="21"/>
              </w:rPr>
            </w:pPr>
            <w:r>
              <w:rPr>
                <w:i w:val="0"/>
                <w:iCs w:val="0"/>
                <w:sz w:val="21"/>
                <w:szCs w:val="21"/>
              </w:rPr>
              <w:t>中剂量组</w:t>
            </w:r>
          </w:p>
        </w:tc>
        <w:tc>
          <w:tcPr>
            <w:tcW w:w="784" w:type="pct"/>
            <w:vAlign w:val="center"/>
          </w:tcPr>
          <w:p w14:paraId="70FD733E">
            <w:pPr>
              <w:spacing w:line="240" w:lineRule="auto"/>
              <w:jc w:val="center"/>
              <w:rPr>
                <w:i w:val="0"/>
                <w:iCs w:val="0"/>
                <w:sz w:val="21"/>
                <w:szCs w:val="21"/>
              </w:rPr>
            </w:pPr>
          </w:p>
        </w:tc>
        <w:tc>
          <w:tcPr>
            <w:tcW w:w="701" w:type="pct"/>
            <w:vAlign w:val="center"/>
          </w:tcPr>
          <w:p w14:paraId="463AFB66">
            <w:pPr>
              <w:spacing w:line="240" w:lineRule="auto"/>
              <w:jc w:val="center"/>
              <w:rPr>
                <w:i w:val="0"/>
                <w:iCs w:val="0"/>
                <w:sz w:val="21"/>
                <w:szCs w:val="21"/>
              </w:rPr>
            </w:pPr>
          </w:p>
        </w:tc>
        <w:tc>
          <w:tcPr>
            <w:tcW w:w="701" w:type="pct"/>
            <w:vAlign w:val="center"/>
          </w:tcPr>
          <w:p w14:paraId="5FCB44DB">
            <w:pPr>
              <w:spacing w:line="240" w:lineRule="auto"/>
              <w:jc w:val="center"/>
              <w:rPr>
                <w:i w:val="0"/>
                <w:iCs w:val="0"/>
                <w:sz w:val="21"/>
                <w:szCs w:val="21"/>
              </w:rPr>
            </w:pPr>
          </w:p>
        </w:tc>
        <w:tc>
          <w:tcPr>
            <w:tcW w:w="748" w:type="pct"/>
            <w:vAlign w:val="center"/>
          </w:tcPr>
          <w:p w14:paraId="141D665E">
            <w:pPr>
              <w:spacing w:line="240" w:lineRule="auto"/>
              <w:jc w:val="center"/>
              <w:rPr>
                <w:i w:val="0"/>
                <w:iCs w:val="0"/>
                <w:sz w:val="21"/>
                <w:szCs w:val="21"/>
              </w:rPr>
            </w:pPr>
          </w:p>
        </w:tc>
        <w:tc>
          <w:tcPr>
            <w:tcW w:w="749" w:type="pct"/>
            <w:vAlign w:val="center"/>
          </w:tcPr>
          <w:p w14:paraId="46ECF1B3">
            <w:pPr>
              <w:spacing w:line="240" w:lineRule="auto"/>
              <w:jc w:val="center"/>
              <w:rPr>
                <w:i w:val="0"/>
                <w:iCs w:val="0"/>
                <w:sz w:val="21"/>
                <w:szCs w:val="21"/>
              </w:rPr>
            </w:pPr>
          </w:p>
        </w:tc>
      </w:tr>
      <w:tr w14:paraId="3DA7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3" w:type="pct"/>
            <w:vAlign w:val="center"/>
          </w:tcPr>
          <w:p w14:paraId="4912EB73">
            <w:pPr>
              <w:spacing w:line="240" w:lineRule="auto"/>
              <w:jc w:val="center"/>
              <w:rPr>
                <w:i w:val="0"/>
                <w:iCs w:val="0"/>
                <w:sz w:val="21"/>
                <w:szCs w:val="21"/>
              </w:rPr>
            </w:pPr>
            <w:r>
              <w:rPr>
                <w:i w:val="0"/>
                <w:iCs w:val="0"/>
                <w:sz w:val="21"/>
                <w:szCs w:val="21"/>
              </w:rPr>
              <w:t>4</w:t>
            </w:r>
          </w:p>
        </w:tc>
        <w:tc>
          <w:tcPr>
            <w:tcW w:w="904" w:type="pct"/>
            <w:vAlign w:val="center"/>
          </w:tcPr>
          <w:p w14:paraId="75DF7849">
            <w:pPr>
              <w:spacing w:line="240" w:lineRule="auto"/>
              <w:jc w:val="center"/>
              <w:rPr>
                <w:i w:val="0"/>
                <w:iCs w:val="0"/>
                <w:sz w:val="21"/>
                <w:szCs w:val="21"/>
              </w:rPr>
            </w:pPr>
            <w:r>
              <w:rPr>
                <w:rFonts w:hint="eastAsia"/>
                <w:i w:val="0"/>
                <w:iCs w:val="0"/>
                <w:sz w:val="21"/>
                <w:szCs w:val="21"/>
              </w:rPr>
              <w:t>XXX</w:t>
            </w:r>
          </w:p>
          <w:p w14:paraId="19167CBC">
            <w:pPr>
              <w:spacing w:line="240" w:lineRule="auto"/>
              <w:jc w:val="center"/>
              <w:rPr>
                <w:i w:val="0"/>
                <w:iCs w:val="0"/>
                <w:sz w:val="21"/>
                <w:szCs w:val="21"/>
              </w:rPr>
            </w:pPr>
            <w:r>
              <w:rPr>
                <w:i w:val="0"/>
                <w:iCs w:val="0"/>
                <w:sz w:val="21"/>
                <w:szCs w:val="21"/>
              </w:rPr>
              <w:t>高剂量组</w:t>
            </w:r>
          </w:p>
        </w:tc>
        <w:tc>
          <w:tcPr>
            <w:tcW w:w="784" w:type="pct"/>
            <w:vAlign w:val="center"/>
          </w:tcPr>
          <w:p w14:paraId="0EBC07A6">
            <w:pPr>
              <w:spacing w:line="240" w:lineRule="auto"/>
              <w:jc w:val="center"/>
              <w:rPr>
                <w:i w:val="0"/>
                <w:iCs w:val="0"/>
                <w:sz w:val="21"/>
                <w:szCs w:val="21"/>
              </w:rPr>
            </w:pPr>
          </w:p>
        </w:tc>
        <w:tc>
          <w:tcPr>
            <w:tcW w:w="701" w:type="pct"/>
            <w:vAlign w:val="center"/>
          </w:tcPr>
          <w:p w14:paraId="5E7E2C7E">
            <w:pPr>
              <w:spacing w:line="240" w:lineRule="auto"/>
              <w:jc w:val="center"/>
              <w:rPr>
                <w:i w:val="0"/>
                <w:iCs w:val="0"/>
                <w:sz w:val="21"/>
                <w:szCs w:val="21"/>
              </w:rPr>
            </w:pPr>
          </w:p>
        </w:tc>
        <w:tc>
          <w:tcPr>
            <w:tcW w:w="701" w:type="pct"/>
            <w:vAlign w:val="center"/>
          </w:tcPr>
          <w:p w14:paraId="297DB8AA">
            <w:pPr>
              <w:spacing w:line="240" w:lineRule="auto"/>
              <w:jc w:val="center"/>
              <w:rPr>
                <w:i w:val="0"/>
                <w:iCs w:val="0"/>
                <w:sz w:val="21"/>
                <w:szCs w:val="21"/>
              </w:rPr>
            </w:pPr>
          </w:p>
        </w:tc>
        <w:tc>
          <w:tcPr>
            <w:tcW w:w="748" w:type="pct"/>
            <w:vAlign w:val="center"/>
          </w:tcPr>
          <w:p w14:paraId="572211E5">
            <w:pPr>
              <w:spacing w:line="240" w:lineRule="auto"/>
              <w:jc w:val="center"/>
              <w:rPr>
                <w:i w:val="0"/>
                <w:iCs w:val="0"/>
                <w:sz w:val="21"/>
                <w:szCs w:val="21"/>
              </w:rPr>
            </w:pPr>
          </w:p>
        </w:tc>
        <w:tc>
          <w:tcPr>
            <w:tcW w:w="749" w:type="pct"/>
            <w:vAlign w:val="center"/>
          </w:tcPr>
          <w:p w14:paraId="51156A9D">
            <w:pPr>
              <w:spacing w:line="240" w:lineRule="auto"/>
              <w:jc w:val="center"/>
              <w:rPr>
                <w:i w:val="0"/>
                <w:iCs w:val="0"/>
                <w:sz w:val="21"/>
                <w:szCs w:val="21"/>
              </w:rPr>
            </w:pPr>
          </w:p>
        </w:tc>
      </w:tr>
    </w:tbl>
    <w:p w14:paraId="4B149D62">
      <w:pPr>
        <w:pStyle w:val="5"/>
        <w:keepNext/>
        <w:numPr>
          <w:ilvl w:val="2"/>
          <w:numId w:val="0"/>
        </w:numPr>
        <w:ind w:left="0" w:leftChars="0" w:firstLine="0" w:firstLineChars="0"/>
        <w:jc w:val="both"/>
        <w:rPr>
          <w:rFonts w:hint="eastAsia" w:ascii="Times New Roman" w:hAnsi="Times New Roman" w:eastAsia="宋体" w:cs="Times New Roman"/>
          <w:b/>
          <w:i w:val="0"/>
          <w:iCs w:val="0"/>
          <w:kern w:val="2"/>
          <w:sz w:val="24"/>
          <w:szCs w:val="28"/>
          <w:lang w:val="en-US" w:eastAsia="zh-CN" w:bidi="ar-SA"/>
        </w:rPr>
      </w:pPr>
      <w:bookmarkStart w:id="411" w:name="_Toc94521534"/>
      <w:bookmarkStart w:id="412" w:name="_Toc31837"/>
      <w:bookmarkStart w:id="413" w:name="_Toc23251741"/>
      <w:bookmarkStart w:id="414" w:name="_Toc94519382"/>
      <w:bookmarkStart w:id="415" w:name="_Toc94521874"/>
      <w:bookmarkStart w:id="416" w:name="_Toc20427"/>
    </w:p>
    <w:p w14:paraId="267604C4">
      <w:pPr>
        <w:pStyle w:val="5"/>
        <w:keepNext/>
        <w:numPr>
          <w:ilvl w:val="2"/>
          <w:numId w:val="0"/>
        </w:numPr>
        <w:ind w:left="0" w:leftChars="0" w:firstLine="0" w:firstLineChars="0"/>
        <w:jc w:val="both"/>
        <w:rPr>
          <w:i w:val="0"/>
          <w:iCs w:val="0"/>
        </w:rPr>
      </w:pPr>
      <w:r>
        <w:rPr>
          <w:rFonts w:hint="eastAsia" w:ascii="Times New Roman" w:hAnsi="Times New Roman" w:eastAsia="宋体" w:cs="Times New Roman"/>
          <w:b/>
          <w:i w:val="0"/>
          <w:iCs w:val="0"/>
          <w:kern w:val="2"/>
          <w:sz w:val="24"/>
          <w:szCs w:val="28"/>
          <w:lang w:val="en-US" w:eastAsia="zh-CN" w:bidi="ar-SA"/>
        </w:rPr>
        <w:t>3.1.3</w:t>
      </w:r>
      <w:r>
        <w:rPr>
          <w:rFonts w:eastAsiaTheme="minorEastAsia"/>
          <w:i w:val="0"/>
          <w:iCs w:val="0"/>
          <w:szCs w:val="20"/>
        </w:rPr>
        <w:t xml:space="preserve"> </w:t>
      </w:r>
      <w:bookmarkStart w:id="417" w:name="_Toc108169247"/>
      <w:bookmarkStart w:id="418" w:name="_Toc108186768"/>
      <w:bookmarkStart w:id="419" w:name="_Toc112852064"/>
      <w:bookmarkStart w:id="420" w:name="_Toc109559469"/>
      <w:r>
        <w:rPr>
          <w:rFonts w:hint="eastAsia" w:eastAsiaTheme="minorEastAsia"/>
          <w:i w:val="0"/>
          <w:iCs w:val="0"/>
          <w:szCs w:val="20"/>
        </w:rPr>
        <w:t>给药</w:t>
      </w:r>
      <w:bookmarkEnd w:id="411"/>
      <w:bookmarkEnd w:id="412"/>
      <w:bookmarkEnd w:id="413"/>
      <w:bookmarkEnd w:id="414"/>
      <w:bookmarkEnd w:id="415"/>
      <w:bookmarkEnd w:id="416"/>
      <w:bookmarkEnd w:id="417"/>
      <w:bookmarkEnd w:id="418"/>
      <w:bookmarkEnd w:id="419"/>
      <w:bookmarkEnd w:id="420"/>
      <w:bookmarkStart w:id="421" w:name="_Hlk94541733"/>
    </w:p>
    <w:tbl>
      <w:tblPr>
        <w:tblStyle w:val="54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6739"/>
      </w:tblGrid>
      <w:tr w14:paraId="4908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2" w:type="pct"/>
            <w:vAlign w:val="center"/>
          </w:tcPr>
          <w:p w14:paraId="0507ED25">
            <w:pPr>
              <w:spacing w:line="240" w:lineRule="auto"/>
              <w:rPr>
                <w:i w:val="0"/>
                <w:iCs w:val="0"/>
              </w:rPr>
            </w:pPr>
            <w:r>
              <w:rPr>
                <w:rFonts w:hint="eastAsia"/>
                <w:i w:val="0"/>
                <w:iCs w:val="0"/>
              </w:rPr>
              <w:t>给药途径及选择理由</w:t>
            </w:r>
          </w:p>
        </w:tc>
        <w:tc>
          <w:tcPr>
            <w:tcW w:w="3628" w:type="pct"/>
            <w:vAlign w:val="center"/>
          </w:tcPr>
          <w:p w14:paraId="1C216ABA">
            <w:pPr>
              <w:spacing w:line="240" w:lineRule="auto"/>
              <w:rPr>
                <w:i w:val="0"/>
                <w:iCs w:val="0"/>
              </w:rPr>
            </w:pPr>
            <w:r>
              <w:rPr>
                <w:rFonts w:hint="eastAsia"/>
                <w:i w:val="0"/>
                <w:iCs w:val="0"/>
              </w:rPr>
              <w:t>静脉注射，与临床人拟用途径一致；</w:t>
            </w:r>
          </w:p>
        </w:tc>
      </w:tr>
      <w:tr w14:paraId="7C7FC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2" w:type="pct"/>
            <w:vAlign w:val="center"/>
          </w:tcPr>
          <w:p w14:paraId="5849E5F1">
            <w:pPr>
              <w:spacing w:line="240" w:lineRule="auto"/>
              <w:rPr>
                <w:i w:val="0"/>
                <w:iCs w:val="0"/>
              </w:rPr>
            </w:pPr>
            <w:r>
              <w:rPr>
                <w:rFonts w:hint="eastAsia"/>
                <w:i w:val="0"/>
                <w:iCs w:val="0"/>
              </w:rPr>
              <w:t>给药频率、期限及选择理由</w:t>
            </w:r>
          </w:p>
        </w:tc>
        <w:tc>
          <w:tcPr>
            <w:tcW w:w="3628" w:type="pct"/>
            <w:vAlign w:val="center"/>
          </w:tcPr>
          <w:p w14:paraId="26072E16">
            <w:pPr>
              <w:spacing w:line="240" w:lineRule="auto"/>
              <w:rPr>
                <w:i w:val="0"/>
                <w:iCs w:val="0"/>
              </w:rPr>
            </w:pPr>
          </w:p>
        </w:tc>
      </w:tr>
      <w:tr w14:paraId="23AF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2" w:type="pct"/>
            <w:vAlign w:val="center"/>
          </w:tcPr>
          <w:p w14:paraId="4DC88714">
            <w:pPr>
              <w:spacing w:line="240" w:lineRule="auto"/>
              <w:rPr>
                <w:i w:val="0"/>
                <w:iCs w:val="0"/>
              </w:rPr>
            </w:pPr>
            <w:r>
              <w:rPr>
                <w:rFonts w:hint="eastAsia"/>
                <w:i w:val="0"/>
                <w:iCs w:val="0"/>
              </w:rPr>
              <w:t>给药部位</w:t>
            </w:r>
          </w:p>
        </w:tc>
        <w:tc>
          <w:tcPr>
            <w:tcW w:w="3628" w:type="pct"/>
            <w:vAlign w:val="center"/>
          </w:tcPr>
          <w:p w14:paraId="20F2F50A">
            <w:pPr>
              <w:spacing w:line="240" w:lineRule="auto"/>
              <w:rPr>
                <w:i w:val="0"/>
                <w:iCs w:val="0"/>
              </w:rPr>
            </w:pPr>
          </w:p>
        </w:tc>
      </w:tr>
      <w:tr w14:paraId="3345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2" w:type="pct"/>
            <w:vAlign w:val="center"/>
          </w:tcPr>
          <w:p w14:paraId="1840105E">
            <w:pPr>
              <w:spacing w:line="240" w:lineRule="auto"/>
              <w:rPr>
                <w:i w:val="0"/>
                <w:iCs w:val="0"/>
              </w:rPr>
            </w:pPr>
            <w:r>
              <w:rPr>
                <w:rFonts w:hint="eastAsia"/>
                <w:i w:val="0"/>
                <w:iCs w:val="0"/>
              </w:rPr>
              <w:t>给药体积</w:t>
            </w:r>
          </w:p>
        </w:tc>
        <w:tc>
          <w:tcPr>
            <w:tcW w:w="3628" w:type="pct"/>
            <w:vAlign w:val="center"/>
          </w:tcPr>
          <w:p w14:paraId="6CC095F3">
            <w:pPr>
              <w:spacing w:line="240" w:lineRule="auto"/>
              <w:rPr>
                <w:i w:val="0"/>
                <w:iCs w:val="0"/>
              </w:rPr>
            </w:pPr>
          </w:p>
        </w:tc>
      </w:tr>
      <w:tr w14:paraId="14DE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2" w:type="pct"/>
            <w:vAlign w:val="center"/>
          </w:tcPr>
          <w:p w14:paraId="0D5E06EF">
            <w:pPr>
              <w:spacing w:line="240" w:lineRule="auto"/>
              <w:rPr>
                <w:i w:val="0"/>
                <w:iCs w:val="0"/>
              </w:rPr>
            </w:pPr>
            <w:r>
              <w:rPr>
                <w:rFonts w:hint="eastAsia"/>
                <w:i w:val="0"/>
                <w:iCs w:val="0"/>
              </w:rPr>
              <w:t>给药方法</w:t>
            </w:r>
          </w:p>
        </w:tc>
        <w:tc>
          <w:tcPr>
            <w:tcW w:w="3628" w:type="pct"/>
            <w:vAlign w:val="center"/>
          </w:tcPr>
          <w:p w14:paraId="6B3CC1A8">
            <w:pPr>
              <w:widowControl/>
              <w:spacing w:line="240" w:lineRule="auto"/>
              <w:rPr>
                <w:i w:val="0"/>
                <w:iCs w:val="0"/>
                <w:kern w:val="0"/>
                <w:highlight w:val="none"/>
              </w:rPr>
            </w:pPr>
          </w:p>
        </w:tc>
      </w:tr>
      <w:tr w14:paraId="7DD1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2" w:type="pct"/>
            <w:vAlign w:val="center"/>
          </w:tcPr>
          <w:p w14:paraId="2EF52FFE">
            <w:pPr>
              <w:spacing w:line="240" w:lineRule="auto"/>
              <w:rPr>
                <w:i w:val="0"/>
                <w:iCs w:val="0"/>
                <w:highlight w:val="yellow"/>
              </w:rPr>
            </w:pPr>
            <w:r>
              <w:rPr>
                <w:rFonts w:hint="eastAsia"/>
                <w:i w:val="0"/>
                <w:iCs w:val="0"/>
              </w:rPr>
              <w:t>说明</w:t>
            </w:r>
          </w:p>
        </w:tc>
        <w:tc>
          <w:tcPr>
            <w:tcW w:w="3628" w:type="pct"/>
            <w:vAlign w:val="center"/>
          </w:tcPr>
          <w:p w14:paraId="0F3EF88C">
            <w:pPr>
              <w:spacing w:line="240" w:lineRule="auto"/>
              <w:rPr>
                <w:i w:val="0"/>
                <w:iCs w:val="0"/>
                <w:highlight w:val="none"/>
              </w:rPr>
            </w:pPr>
          </w:p>
        </w:tc>
      </w:tr>
    </w:tbl>
    <w:p w14:paraId="41A66BFE">
      <w:pPr>
        <w:ind w:firstLine="482"/>
        <w:rPr>
          <w:rFonts w:hint="eastAsia" w:eastAsiaTheme="minorEastAsia"/>
          <w:i w:val="0"/>
          <w:iCs w:val="0"/>
        </w:rPr>
      </w:pPr>
    </w:p>
    <w:bookmarkEnd w:id="421"/>
    <w:p w14:paraId="08CC8679">
      <w:pPr>
        <w:pStyle w:val="4"/>
        <w:numPr>
          <w:ilvl w:val="1"/>
          <w:numId w:val="0"/>
        </w:numPr>
        <w:ind w:left="0" w:leftChars="0" w:right="210" w:rightChars="0" w:firstLine="0" w:firstLineChars="0"/>
        <w:jc w:val="left"/>
        <w:rPr>
          <w:rFonts w:eastAsiaTheme="minorEastAsia"/>
          <w:i w:val="0"/>
          <w:iCs w:val="0"/>
        </w:rPr>
      </w:pPr>
      <w:bookmarkStart w:id="422" w:name="_Toc112852065"/>
      <w:bookmarkStart w:id="423" w:name="_Toc109559470"/>
      <w:r>
        <w:rPr>
          <w:rFonts w:hint="eastAsia" w:ascii="Times New Roman" w:hAnsi="Times New Roman" w:cs="Times New Roman" w:eastAsiaTheme="minorEastAsia"/>
          <w:b/>
          <w:i w:val="0"/>
          <w:iCs w:val="0"/>
          <w:kern w:val="2"/>
          <w:sz w:val="24"/>
          <w:lang w:val="en-US" w:eastAsia="zh-CN" w:bidi="ar-SA"/>
        </w:rPr>
        <w:t>3.2</w:t>
      </w:r>
      <w:r>
        <w:rPr>
          <w:rFonts w:eastAsiaTheme="minorEastAsia"/>
          <w:i w:val="0"/>
          <w:iCs w:val="0"/>
        </w:rPr>
        <w:t xml:space="preserve"> </w:t>
      </w:r>
      <w:bookmarkStart w:id="424" w:name="_Toc126237311"/>
      <w:r>
        <w:rPr>
          <w:rFonts w:hint="eastAsia" w:eastAsiaTheme="minorEastAsia"/>
          <w:i w:val="0"/>
          <w:iCs w:val="0"/>
        </w:rPr>
        <w:t>检测指标</w:t>
      </w:r>
      <w:bookmarkEnd w:id="422"/>
      <w:bookmarkEnd w:id="423"/>
      <w:bookmarkEnd w:id="424"/>
    </w:p>
    <w:p w14:paraId="294F76FF">
      <w:pPr>
        <w:pStyle w:val="5"/>
        <w:keepNext/>
        <w:numPr>
          <w:ilvl w:val="2"/>
          <w:numId w:val="0"/>
        </w:numPr>
        <w:ind w:left="0" w:leftChars="0" w:firstLine="0" w:firstLineChars="0"/>
        <w:jc w:val="both"/>
        <w:rPr>
          <w:rFonts w:eastAsiaTheme="minorEastAsia"/>
          <w:i w:val="0"/>
          <w:iCs w:val="0"/>
        </w:rPr>
      </w:pPr>
      <w:bookmarkStart w:id="425" w:name="_Toc94521876"/>
      <w:bookmarkStart w:id="426" w:name="_Toc18343"/>
      <w:bookmarkStart w:id="427" w:name="_Toc94521536"/>
      <w:bookmarkStart w:id="428" w:name="_Toc94519384"/>
      <w:bookmarkStart w:id="429" w:name="_Toc23251743"/>
      <w:bookmarkStart w:id="430" w:name="_Toc2808"/>
      <w:r>
        <w:rPr>
          <w:rFonts w:hint="eastAsia" w:ascii="Times New Roman" w:hAnsi="Times New Roman" w:cs="Times New Roman" w:eastAsiaTheme="minorEastAsia"/>
          <w:b/>
          <w:i w:val="0"/>
          <w:iCs w:val="0"/>
          <w:kern w:val="2"/>
          <w:sz w:val="24"/>
          <w:szCs w:val="28"/>
          <w:lang w:val="en-US" w:eastAsia="zh-CN" w:bidi="ar-SA"/>
        </w:rPr>
        <w:t>3.2.1</w:t>
      </w:r>
      <w:r>
        <w:rPr>
          <w:rFonts w:eastAsiaTheme="minorEastAsia"/>
          <w:i w:val="0"/>
          <w:iCs w:val="0"/>
          <w:szCs w:val="20"/>
        </w:rPr>
        <w:t xml:space="preserve"> </w:t>
      </w:r>
      <w:bookmarkStart w:id="431" w:name="_Toc109559471"/>
      <w:bookmarkStart w:id="432" w:name="_Toc112852066"/>
      <w:bookmarkStart w:id="433" w:name="_Toc108186770"/>
      <w:bookmarkStart w:id="434" w:name="_Toc108169249"/>
      <w:r>
        <w:rPr>
          <w:rFonts w:hint="eastAsia" w:eastAsiaTheme="minorEastAsia"/>
          <w:i w:val="0"/>
          <w:iCs w:val="0"/>
          <w:szCs w:val="20"/>
        </w:rPr>
        <w:t>临床观察</w:t>
      </w:r>
      <w:bookmarkEnd w:id="425"/>
      <w:bookmarkEnd w:id="426"/>
      <w:bookmarkEnd w:id="427"/>
      <w:bookmarkEnd w:id="428"/>
      <w:bookmarkEnd w:id="429"/>
      <w:bookmarkEnd w:id="430"/>
      <w:bookmarkEnd w:id="431"/>
      <w:bookmarkEnd w:id="432"/>
      <w:bookmarkEnd w:id="433"/>
      <w:bookmarkEnd w:id="434"/>
    </w:p>
    <w:p w14:paraId="6894E076">
      <w:pPr>
        <w:pStyle w:val="6"/>
        <w:numPr>
          <w:ilvl w:val="3"/>
          <w:numId w:val="0"/>
        </w:numPr>
        <w:ind w:left="0" w:leftChars="0" w:firstLine="0" w:firstLineChars="0"/>
        <w:rPr>
          <w:rFonts w:cs="Times New Roman" w:eastAsiaTheme="minorEastAsia"/>
          <w:i w:val="0"/>
          <w:iCs w:val="0"/>
        </w:rPr>
      </w:pPr>
      <w:bookmarkStart w:id="435" w:name="_Toc103011718"/>
      <w:r>
        <w:rPr>
          <w:rFonts w:hint="default" w:ascii="Times New Roman" w:hAnsi="Times New Roman" w:cs="Times New Roman" w:eastAsiaTheme="minorEastAsia"/>
          <w:b/>
          <w:i w:val="0"/>
          <w:iCs w:val="0"/>
          <w:kern w:val="0"/>
          <w:sz w:val="24"/>
          <w:szCs w:val="24"/>
          <w:lang w:val="en-CA" w:eastAsia="en-US" w:bidi="ar-SA"/>
        </w:rPr>
        <w:t>3.2.1.1</w:t>
      </w:r>
      <w:r>
        <w:rPr>
          <w:rFonts w:hint="eastAsia" w:cs="Times New Roman" w:eastAsiaTheme="minorEastAsia"/>
          <w:i w:val="0"/>
          <w:iCs w:val="0"/>
        </w:rPr>
        <w:t>一般临床观察</w:t>
      </w:r>
      <w:bookmarkEnd w:id="435"/>
    </w:p>
    <w:p w14:paraId="029BB48A">
      <w:pPr>
        <w:widowControl/>
        <w:ind w:firstLine="480" w:firstLineChars="200"/>
        <w:jc w:val="left"/>
        <w:rPr>
          <w:rFonts w:eastAsiaTheme="minorEastAsia"/>
          <w:i w:val="0"/>
          <w:iCs w:val="0"/>
          <w:szCs w:val="24"/>
        </w:rPr>
      </w:pPr>
      <w:r>
        <w:rPr>
          <w:rFonts w:eastAsiaTheme="minorEastAsia"/>
          <w:i w:val="0"/>
          <w:iCs w:val="0"/>
          <w:szCs w:val="24"/>
          <w:highlight w:val="none"/>
          <w:lang w:bidi="ar"/>
        </w:rPr>
        <w:t>XXX</w:t>
      </w:r>
    </w:p>
    <w:p w14:paraId="30238C59">
      <w:pPr>
        <w:pStyle w:val="6"/>
        <w:numPr>
          <w:ilvl w:val="3"/>
          <w:numId w:val="0"/>
        </w:numPr>
        <w:ind w:left="0" w:leftChars="0" w:firstLine="0" w:firstLineChars="0"/>
        <w:rPr>
          <w:rFonts w:hint="default" w:ascii="Times New Roman" w:hAnsi="Times New Roman" w:cs="Times New Roman" w:eastAsiaTheme="minorEastAsia"/>
          <w:b/>
          <w:i w:val="0"/>
          <w:iCs w:val="0"/>
          <w:kern w:val="0"/>
          <w:sz w:val="24"/>
          <w:szCs w:val="24"/>
          <w:lang w:val="en-CA" w:eastAsia="en-US" w:bidi="ar-SA"/>
        </w:rPr>
      </w:pPr>
      <w:bookmarkStart w:id="436" w:name="_Toc103011719"/>
    </w:p>
    <w:p w14:paraId="12A0C44D">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3.2.1.2</w:t>
      </w:r>
      <w:r>
        <w:rPr>
          <w:rFonts w:hint="eastAsia" w:cs="Times New Roman" w:eastAsiaTheme="minorEastAsia"/>
          <w:i w:val="0"/>
          <w:iCs w:val="0"/>
        </w:rPr>
        <w:t>详细临床观察</w:t>
      </w:r>
      <w:bookmarkEnd w:id="436"/>
    </w:p>
    <w:p w14:paraId="7380D982">
      <w:pPr>
        <w:widowControl/>
        <w:ind w:firstLine="480" w:firstLineChars="200"/>
        <w:jc w:val="left"/>
        <w:rPr>
          <w:rFonts w:eastAsiaTheme="minorEastAsia"/>
          <w:bCs/>
          <w:i w:val="0"/>
          <w:iCs w:val="0"/>
          <w:szCs w:val="24"/>
        </w:rPr>
      </w:pPr>
      <w:bookmarkStart w:id="437" w:name="_Hlk94687017"/>
      <w:r>
        <w:rPr>
          <w:rFonts w:eastAsiaTheme="minorEastAsia"/>
          <w:i w:val="0"/>
          <w:iCs w:val="0"/>
          <w:szCs w:val="24"/>
          <w:highlight w:val="none"/>
          <w:lang w:bidi="ar"/>
        </w:rPr>
        <w:t>XXX</w:t>
      </w:r>
    </w:p>
    <w:p w14:paraId="5964F436">
      <w:pPr>
        <w:ind w:firstLine="480" w:firstLineChars="200"/>
        <w:rPr>
          <w:rFonts w:eastAsiaTheme="minorEastAsia"/>
          <w:i w:val="0"/>
          <w:iCs w:val="0"/>
        </w:rPr>
      </w:pPr>
    </w:p>
    <w:p w14:paraId="3F79D2F5">
      <w:pPr>
        <w:pStyle w:val="6"/>
        <w:numPr>
          <w:ilvl w:val="3"/>
          <w:numId w:val="0"/>
        </w:numPr>
        <w:ind w:left="0" w:leftChars="0" w:firstLine="0" w:firstLineChars="0"/>
        <w:rPr>
          <w:rFonts w:cs="Times New Roman" w:eastAsiaTheme="minorEastAsia"/>
          <w:i w:val="0"/>
          <w:iCs w:val="0"/>
        </w:rPr>
      </w:pPr>
      <w:bookmarkStart w:id="438" w:name="_Toc103011720"/>
      <w:r>
        <w:rPr>
          <w:rFonts w:hint="default" w:ascii="Times New Roman" w:hAnsi="Times New Roman" w:cs="Times New Roman" w:eastAsiaTheme="minorEastAsia"/>
          <w:b/>
          <w:i w:val="0"/>
          <w:iCs w:val="0"/>
          <w:kern w:val="0"/>
          <w:sz w:val="24"/>
          <w:szCs w:val="24"/>
          <w:lang w:val="en-CA" w:eastAsia="en-US" w:bidi="ar-SA"/>
        </w:rPr>
        <w:t>3.2.1.3</w:t>
      </w:r>
      <w:r>
        <w:rPr>
          <w:rFonts w:hint="eastAsia" w:cs="Times New Roman" w:eastAsiaTheme="minorEastAsia"/>
          <w:i w:val="0"/>
          <w:iCs w:val="0"/>
        </w:rPr>
        <w:t>给药部位观察（如需）</w:t>
      </w:r>
      <w:bookmarkEnd w:id="438"/>
    </w:p>
    <w:p w14:paraId="28928349">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48270D15">
      <w:pPr>
        <w:ind w:firstLine="480" w:firstLineChars="200"/>
        <w:rPr>
          <w:rFonts w:eastAsiaTheme="minorEastAsia"/>
          <w:i w:val="0"/>
          <w:iCs w:val="0"/>
        </w:rPr>
      </w:pPr>
    </w:p>
    <w:bookmarkEnd w:id="437"/>
    <w:p w14:paraId="5AF5F4EB">
      <w:pPr>
        <w:pStyle w:val="5"/>
        <w:keepNext/>
        <w:numPr>
          <w:ilvl w:val="2"/>
          <w:numId w:val="0"/>
        </w:numPr>
        <w:ind w:left="0" w:leftChars="0" w:firstLine="0" w:firstLineChars="0"/>
        <w:jc w:val="both"/>
        <w:rPr>
          <w:rFonts w:eastAsiaTheme="minorEastAsia"/>
          <w:i w:val="0"/>
          <w:iCs w:val="0"/>
        </w:rPr>
      </w:pPr>
      <w:bookmarkStart w:id="439" w:name="_Toc23251744"/>
      <w:bookmarkStart w:id="440" w:name="_Toc17595"/>
      <w:bookmarkStart w:id="441" w:name="_Toc94521537"/>
      <w:bookmarkStart w:id="442" w:name="_Toc94521877"/>
      <w:bookmarkStart w:id="443" w:name="_Toc18858"/>
      <w:bookmarkStart w:id="444" w:name="_Toc94519385"/>
      <w:r>
        <w:rPr>
          <w:rFonts w:hint="eastAsia" w:ascii="Times New Roman" w:hAnsi="Times New Roman" w:cs="Times New Roman" w:eastAsiaTheme="minorEastAsia"/>
          <w:b/>
          <w:i w:val="0"/>
          <w:iCs w:val="0"/>
          <w:kern w:val="2"/>
          <w:sz w:val="24"/>
          <w:szCs w:val="28"/>
          <w:lang w:val="en-US" w:eastAsia="zh-CN" w:bidi="ar-SA"/>
        </w:rPr>
        <w:t>3.2.2</w:t>
      </w:r>
      <w:r>
        <w:rPr>
          <w:rFonts w:eastAsiaTheme="minorEastAsia"/>
          <w:i w:val="0"/>
          <w:iCs w:val="0"/>
          <w:szCs w:val="20"/>
        </w:rPr>
        <w:t xml:space="preserve"> </w:t>
      </w:r>
      <w:bookmarkStart w:id="445" w:name="_Toc108169250"/>
      <w:bookmarkStart w:id="446" w:name="_Toc109559472"/>
      <w:bookmarkStart w:id="447" w:name="_Toc108186771"/>
      <w:bookmarkStart w:id="448" w:name="_Toc112852067"/>
      <w:r>
        <w:rPr>
          <w:rFonts w:hint="eastAsia" w:eastAsiaTheme="minorEastAsia"/>
          <w:i w:val="0"/>
          <w:iCs w:val="0"/>
          <w:szCs w:val="20"/>
        </w:rPr>
        <w:t>体重</w:t>
      </w:r>
      <w:bookmarkEnd w:id="439"/>
      <w:bookmarkEnd w:id="440"/>
      <w:bookmarkEnd w:id="441"/>
      <w:bookmarkEnd w:id="442"/>
      <w:bookmarkEnd w:id="443"/>
      <w:bookmarkEnd w:id="444"/>
      <w:bookmarkEnd w:id="445"/>
      <w:bookmarkEnd w:id="446"/>
      <w:bookmarkEnd w:id="447"/>
      <w:bookmarkEnd w:id="448"/>
    </w:p>
    <w:p w14:paraId="43A43903">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0D78DBA2">
      <w:pPr>
        <w:rPr>
          <w:rFonts w:eastAsiaTheme="minorEastAsia"/>
          <w:i w:val="0"/>
          <w:iCs w:val="0"/>
        </w:rPr>
      </w:pPr>
    </w:p>
    <w:p w14:paraId="4A5CA55C">
      <w:pPr>
        <w:pStyle w:val="5"/>
        <w:keepNext/>
        <w:numPr>
          <w:ilvl w:val="2"/>
          <w:numId w:val="0"/>
        </w:numPr>
        <w:ind w:left="0" w:leftChars="0" w:firstLine="0" w:firstLineChars="0"/>
        <w:jc w:val="both"/>
        <w:rPr>
          <w:rFonts w:eastAsiaTheme="minorEastAsia"/>
          <w:i w:val="0"/>
          <w:iCs w:val="0"/>
        </w:rPr>
      </w:pPr>
      <w:bookmarkStart w:id="449" w:name="_Toc23251745"/>
      <w:bookmarkStart w:id="450" w:name="_Toc16158"/>
      <w:bookmarkStart w:id="451" w:name="_Toc94519386"/>
      <w:bookmarkStart w:id="452" w:name="_Toc94521538"/>
      <w:bookmarkStart w:id="453" w:name="_Toc1745"/>
      <w:bookmarkStart w:id="454" w:name="_Toc94521878"/>
      <w:r>
        <w:rPr>
          <w:rFonts w:hint="eastAsia" w:ascii="Times New Roman" w:hAnsi="Times New Roman" w:cs="Times New Roman" w:eastAsiaTheme="minorEastAsia"/>
          <w:b/>
          <w:i w:val="0"/>
          <w:iCs w:val="0"/>
          <w:kern w:val="2"/>
          <w:sz w:val="24"/>
          <w:szCs w:val="28"/>
          <w:lang w:val="en-US" w:eastAsia="zh-CN" w:bidi="ar-SA"/>
        </w:rPr>
        <w:t>3.2.3</w:t>
      </w:r>
      <w:r>
        <w:rPr>
          <w:rFonts w:eastAsiaTheme="minorEastAsia"/>
          <w:i w:val="0"/>
          <w:iCs w:val="0"/>
          <w:szCs w:val="20"/>
        </w:rPr>
        <w:t xml:space="preserve"> </w:t>
      </w:r>
      <w:bookmarkStart w:id="455" w:name="_Toc112852068"/>
      <w:bookmarkStart w:id="456" w:name="_Toc108169251"/>
      <w:bookmarkStart w:id="457" w:name="_Toc109559473"/>
      <w:bookmarkStart w:id="458" w:name="_Toc108186772"/>
      <w:r>
        <w:rPr>
          <w:rFonts w:hint="eastAsia" w:eastAsiaTheme="minorEastAsia"/>
          <w:i w:val="0"/>
          <w:iCs w:val="0"/>
          <w:szCs w:val="20"/>
        </w:rPr>
        <w:t>摄食量</w:t>
      </w:r>
      <w:bookmarkEnd w:id="449"/>
      <w:bookmarkEnd w:id="450"/>
      <w:bookmarkEnd w:id="451"/>
      <w:bookmarkEnd w:id="452"/>
      <w:bookmarkEnd w:id="453"/>
      <w:bookmarkEnd w:id="454"/>
      <w:bookmarkEnd w:id="455"/>
      <w:bookmarkEnd w:id="456"/>
      <w:bookmarkEnd w:id="457"/>
      <w:bookmarkEnd w:id="458"/>
    </w:p>
    <w:p w14:paraId="7BEA8C06">
      <w:pPr>
        <w:widowControl/>
        <w:ind w:firstLine="480" w:firstLineChars="200"/>
        <w:jc w:val="left"/>
        <w:rPr>
          <w:rFonts w:eastAsiaTheme="minorEastAsia"/>
          <w:bCs/>
          <w:i w:val="0"/>
          <w:iCs w:val="0"/>
          <w:szCs w:val="24"/>
        </w:rPr>
      </w:pPr>
      <w:bookmarkStart w:id="459" w:name="_Toc80045210"/>
      <w:bookmarkStart w:id="460" w:name="_Toc93427946"/>
      <w:r>
        <w:rPr>
          <w:rFonts w:eastAsiaTheme="minorEastAsia"/>
          <w:i w:val="0"/>
          <w:iCs w:val="0"/>
          <w:szCs w:val="24"/>
          <w:highlight w:val="none"/>
          <w:lang w:bidi="ar"/>
        </w:rPr>
        <w:t>XXX</w:t>
      </w:r>
    </w:p>
    <w:p w14:paraId="66AF2F7F">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p>
    <w:p w14:paraId="0DACAC20">
      <w:pPr>
        <w:pStyle w:val="5"/>
        <w:keepNext/>
        <w:numPr>
          <w:ilvl w:val="2"/>
          <w:numId w:val="0"/>
        </w:numPr>
        <w:ind w:left="0" w:leftChars="0" w:firstLine="0" w:firstLineChars="0"/>
        <w:jc w:val="both"/>
        <w:rPr>
          <w:rFonts w:eastAsiaTheme="minorEastAsia"/>
          <w:i w:val="0"/>
          <w:iCs w:val="0"/>
          <w:szCs w:val="20"/>
        </w:rPr>
      </w:pPr>
      <w:r>
        <w:rPr>
          <w:rFonts w:hint="eastAsia" w:ascii="Times New Roman" w:hAnsi="Times New Roman" w:cs="Times New Roman" w:eastAsiaTheme="minorEastAsia"/>
          <w:b/>
          <w:i w:val="0"/>
          <w:iCs w:val="0"/>
          <w:kern w:val="2"/>
          <w:sz w:val="24"/>
          <w:szCs w:val="20"/>
          <w:lang w:val="en-US" w:eastAsia="zh-CN" w:bidi="ar-SA"/>
        </w:rPr>
        <w:t>3.2.4</w:t>
      </w:r>
      <w:r>
        <w:rPr>
          <w:rFonts w:eastAsiaTheme="minorEastAsia"/>
          <w:i w:val="0"/>
          <w:iCs w:val="0"/>
          <w:szCs w:val="20"/>
        </w:rPr>
        <w:t xml:space="preserve"> </w:t>
      </w:r>
      <w:bookmarkStart w:id="461" w:name="_Toc112852069"/>
      <w:bookmarkStart w:id="462" w:name="_Toc108186773"/>
      <w:bookmarkStart w:id="463" w:name="_Toc108169252"/>
      <w:bookmarkStart w:id="464" w:name="_Toc109559474"/>
      <w:r>
        <w:rPr>
          <w:rFonts w:hint="eastAsia" w:eastAsiaTheme="minorEastAsia"/>
          <w:i w:val="0"/>
          <w:iCs w:val="0"/>
          <w:szCs w:val="20"/>
        </w:rPr>
        <w:t>体温（肛温）</w:t>
      </w:r>
      <w:bookmarkEnd w:id="459"/>
      <w:bookmarkEnd w:id="460"/>
      <w:r>
        <w:rPr>
          <w:rFonts w:hint="eastAsia" w:eastAsiaTheme="minorEastAsia"/>
          <w:i w:val="0"/>
          <w:iCs w:val="0"/>
          <w:szCs w:val="20"/>
        </w:rPr>
        <w:t>（如需）</w:t>
      </w:r>
      <w:bookmarkEnd w:id="461"/>
      <w:bookmarkEnd w:id="462"/>
      <w:bookmarkEnd w:id="463"/>
      <w:bookmarkEnd w:id="464"/>
    </w:p>
    <w:p w14:paraId="286B69D1">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0149A500">
      <w:pPr>
        <w:ind w:firstLine="480" w:firstLineChars="200"/>
        <w:rPr>
          <w:rFonts w:eastAsiaTheme="minorEastAsia"/>
          <w:i w:val="0"/>
          <w:iCs w:val="0"/>
        </w:rPr>
      </w:pPr>
    </w:p>
    <w:p w14:paraId="6756053E">
      <w:pPr>
        <w:pStyle w:val="5"/>
        <w:keepNext/>
        <w:numPr>
          <w:ilvl w:val="2"/>
          <w:numId w:val="0"/>
        </w:numPr>
        <w:ind w:left="0" w:leftChars="0" w:firstLine="0" w:firstLineChars="0"/>
        <w:jc w:val="both"/>
        <w:rPr>
          <w:rFonts w:eastAsiaTheme="minorEastAsia"/>
          <w:i w:val="0"/>
          <w:iCs w:val="0"/>
        </w:rPr>
      </w:pPr>
      <w:r>
        <w:rPr>
          <w:rFonts w:hint="eastAsia" w:ascii="Times New Roman" w:hAnsi="Times New Roman" w:cs="Times New Roman" w:eastAsiaTheme="minorEastAsia"/>
          <w:b/>
          <w:i w:val="0"/>
          <w:iCs w:val="0"/>
          <w:kern w:val="2"/>
          <w:sz w:val="24"/>
          <w:szCs w:val="28"/>
          <w:lang w:val="en-US" w:eastAsia="zh-CN" w:bidi="ar-SA"/>
        </w:rPr>
        <w:t>3.2.5</w:t>
      </w:r>
      <w:r>
        <w:rPr>
          <w:rFonts w:eastAsiaTheme="minorEastAsia"/>
          <w:i w:val="0"/>
          <w:iCs w:val="0"/>
          <w:szCs w:val="20"/>
        </w:rPr>
        <w:t xml:space="preserve"> </w:t>
      </w:r>
      <w:bookmarkStart w:id="465" w:name="_Toc108169253"/>
      <w:bookmarkStart w:id="466" w:name="_Toc108186774"/>
      <w:bookmarkStart w:id="467" w:name="_Toc112852070"/>
      <w:bookmarkStart w:id="468" w:name="_Toc109559475"/>
      <w:r>
        <w:rPr>
          <w:rFonts w:hint="eastAsia" w:eastAsiaTheme="minorEastAsia"/>
          <w:i w:val="0"/>
          <w:iCs w:val="0"/>
          <w:szCs w:val="20"/>
        </w:rPr>
        <w:t>眼科检查</w:t>
      </w:r>
      <w:bookmarkEnd w:id="465"/>
      <w:bookmarkEnd w:id="466"/>
      <w:bookmarkEnd w:id="467"/>
      <w:bookmarkEnd w:id="468"/>
    </w:p>
    <w:p w14:paraId="56D0040B">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bookmarkStart w:id="469" w:name="_Toc135925586"/>
      <w:bookmarkStart w:id="470" w:name="_Toc103011727"/>
      <w:bookmarkStart w:id="471" w:name="_Toc106606069"/>
      <w:bookmarkStart w:id="472" w:name="_Toc172039697"/>
    </w:p>
    <w:p w14:paraId="138F97E5">
      <w:pPr>
        <w:widowControl/>
        <w:ind w:firstLine="480" w:firstLineChars="200"/>
        <w:jc w:val="left"/>
        <w:rPr>
          <w:rFonts w:eastAsiaTheme="minorEastAsia"/>
          <w:i w:val="0"/>
          <w:iCs w:val="0"/>
          <w:szCs w:val="24"/>
          <w:highlight w:val="none"/>
          <w:lang w:bidi="ar"/>
        </w:rPr>
      </w:pPr>
    </w:p>
    <w:p w14:paraId="68291503">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8"/>
          <w:lang w:val="en-US" w:eastAsia="zh-CN" w:bidi="ar-SA"/>
        </w:rPr>
      </w:pPr>
      <w:r>
        <w:rPr>
          <w:rFonts w:hint="eastAsia" w:ascii="Times New Roman" w:hAnsi="Times New Roman" w:cs="Times New Roman" w:eastAsiaTheme="minorEastAsia"/>
          <w:b/>
          <w:i w:val="0"/>
          <w:iCs w:val="0"/>
          <w:kern w:val="2"/>
          <w:sz w:val="24"/>
          <w:szCs w:val="28"/>
          <w:lang w:val="en-US" w:eastAsia="zh-CN" w:bidi="ar-SA"/>
        </w:rPr>
        <w:t>3.2.6心电图（II导联）</w:t>
      </w:r>
      <w:bookmarkEnd w:id="469"/>
      <w:bookmarkEnd w:id="470"/>
      <w:bookmarkEnd w:id="471"/>
      <w:r>
        <w:rPr>
          <w:rFonts w:hint="eastAsia" w:ascii="Times New Roman" w:hAnsi="Times New Roman" w:cs="Times New Roman" w:eastAsiaTheme="minorEastAsia"/>
          <w:b/>
          <w:i w:val="0"/>
          <w:iCs w:val="0"/>
          <w:kern w:val="2"/>
          <w:sz w:val="24"/>
          <w:szCs w:val="28"/>
          <w:lang w:val="en-US" w:eastAsia="zh-CN" w:bidi="ar-SA"/>
        </w:rPr>
        <w:t>/血压</w:t>
      </w:r>
      <w:bookmarkEnd w:id="472"/>
    </w:p>
    <w:p w14:paraId="02736741">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3C99278C">
      <w:pPr>
        <w:rPr>
          <w:rFonts w:hint="eastAsia"/>
          <w:lang w:val="en-US" w:eastAsia="zh-CN"/>
        </w:rPr>
      </w:pPr>
    </w:p>
    <w:p w14:paraId="2A94FAD3">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8"/>
          <w:lang w:val="en-US" w:eastAsia="zh-CN" w:bidi="ar-SA"/>
        </w:rPr>
      </w:pPr>
      <w:r>
        <w:rPr>
          <w:rFonts w:hint="eastAsia" w:ascii="Times New Roman" w:hAnsi="Times New Roman" w:cs="Times New Roman" w:eastAsiaTheme="minorEastAsia"/>
          <w:b/>
          <w:i w:val="0"/>
          <w:iCs w:val="0"/>
          <w:kern w:val="2"/>
          <w:sz w:val="24"/>
          <w:szCs w:val="28"/>
          <w:lang w:val="en-US" w:eastAsia="zh-CN" w:bidi="ar-SA"/>
        </w:rPr>
        <w:t>3.2.</w:t>
      </w:r>
      <w:r>
        <w:rPr>
          <w:rFonts w:hint="eastAsia" w:cs="Times New Roman" w:eastAsiaTheme="minorEastAsia"/>
          <w:b/>
          <w:i w:val="0"/>
          <w:iCs w:val="0"/>
          <w:kern w:val="2"/>
          <w:sz w:val="24"/>
          <w:szCs w:val="28"/>
          <w:lang w:val="en-US" w:eastAsia="zh-CN" w:bidi="ar-SA"/>
        </w:rPr>
        <w:t>7</w:t>
      </w:r>
      <w:r>
        <w:rPr>
          <w:rFonts w:hint="eastAsia" w:ascii="Times New Roman" w:hAnsi="Times New Roman" w:cs="Times New Roman" w:eastAsiaTheme="minorEastAsia"/>
          <w:b/>
          <w:i w:val="0"/>
          <w:iCs w:val="0"/>
          <w:kern w:val="2"/>
          <w:sz w:val="24"/>
          <w:szCs w:val="28"/>
          <w:lang w:val="en-US" w:eastAsia="zh-CN" w:bidi="ar-SA"/>
        </w:rPr>
        <w:t>血糖（GLU）</w:t>
      </w:r>
      <w:r>
        <w:rPr>
          <w:rFonts w:hint="eastAsia" w:eastAsiaTheme="minorEastAsia"/>
          <w:i w:val="0"/>
          <w:iCs w:val="0"/>
          <w:szCs w:val="20"/>
        </w:rPr>
        <w:t>（如需）</w:t>
      </w:r>
    </w:p>
    <w:p w14:paraId="34274D44">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56F95891">
      <w:pPr>
        <w:ind w:firstLine="480" w:firstLineChars="200"/>
        <w:rPr>
          <w:rFonts w:eastAsiaTheme="minorEastAsia"/>
          <w:i w:val="0"/>
          <w:iCs w:val="0"/>
          <w:lang w:bidi="ar"/>
        </w:rPr>
      </w:pPr>
    </w:p>
    <w:p w14:paraId="762B1368">
      <w:pPr>
        <w:pStyle w:val="5"/>
        <w:keepNext/>
        <w:numPr>
          <w:ilvl w:val="2"/>
          <w:numId w:val="0"/>
        </w:numPr>
        <w:ind w:left="0" w:leftChars="0" w:firstLine="0" w:firstLineChars="0"/>
        <w:jc w:val="both"/>
        <w:rPr>
          <w:rFonts w:eastAsiaTheme="minorEastAsia"/>
          <w:i w:val="0"/>
          <w:iCs w:val="0"/>
          <w:szCs w:val="20"/>
        </w:rPr>
      </w:pPr>
      <w:bookmarkStart w:id="473" w:name="_Toc23251428"/>
      <w:bookmarkEnd w:id="473"/>
      <w:bookmarkStart w:id="474" w:name="_Toc23251429"/>
      <w:bookmarkEnd w:id="474"/>
      <w:bookmarkStart w:id="475" w:name="_Toc23251746"/>
      <w:bookmarkEnd w:id="475"/>
      <w:bookmarkStart w:id="476" w:name="_Toc23250988"/>
      <w:bookmarkEnd w:id="476"/>
      <w:bookmarkStart w:id="477" w:name="_Toc23251751"/>
      <w:bookmarkEnd w:id="477"/>
      <w:bookmarkStart w:id="478" w:name="_Toc23250985"/>
      <w:bookmarkEnd w:id="478"/>
      <w:bookmarkStart w:id="479" w:name="_Toc23236858"/>
      <w:bookmarkEnd w:id="479"/>
      <w:bookmarkStart w:id="480" w:name="_Toc23251431"/>
      <w:bookmarkEnd w:id="480"/>
      <w:bookmarkStart w:id="481" w:name="_Toc23251578"/>
      <w:bookmarkEnd w:id="481"/>
      <w:bookmarkStart w:id="482" w:name="_Toc23236855"/>
      <w:bookmarkEnd w:id="482"/>
      <w:bookmarkStart w:id="483" w:name="_Toc23250987"/>
      <w:bookmarkEnd w:id="483"/>
      <w:bookmarkStart w:id="484" w:name="_Toc23236856"/>
      <w:bookmarkEnd w:id="484"/>
      <w:bookmarkStart w:id="485" w:name="_Toc23236860"/>
      <w:bookmarkEnd w:id="485"/>
      <w:bookmarkStart w:id="486" w:name="_Toc23250990"/>
      <w:bookmarkEnd w:id="486"/>
      <w:bookmarkStart w:id="487" w:name="_Toc23236859"/>
      <w:bookmarkEnd w:id="487"/>
      <w:bookmarkStart w:id="488" w:name="_Toc23251577"/>
      <w:bookmarkEnd w:id="488"/>
      <w:bookmarkStart w:id="489" w:name="_Toc23251747"/>
      <w:bookmarkEnd w:id="489"/>
      <w:bookmarkStart w:id="490" w:name="_Toc23251575"/>
      <w:bookmarkEnd w:id="490"/>
      <w:bookmarkStart w:id="491" w:name="_Toc23251748"/>
      <w:bookmarkEnd w:id="491"/>
      <w:bookmarkStart w:id="492" w:name="_Toc23251574"/>
      <w:bookmarkEnd w:id="492"/>
      <w:bookmarkStart w:id="493" w:name="_Toc23250986"/>
      <w:bookmarkEnd w:id="493"/>
      <w:bookmarkStart w:id="494" w:name="_Toc23251576"/>
      <w:bookmarkEnd w:id="494"/>
      <w:bookmarkStart w:id="495" w:name="_Toc23251579"/>
      <w:bookmarkEnd w:id="495"/>
      <w:bookmarkStart w:id="496" w:name="_Toc23251426"/>
      <w:bookmarkEnd w:id="496"/>
      <w:bookmarkStart w:id="497" w:name="_Toc23250989"/>
      <w:bookmarkEnd w:id="497"/>
      <w:bookmarkStart w:id="498" w:name="_Toc23251427"/>
      <w:bookmarkEnd w:id="498"/>
      <w:bookmarkStart w:id="499" w:name="_Toc23251430"/>
      <w:bookmarkEnd w:id="499"/>
      <w:bookmarkStart w:id="500" w:name="_Toc23251749"/>
      <w:bookmarkEnd w:id="500"/>
      <w:bookmarkStart w:id="501" w:name="_Toc23236857"/>
      <w:bookmarkEnd w:id="501"/>
      <w:bookmarkStart w:id="502" w:name="_Toc23251750"/>
      <w:bookmarkEnd w:id="502"/>
      <w:bookmarkStart w:id="503" w:name="_Toc93427948"/>
      <w:bookmarkStart w:id="504" w:name="_Toc94521879"/>
      <w:bookmarkStart w:id="505" w:name="_Toc94521539"/>
      <w:bookmarkStart w:id="506" w:name="_Toc1633"/>
      <w:bookmarkStart w:id="507" w:name="_Toc94519387"/>
      <w:bookmarkStart w:id="508" w:name="_Toc21882"/>
      <w:bookmarkStart w:id="509" w:name="_Toc23251752"/>
      <w:r>
        <w:rPr>
          <w:rFonts w:hint="eastAsia" w:ascii="Times New Roman" w:hAnsi="Times New Roman" w:cs="Times New Roman" w:eastAsiaTheme="minorEastAsia"/>
          <w:b/>
          <w:i w:val="0"/>
          <w:iCs w:val="0"/>
          <w:kern w:val="2"/>
          <w:sz w:val="24"/>
          <w:szCs w:val="20"/>
          <w:lang w:val="en-US" w:eastAsia="zh-CN" w:bidi="ar-SA"/>
        </w:rPr>
        <w:t>3.2.</w:t>
      </w:r>
      <w:r>
        <w:rPr>
          <w:rFonts w:hint="eastAsia" w:cs="Times New Roman" w:eastAsiaTheme="minorEastAsia"/>
          <w:b/>
          <w:i w:val="0"/>
          <w:iCs w:val="0"/>
          <w:kern w:val="2"/>
          <w:sz w:val="24"/>
          <w:szCs w:val="20"/>
          <w:lang w:val="en-US" w:eastAsia="zh-CN" w:bidi="ar-SA"/>
        </w:rPr>
        <w:t>8</w:t>
      </w:r>
      <w:r>
        <w:rPr>
          <w:rFonts w:eastAsiaTheme="minorEastAsia"/>
          <w:i w:val="0"/>
          <w:iCs w:val="0"/>
          <w:szCs w:val="20"/>
        </w:rPr>
        <w:t xml:space="preserve"> </w:t>
      </w:r>
      <w:bookmarkStart w:id="510" w:name="_Toc108186775"/>
      <w:bookmarkStart w:id="511" w:name="_Toc112852071"/>
      <w:bookmarkStart w:id="512" w:name="_Toc109559476"/>
      <w:bookmarkStart w:id="513" w:name="_Toc108169254"/>
      <w:r>
        <w:rPr>
          <w:rFonts w:eastAsiaTheme="minorEastAsia"/>
          <w:i w:val="0"/>
          <w:iCs w:val="0"/>
          <w:szCs w:val="20"/>
        </w:rPr>
        <w:t>FOB</w:t>
      </w:r>
      <w:r>
        <w:rPr>
          <w:rFonts w:hint="eastAsia" w:eastAsiaTheme="minorEastAsia"/>
          <w:i w:val="0"/>
          <w:iCs w:val="0"/>
          <w:szCs w:val="20"/>
        </w:rPr>
        <w:t>检测</w:t>
      </w:r>
      <w:bookmarkEnd w:id="503"/>
      <w:r>
        <w:rPr>
          <w:rFonts w:hint="eastAsia" w:eastAsiaTheme="minorEastAsia"/>
          <w:i w:val="0"/>
          <w:iCs w:val="0"/>
          <w:szCs w:val="20"/>
        </w:rPr>
        <w:t>（如需）</w:t>
      </w:r>
      <w:bookmarkEnd w:id="510"/>
      <w:bookmarkEnd w:id="511"/>
      <w:bookmarkEnd w:id="512"/>
      <w:bookmarkEnd w:id="513"/>
    </w:p>
    <w:p w14:paraId="59378F48">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782DE63C">
      <w:pPr>
        <w:ind w:left="1" w:firstLine="480"/>
        <w:jc w:val="left"/>
        <w:rPr>
          <w:rFonts w:eastAsiaTheme="minorEastAsia"/>
          <w:i w:val="0"/>
          <w:iCs w:val="0"/>
        </w:rPr>
      </w:pPr>
      <w:r>
        <w:rPr>
          <w:rFonts w:hint="eastAsia" w:eastAsiaTheme="minorEastAsia"/>
          <w:i w:val="0"/>
          <w:iCs w:val="0"/>
        </w:rPr>
        <w:t>具体检测指标见</w:t>
      </w:r>
      <w:r>
        <w:rPr>
          <w:rFonts w:eastAsiaTheme="minorEastAsia"/>
          <w:i w:val="0"/>
          <w:iCs w:val="0"/>
          <w:color w:val="0000FF"/>
        </w:rPr>
        <w:fldChar w:fldCharType="begin"/>
      </w:r>
      <w:r>
        <w:rPr>
          <w:rFonts w:eastAsiaTheme="minorEastAsia"/>
          <w:i w:val="0"/>
          <w:iCs w:val="0"/>
          <w:color w:val="0000FF"/>
        </w:rPr>
        <w:instrText xml:space="preserve"> REF _Ref109559071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5</w:t>
      </w:r>
      <w:r>
        <w:rPr>
          <w:rFonts w:eastAsiaTheme="minorEastAsia"/>
          <w:i w:val="0"/>
          <w:iCs w:val="0"/>
          <w:color w:val="0000FF"/>
        </w:rPr>
        <w:fldChar w:fldCharType="end"/>
      </w:r>
      <w:r>
        <w:rPr>
          <w:rFonts w:hint="eastAsia" w:eastAsiaTheme="minorEastAsia"/>
          <w:i w:val="0"/>
          <w:iCs w:val="0"/>
        </w:rPr>
        <w:t>。</w:t>
      </w:r>
    </w:p>
    <w:p w14:paraId="17C42794">
      <w:pPr>
        <w:pStyle w:val="22"/>
        <w:jc w:val="center"/>
        <w:rPr>
          <w:rFonts w:hint="eastAsia" w:cs="Times New Roman" w:eastAsiaTheme="minorEastAsia"/>
          <w:i w:val="0"/>
          <w:iCs w:val="0"/>
          <w:szCs w:val="24"/>
        </w:rPr>
      </w:pPr>
      <w:bookmarkStart w:id="514" w:name="_Ref109559071"/>
      <w:bookmarkStart w:id="515" w:name="_Toc126237439"/>
      <w:bookmarkStart w:id="516" w:name="_Toc110270611"/>
      <w:bookmarkStart w:id="517" w:name="_Toc112851965"/>
    </w:p>
    <w:p w14:paraId="13E694FE">
      <w:pPr>
        <w:pStyle w:val="22"/>
        <w:jc w:val="center"/>
        <w:rPr>
          <w:rFonts w:cs="Times New Roman" w:eastAsiaTheme="minorEastAsia"/>
          <w:i w:val="0"/>
          <w:iCs w:val="0"/>
          <w:color w:val="000000"/>
        </w:rPr>
      </w:pPr>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5</w:t>
      </w:r>
      <w:r>
        <w:rPr>
          <w:rFonts w:cs="Times New Roman" w:eastAsiaTheme="minorEastAsia"/>
          <w:i w:val="0"/>
          <w:iCs w:val="0"/>
          <w:szCs w:val="24"/>
        </w:rPr>
        <w:fldChar w:fldCharType="end"/>
      </w:r>
      <w:bookmarkEnd w:id="514"/>
      <w:r>
        <w:rPr>
          <w:rFonts w:cs="Times New Roman" w:eastAsiaTheme="minorEastAsia"/>
          <w:i w:val="0"/>
          <w:iCs w:val="0"/>
          <w:szCs w:val="24"/>
        </w:rPr>
        <w:t xml:space="preserve"> </w:t>
      </w:r>
      <w:r>
        <w:rPr>
          <w:rFonts w:hint="eastAsia" w:cs="Times New Roman" w:eastAsiaTheme="minorEastAsia"/>
          <w:i w:val="0"/>
          <w:iCs w:val="0"/>
          <w:szCs w:val="24"/>
        </w:rPr>
        <w:t>神经系统功能组合试验（FOB）检测指标</w:t>
      </w:r>
      <w:bookmarkEnd w:id="515"/>
      <w:bookmarkEnd w:id="516"/>
      <w:bookmarkEnd w:id="517"/>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53"/>
        <w:gridCol w:w="1973"/>
        <w:gridCol w:w="6061"/>
      </w:tblGrid>
      <w:tr w14:paraId="4091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75" w:type="pct"/>
            <w:tcMar>
              <w:top w:w="12" w:type="dxa"/>
              <w:left w:w="108" w:type="dxa"/>
              <w:bottom w:w="0" w:type="dxa"/>
              <w:right w:w="108" w:type="dxa"/>
            </w:tcMar>
            <w:vAlign w:val="center"/>
          </w:tcPr>
          <w:p w14:paraId="0FEE9E3B">
            <w:pPr>
              <w:pStyle w:val="540"/>
              <w:rPr>
                <w:rFonts w:eastAsiaTheme="minorEastAsia"/>
                <w:b/>
                <w:i w:val="0"/>
                <w:iCs w:val="0"/>
                <w:snapToGrid w:val="0"/>
                <w:lang w:eastAsia="en-US"/>
              </w:rPr>
            </w:pPr>
            <w:r>
              <w:rPr>
                <w:rFonts w:hint="eastAsia" w:eastAsiaTheme="minorEastAsia"/>
                <w:b/>
                <w:i w:val="0"/>
                <w:iCs w:val="0"/>
              </w:rPr>
              <w:t>检测领域</w:t>
            </w:r>
          </w:p>
        </w:tc>
        <w:tc>
          <w:tcPr>
            <w:tcW w:w="1062" w:type="pct"/>
            <w:tcMar>
              <w:top w:w="12" w:type="dxa"/>
              <w:left w:w="108" w:type="dxa"/>
              <w:bottom w:w="0" w:type="dxa"/>
              <w:right w:w="108" w:type="dxa"/>
            </w:tcMar>
            <w:vAlign w:val="center"/>
          </w:tcPr>
          <w:p w14:paraId="5038FBA0">
            <w:pPr>
              <w:pStyle w:val="540"/>
              <w:rPr>
                <w:rFonts w:eastAsiaTheme="minorEastAsia"/>
                <w:b/>
                <w:i w:val="0"/>
                <w:iCs w:val="0"/>
              </w:rPr>
            </w:pPr>
            <w:r>
              <w:rPr>
                <w:rFonts w:hint="eastAsia" w:eastAsiaTheme="minorEastAsia"/>
                <w:b/>
                <w:i w:val="0"/>
                <w:iCs w:val="0"/>
              </w:rPr>
              <w:t>检测项目</w:t>
            </w:r>
          </w:p>
        </w:tc>
        <w:tc>
          <w:tcPr>
            <w:tcW w:w="3263" w:type="pct"/>
            <w:tcMar>
              <w:top w:w="12" w:type="dxa"/>
              <w:left w:w="108" w:type="dxa"/>
              <w:bottom w:w="0" w:type="dxa"/>
              <w:right w:w="108" w:type="dxa"/>
            </w:tcMar>
            <w:vAlign w:val="center"/>
          </w:tcPr>
          <w:p w14:paraId="3519F9D3">
            <w:pPr>
              <w:pStyle w:val="540"/>
              <w:rPr>
                <w:rFonts w:eastAsiaTheme="minorEastAsia"/>
                <w:b/>
                <w:i w:val="0"/>
                <w:iCs w:val="0"/>
              </w:rPr>
            </w:pPr>
            <w:r>
              <w:rPr>
                <w:rFonts w:hint="eastAsia" w:eastAsiaTheme="minorEastAsia"/>
                <w:b/>
                <w:i w:val="0"/>
                <w:iCs w:val="0"/>
              </w:rPr>
              <w:t>检测指标</w:t>
            </w:r>
          </w:p>
        </w:tc>
      </w:tr>
      <w:tr w14:paraId="5AC4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75" w:type="pct"/>
            <w:tcMar>
              <w:top w:w="12" w:type="dxa"/>
              <w:left w:w="108" w:type="dxa"/>
              <w:bottom w:w="0" w:type="dxa"/>
              <w:right w:w="108" w:type="dxa"/>
            </w:tcMar>
            <w:vAlign w:val="center"/>
          </w:tcPr>
          <w:p w14:paraId="372BC526">
            <w:pPr>
              <w:pStyle w:val="540"/>
              <w:rPr>
                <w:rFonts w:eastAsiaTheme="minorEastAsia"/>
                <w:i w:val="0"/>
                <w:iCs w:val="0"/>
              </w:rPr>
            </w:pPr>
            <w:r>
              <w:rPr>
                <w:rFonts w:hint="eastAsia" w:eastAsiaTheme="minorEastAsia"/>
                <w:i w:val="0"/>
                <w:iCs w:val="0"/>
              </w:rPr>
              <w:t>一般状况</w:t>
            </w:r>
          </w:p>
        </w:tc>
        <w:tc>
          <w:tcPr>
            <w:tcW w:w="1062" w:type="pct"/>
            <w:tcMar>
              <w:top w:w="12" w:type="dxa"/>
              <w:left w:w="108" w:type="dxa"/>
              <w:bottom w:w="0" w:type="dxa"/>
              <w:right w:w="108" w:type="dxa"/>
            </w:tcMar>
            <w:vAlign w:val="center"/>
          </w:tcPr>
          <w:p w14:paraId="253709B0">
            <w:pPr>
              <w:pStyle w:val="540"/>
              <w:rPr>
                <w:rFonts w:eastAsiaTheme="minorEastAsia"/>
                <w:i w:val="0"/>
                <w:iCs w:val="0"/>
                <w:snapToGrid w:val="0"/>
                <w:lang w:eastAsia="en-US"/>
              </w:rPr>
            </w:pPr>
            <w:r>
              <w:rPr>
                <w:rFonts w:hint="eastAsia" w:eastAsiaTheme="minorEastAsia"/>
                <w:i w:val="0"/>
                <w:iCs w:val="0"/>
              </w:rPr>
              <w:t>笼内一般状况观察</w:t>
            </w:r>
          </w:p>
        </w:tc>
        <w:tc>
          <w:tcPr>
            <w:tcW w:w="3263" w:type="pct"/>
            <w:tcMar>
              <w:top w:w="12" w:type="dxa"/>
              <w:left w:w="108" w:type="dxa"/>
              <w:bottom w:w="0" w:type="dxa"/>
              <w:right w:w="108" w:type="dxa"/>
            </w:tcMar>
            <w:vAlign w:val="center"/>
          </w:tcPr>
          <w:p w14:paraId="4B7B7855">
            <w:pPr>
              <w:pStyle w:val="540"/>
              <w:rPr>
                <w:rFonts w:eastAsiaTheme="minorEastAsia"/>
                <w:i w:val="0"/>
                <w:iCs w:val="0"/>
                <w:snapToGrid w:val="0"/>
              </w:rPr>
            </w:pPr>
            <w:r>
              <w:rPr>
                <w:rFonts w:hint="eastAsia" w:eastAsiaTheme="minorEastAsia"/>
                <w:i w:val="0"/>
                <w:iCs w:val="0"/>
              </w:rPr>
              <w:t>动物进食、饮水、睡眠、清醒但无运动、绕笼内运动、竖毛、自残或攻击同笼动物、发声、理毛行为</w:t>
            </w:r>
          </w:p>
        </w:tc>
      </w:tr>
      <w:tr w14:paraId="4FB1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75" w:type="pct"/>
            <w:vMerge w:val="restart"/>
            <w:tcMar>
              <w:top w:w="12" w:type="dxa"/>
              <w:left w:w="108" w:type="dxa"/>
              <w:bottom w:w="0" w:type="dxa"/>
              <w:right w:w="108" w:type="dxa"/>
            </w:tcMar>
            <w:vAlign w:val="center"/>
          </w:tcPr>
          <w:p w14:paraId="34356F86">
            <w:pPr>
              <w:pStyle w:val="540"/>
              <w:rPr>
                <w:rFonts w:eastAsiaTheme="minorEastAsia"/>
                <w:i w:val="0"/>
                <w:iCs w:val="0"/>
              </w:rPr>
            </w:pPr>
            <w:r>
              <w:rPr>
                <w:rFonts w:hint="eastAsia" w:eastAsiaTheme="minorEastAsia"/>
                <w:i w:val="0"/>
                <w:iCs w:val="0"/>
              </w:rPr>
              <w:t>行为方面</w:t>
            </w:r>
          </w:p>
        </w:tc>
        <w:tc>
          <w:tcPr>
            <w:tcW w:w="1062" w:type="pct"/>
            <w:tcMar>
              <w:top w:w="12" w:type="dxa"/>
              <w:left w:w="108" w:type="dxa"/>
              <w:bottom w:w="0" w:type="dxa"/>
              <w:right w:w="108" w:type="dxa"/>
            </w:tcMar>
            <w:vAlign w:val="center"/>
          </w:tcPr>
          <w:p w14:paraId="01043C0E">
            <w:pPr>
              <w:pStyle w:val="540"/>
              <w:rPr>
                <w:rFonts w:eastAsiaTheme="minorEastAsia"/>
                <w:i w:val="0"/>
                <w:iCs w:val="0"/>
                <w:snapToGrid w:val="0"/>
                <w:lang w:eastAsia="en-US"/>
              </w:rPr>
            </w:pPr>
            <w:r>
              <w:rPr>
                <w:rFonts w:hint="eastAsia" w:eastAsiaTheme="minorEastAsia"/>
                <w:i w:val="0"/>
                <w:iCs w:val="0"/>
              </w:rPr>
              <w:t>觉醒</w:t>
            </w:r>
          </w:p>
        </w:tc>
        <w:tc>
          <w:tcPr>
            <w:tcW w:w="3263" w:type="pct"/>
            <w:tcMar>
              <w:top w:w="12" w:type="dxa"/>
              <w:left w:w="108" w:type="dxa"/>
              <w:bottom w:w="0" w:type="dxa"/>
              <w:right w:w="108" w:type="dxa"/>
            </w:tcMar>
            <w:vAlign w:val="center"/>
          </w:tcPr>
          <w:p w14:paraId="1A80866F">
            <w:pPr>
              <w:pStyle w:val="540"/>
              <w:rPr>
                <w:rFonts w:eastAsiaTheme="minorEastAsia"/>
                <w:i w:val="0"/>
                <w:iCs w:val="0"/>
                <w:snapToGrid w:val="0"/>
              </w:rPr>
            </w:pPr>
            <w:r>
              <w:rPr>
                <w:rFonts w:hint="eastAsia" w:eastAsiaTheme="minorEastAsia"/>
                <w:i w:val="0"/>
                <w:iCs w:val="0"/>
              </w:rPr>
              <w:t>唤醒、手指接近、头部触摸、僵住症、异常行为、视觉位置、体位被动性</w:t>
            </w:r>
          </w:p>
        </w:tc>
      </w:tr>
      <w:tr w14:paraId="1912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0" w:type="auto"/>
            <w:vMerge w:val="continue"/>
            <w:vAlign w:val="center"/>
          </w:tcPr>
          <w:p w14:paraId="7A4E97E5">
            <w:pPr>
              <w:pStyle w:val="540"/>
              <w:rPr>
                <w:rFonts w:eastAsiaTheme="minorEastAsia"/>
                <w:i w:val="0"/>
                <w:iCs w:val="0"/>
              </w:rPr>
            </w:pPr>
          </w:p>
        </w:tc>
        <w:tc>
          <w:tcPr>
            <w:tcW w:w="1062" w:type="pct"/>
            <w:tcMar>
              <w:top w:w="12" w:type="dxa"/>
              <w:left w:w="108" w:type="dxa"/>
              <w:bottom w:w="0" w:type="dxa"/>
              <w:right w:w="108" w:type="dxa"/>
            </w:tcMar>
            <w:vAlign w:val="center"/>
          </w:tcPr>
          <w:p w14:paraId="34262188">
            <w:pPr>
              <w:pStyle w:val="540"/>
              <w:rPr>
                <w:rFonts w:eastAsiaTheme="minorEastAsia"/>
                <w:i w:val="0"/>
                <w:iCs w:val="0"/>
                <w:snapToGrid w:val="0"/>
                <w:lang w:eastAsia="en-US"/>
              </w:rPr>
            </w:pPr>
            <w:r>
              <w:rPr>
                <w:rFonts w:hint="eastAsia" w:eastAsiaTheme="minorEastAsia"/>
                <w:i w:val="0"/>
                <w:iCs w:val="0"/>
              </w:rPr>
              <w:t>情绪</w:t>
            </w:r>
          </w:p>
        </w:tc>
        <w:tc>
          <w:tcPr>
            <w:tcW w:w="3263" w:type="pct"/>
            <w:tcMar>
              <w:top w:w="12" w:type="dxa"/>
              <w:left w:w="108" w:type="dxa"/>
              <w:bottom w:w="0" w:type="dxa"/>
              <w:right w:w="108" w:type="dxa"/>
            </w:tcMar>
            <w:vAlign w:val="center"/>
          </w:tcPr>
          <w:p w14:paraId="35E12344">
            <w:pPr>
              <w:pStyle w:val="540"/>
              <w:rPr>
                <w:rFonts w:eastAsiaTheme="minorEastAsia"/>
                <w:i w:val="0"/>
                <w:iCs w:val="0"/>
                <w:snapToGrid w:val="0"/>
              </w:rPr>
            </w:pPr>
            <w:r>
              <w:rPr>
                <w:rFonts w:hint="eastAsia" w:eastAsiaTheme="minorEastAsia"/>
                <w:i w:val="0"/>
                <w:iCs w:val="0"/>
              </w:rPr>
              <w:t>畏惧，理毛行为、攻击性</w:t>
            </w:r>
            <w:r>
              <w:rPr>
                <w:rFonts w:eastAsiaTheme="minorEastAsia"/>
                <w:i w:val="0"/>
                <w:iCs w:val="0"/>
              </w:rPr>
              <w:t>/</w:t>
            </w:r>
            <w:r>
              <w:rPr>
                <w:rFonts w:hint="eastAsia" w:eastAsiaTheme="minorEastAsia"/>
                <w:i w:val="0"/>
                <w:iCs w:val="0"/>
              </w:rPr>
              <w:t>应激性，异常发声</w:t>
            </w:r>
          </w:p>
        </w:tc>
      </w:tr>
      <w:tr w14:paraId="2E24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75" w:type="pct"/>
            <w:vMerge w:val="restart"/>
            <w:tcMar>
              <w:top w:w="12" w:type="dxa"/>
              <w:left w:w="108" w:type="dxa"/>
              <w:bottom w:w="0" w:type="dxa"/>
              <w:right w:w="108" w:type="dxa"/>
            </w:tcMar>
            <w:vAlign w:val="center"/>
          </w:tcPr>
          <w:p w14:paraId="7F2D67F3">
            <w:pPr>
              <w:pStyle w:val="540"/>
              <w:rPr>
                <w:rFonts w:eastAsiaTheme="minorEastAsia"/>
                <w:i w:val="0"/>
                <w:iCs w:val="0"/>
              </w:rPr>
            </w:pPr>
            <w:r>
              <w:rPr>
                <w:rFonts w:hint="eastAsia" w:eastAsiaTheme="minorEastAsia"/>
                <w:i w:val="0"/>
                <w:iCs w:val="0"/>
              </w:rPr>
              <w:t>神经方面</w:t>
            </w:r>
          </w:p>
        </w:tc>
        <w:tc>
          <w:tcPr>
            <w:tcW w:w="1062" w:type="pct"/>
            <w:tcMar>
              <w:top w:w="12" w:type="dxa"/>
              <w:left w:w="108" w:type="dxa"/>
              <w:bottom w:w="0" w:type="dxa"/>
              <w:right w:w="108" w:type="dxa"/>
            </w:tcMar>
            <w:vAlign w:val="center"/>
          </w:tcPr>
          <w:p w14:paraId="0BF9D40F">
            <w:pPr>
              <w:pStyle w:val="540"/>
              <w:rPr>
                <w:rFonts w:eastAsiaTheme="minorEastAsia"/>
                <w:i w:val="0"/>
                <w:iCs w:val="0"/>
                <w:snapToGrid w:val="0"/>
                <w:lang w:eastAsia="en-US"/>
              </w:rPr>
            </w:pPr>
            <w:r>
              <w:rPr>
                <w:rFonts w:hint="eastAsia" w:eastAsiaTheme="minorEastAsia"/>
                <w:i w:val="0"/>
                <w:iCs w:val="0"/>
              </w:rPr>
              <w:t>运动活动</w:t>
            </w:r>
            <w:r>
              <w:rPr>
                <w:rFonts w:eastAsiaTheme="minorEastAsia"/>
                <w:i w:val="0"/>
                <w:iCs w:val="0"/>
              </w:rPr>
              <w:t>/</w:t>
            </w:r>
            <w:r>
              <w:rPr>
                <w:rFonts w:hint="eastAsia" w:eastAsiaTheme="minorEastAsia"/>
                <w:i w:val="0"/>
                <w:iCs w:val="0"/>
              </w:rPr>
              <w:t>共济失调</w:t>
            </w:r>
          </w:p>
        </w:tc>
        <w:tc>
          <w:tcPr>
            <w:tcW w:w="3263" w:type="pct"/>
            <w:tcMar>
              <w:top w:w="12" w:type="dxa"/>
              <w:left w:w="108" w:type="dxa"/>
              <w:bottom w:w="0" w:type="dxa"/>
              <w:right w:w="108" w:type="dxa"/>
            </w:tcMar>
            <w:vAlign w:val="center"/>
          </w:tcPr>
          <w:p w14:paraId="0A4903D1">
            <w:pPr>
              <w:pStyle w:val="540"/>
              <w:rPr>
                <w:rFonts w:eastAsiaTheme="minorEastAsia"/>
                <w:i w:val="0"/>
                <w:iCs w:val="0"/>
                <w:snapToGrid w:val="0"/>
              </w:rPr>
            </w:pPr>
            <w:r>
              <w:rPr>
                <w:rFonts w:hint="eastAsia" w:eastAsiaTheme="minorEastAsia"/>
                <w:i w:val="0"/>
                <w:iCs w:val="0"/>
              </w:rPr>
              <w:t>体态、自主活动、共济失调步态、直立</w:t>
            </w:r>
          </w:p>
        </w:tc>
      </w:tr>
      <w:tr w14:paraId="1F09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0" w:type="auto"/>
            <w:vMerge w:val="continue"/>
            <w:vAlign w:val="center"/>
          </w:tcPr>
          <w:p w14:paraId="3A8D8B27">
            <w:pPr>
              <w:pStyle w:val="540"/>
              <w:rPr>
                <w:rFonts w:eastAsiaTheme="minorEastAsia"/>
                <w:i w:val="0"/>
                <w:iCs w:val="0"/>
              </w:rPr>
            </w:pPr>
          </w:p>
        </w:tc>
        <w:tc>
          <w:tcPr>
            <w:tcW w:w="1062" w:type="pct"/>
            <w:tcMar>
              <w:top w:w="12" w:type="dxa"/>
              <w:left w:w="108" w:type="dxa"/>
              <w:bottom w:w="0" w:type="dxa"/>
              <w:right w:w="108" w:type="dxa"/>
            </w:tcMar>
            <w:vAlign w:val="center"/>
          </w:tcPr>
          <w:p w14:paraId="6320191A">
            <w:pPr>
              <w:pStyle w:val="540"/>
              <w:rPr>
                <w:rFonts w:eastAsiaTheme="minorEastAsia"/>
                <w:i w:val="0"/>
                <w:iCs w:val="0"/>
                <w:snapToGrid w:val="0"/>
                <w:lang w:eastAsia="en-US"/>
              </w:rPr>
            </w:pPr>
            <w:r>
              <w:rPr>
                <w:rFonts w:hint="eastAsia" w:eastAsiaTheme="minorEastAsia"/>
                <w:i w:val="0"/>
                <w:iCs w:val="0"/>
              </w:rPr>
              <w:t>中枢兴奋</w:t>
            </w:r>
          </w:p>
        </w:tc>
        <w:tc>
          <w:tcPr>
            <w:tcW w:w="3263" w:type="pct"/>
            <w:tcMar>
              <w:top w:w="12" w:type="dxa"/>
              <w:left w:w="108" w:type="dxa"/>
              <w:bottom w:w="0" w:type="dxa"/>
              <w:right w:w="108" w:type="dxa"/>
            </w:tcMar>
            <w:vAlign w:val="center"/>
          </w:tcPr>
          <w:p w14:paraId="616FF4A7">
            <w:pPr>
              <w:pStyle w:val="540"/>
              <w:rPr>
                <w:rFonts w:eastAsiaTheme="minorEastAsia"/>
                <w:i w:val="0"/>
                <w:iCs w:val="0"/>
                <w:snapToGrid w:val="0"/>
              </w:rPr>
            </w:pPr>
            <w:r>
              <w:rPr>
                <w:rFonts w:hint="eastAsia" w:eastAsiaTheme="minorEastAsia"/>
                <w:i w:val="0"/>
                <w:iCs w:val="0"/>
              </w:rPr>
              <w:t>抽搐、癫痫、震颤、惊恐反应、掐尾反应</w:t>
            </w:r>
          </w:p>
        </w:tc>
      </w:tr>
      <w:tr w14:paraId="30F8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0" w:type="auto"/>
            <w:vMerge w:val="continue"/>
            <w:vAlign w:val="center"/>
          </w:tcPr>
          <w:p w14:paraId="4CA5CFF5">
            <w:pPr>
              <w:pStyle w:val="540"/>
              <w:rPr>
                <w:rFonts w:eastAsiaTheme="minorEastAsia"/>
                <w:i w:val="0"/>
                <w:iCs w:val="0"/>
              </w:rPr>
            </w:pPr>
          </w:p>
        </w:tc>
        <w:tc>
          <w:tcPr>
            <w:tcW w:w="1062" w:type="pct"/>
            <w:tcMar>
              <w:top w:w="12" w:type="dxa"/>
              <w:left w:w="108" w:type="dxa"/>
              <w:bottom w:w="0" w:type="dxa"/>
              <w:right w:w="108" w:type="dxa"/>
            </w:tcMar>
            <w:vAlign w:val="center"/>
          </w:tcPr>
          <w:p w14:paraId="1027C0A0">
            <w:pPr>
              <w:pStyle w:val="540"/>
              <w:rPr>
                <w:rFonts w:eastAsiaTheme="minorEastAsia"/>
                <w:i w:val="0"/>
                <w:iCs w:val="0"/>
                <w:snapToGrid w:val="0"/>
                <w:lang w:eastAsia="en-US"/>
              </w:rPr>
            </w:pPr>
            <w:r>
              <w:rPr>
                <w:rFonts w:hint="eastAsia" w:eastAsiaTheme="minorEastAsia"/>
                <w:i w:val="0"/>
                <w:iCs w:val="0"/>
              </w:rPr>
              <w:t>肌张力</w:t>
            </w:r>
          </w:p>
        </w:tc>
        <w:tc>
          <w:tcPr>
            <w:tcW w:w="3263" w:type="pct"/>
            <w:tcMar>
              <w:top w:w="12" w:type="dxa"/>
              <w:left w:w="108" w:type="dxa"/>
              <w:bottom w:w="0" w:type="dxa"/>
              <w:right w:w="108" w:type="dxa"/>
            </w:tcMar>
            <w:vAlign w:val="center"/>
          </w:tcPr>
          <w:p w14:paraId="60156CB3">
            <w:pPr>
              <w:pStyle w:val="540"/>
              <w:rPr>
                <w:rFonts w:eastAsiaTheme="minorEastAsia"/>
                <w:i w:val="0"/>
                <w:iCs w:val="0"/>
                <w:snapToGrid w:val="0"/>
              </w:rPr>
            </w:pPr>
            <w:r>
              <w:rPr>
                <w:rFonts w:hint="eastAsia" w:eastAsiaTheme="minorEastAsia"/>
                <w:i w:val="0"/>
                <w:iCs w:val="0"/>
              </w:rPr>
              <w:t>低肌张力步态、握力、身体张力、腹部张力、肢体张力</w:t>
            </w:r>
          </w:p>
        </w:tc>
      </w:tr>
      <w:tr w14:paraId="4190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0" w:type="auto"/>
            <w:vMerge w:val="continue"/>
            <w:vAlign w:val="center"/>
          </w:tcPr>
          <w:p w14:paraId="352B561A">
            <w:pPr>
              <w:pStyle w:val="540"/>
              <w:rPr>
                <w:rFonts w:eastAsiaTheme="minorEastAsia"/>
                <w:i w:val="0"/>
                <w:iCs w:val="0"/>
              </w:rPr>
            </w:pPr>
          </w:p>
        </w:tc>
        <w:tc>
          <w:tcPr>
            <w:tcW w:w="1062" w:type="pct"/>
            <w:tcMar>
              <w:top w:w="12" w:type="dxa"/>
              <w:left w:w="108" w:type="dxa"/>
              <w:bottom w:w="0" w:type="dxa"/>
              <w:right w:w="108" w:type="dxa"/>
            </w:tcMar>
            <w:vAlign w:val="center"/>
          </w:tcPr>
          <w:p w14:paraId="5A92ED2C">
            <w:pPr>
              <w:pStyle w:val="540"/>
              <w:rPr>
                <w:rFonts w:eastAsiaTheme="minorEastAsia"/>
                <w:i w:val="0"/>
                <w:iCs w:val="0"/>
                <w:snapToGrid w:val="0"/>
                <w:lang w:eastAsia="en-US"/>
              </w:rPr>
            </w:pPr>
            <w:r>
              <w:rPr>
                <w:rFonts w:hint="eastAsia" w:eastAsiaTheme="minorEastAsia"/>
                <w:i w:val="0"/>
                <w:iCs w:val="0"/>
              </w:rPr>
              <w:t>反射</w:t>
            </w:r>
          </w:p>
        </w:tc>
        <w:tc>
          <w:tcPr>
            <w:tcW w:w="3263" w:type="pct"/>
            <w:tcMar>
              <w:top w:w="12" w:type="dxa"/>
              <w:left w:w="108" w:type="dxa"/>
              <w:bottom w:w="0" w:type="dxa"/>
              <w:right w:w="108" w:type="dxa"/>
            </w:tcMar>
            <w:vAlign w:val="center"/>
          </w:tcPr>
          <w:p w14:paraId="51A1A6FF">
            <w:pPr>
              <w:pStyle w:val="540"/>
              <w:rPr>
                <w:rFonts w:eastAsiaTheme="minorEastAsia"/>
                <w:i w:val="0"/>
                <w:iCs w:val="0"/>
                <w:snapToGrid w:val="0"/>
              </w:rPr>
            </w:pPr>
            <w:r>
              <w:rPr>
                <w:rFonts w:hint="eastAsia" w:eastAsiaTheme="minorEastAsia"/>
                <w:i w:val="0"/>
                <w:iCs w:val="0"/>
              </w:rPr>
              <w:t>睑闭反射、耳廓反射、后肢反射、地面翻正反射、空中翻正反射</w:t>
            </w:r>
          </w:p>
        </w:tc>
      </w:tr>
      <w:tr w14:paraId="5678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75" w:type="pct"/>
            <w:vMerge w:val="restart"/>
            <w:tcMar>
              <w:top w:w="12" w:type="dxa"/>
              <w:left w:w="108" w:type="dxa"/>
              <w:bottom w:w="0" w:type="dxa"/>
              <w:right w:w="108" w:type="dxa"/>
            </w:tcMar>
            <w:vAlign w:val="center"/>
          </w:tcPr>
          <w:p w14:paraId="5B00DA6E">
            <w:pPr>
              <w:pStyle w:val="540"/>
              <w:rPr>
                <w:rFonts w:eastAsiaTheme="minorEastAsia"/>
                <w:i w:val="0"/>
                <w:iCs w:val="0"/>
              </w:rPr>
            </w:pPr>
            <w:r>
              <w:rPr>
                <w:rFonts w:hint="eastAsia" w:eastAsiaTheme="minorEastAsia"/>
                <w:i w:val="0"/>
                <w:iCs w:val="0"/>
              </w:rPr>
              <w:t>自主体征</w:t>
            </w:r>
          </w:p>
        </w:tc>
        <w:tc>
          <w:tcPr>
            <w:tcW w:w="1062" w:type="pct"/>
            <w:tcMar>
              <w:top w:w="12" w:type="dxa"/>
              <w:left w:w="108" w:type="dxa"/>
              <w:bottom w:w="0" w:type="dxa"/>
              <w:right w:w="108" w:type="dxa"/>
            </w:tcMar>
            <w:vAlign w:val="center"/>
          </w:tcPr>
          <w:p w14:paraId="4AC895F6">
            <w:pPr>
              <w:pStyle w:val="540"/>
              <w:rPr>
                <w:rFonts w:eastAsiaTheme="minorEastAsia"/>
                <w:i w:val="0"/>
                <w:iCs w:val="0"/>
                <w:snapToGrid w:val="0"/>
                <w:lang w:eastAsia="en-US"/>
              </w:rPr>
            </w:pPr>
            <w:r>
              <w:rPr>
                <w:rFonts w:hint="eastAsia" w:eastAsiaTheme="minorEastAsia"/>
                <w:i w:val="0"/>
                <w:iCs w:val="0"/>
              </w:rPr>
              <w:t>心血管</w:t>
            </w:r>
            <w:r>
              <w:rPr>
                <w:rFonts w:eastAsiaTheme="minorEastAsia"/>
                <w:i w:val="0"/>
                <w:iCs w:val="0"/>
              </w:rPr>
              <w:t>/</w:t>
            </w:r>
            <w:r>
              <w:rPr>
                <w:rFonts w:hint="eastAsia" w:eastAsiaTheme="minorEastAsia"/>
                <w:i w:val="0"/>
                <w:iCs w:val="0"/>
              </w:rPr>
              <w:t>呼吸系统</w:t>
            </w:r>
          </w:p>
        </w:tc>
        <w:tc>
          <w:tcPr>
            <w:tcW w:w="3263" w:type="pct"/>
            <w:tcMar>
              <w:top w:w="12" w:type="dxa"/>
              <w:left w:w="108" w:type="dxa"/>
              <w:bottom w:w="0" w:type="dxa"/>
              <w:right w:w="108" w:type="dxa"/>
            </w:tcMar>
            <w:vAlign w:val="center"/>
          </w:tcPr>
          <w:p w14:paraId="0C2DDCB5">
            <w:pPr>
              <w:pStyle w:val="540"/>
              <w:rPr>
                <w:rFonts w:eastAsiaTheme="minorEastAsia"/>
                <w:i w:val="0"/>
                <w:iCs w:val="0"/>
                <w:snapToGrid w:val="0"/>
              </w:rPr>
            </w:pPr>
            <w:r>
              <w:rPr>
                <w:rFonts w:hint="eastAsia" w:eastAsiaTheme="minorEastAsia"/>
                <w:i w:val="0"/>
                <w:iCs w:val="0"/>
              </w:rPr>
              <w:t>呼吸、心率、皮肤颜色、发绀</w:t>
            </w:r>
          </w:p>
        </w:tc>
      </w:tr>
      <w:tr w14:paraId="2F91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0" w:type="auto"/>
            <w:vMerge w:val="continue"/>
            <w:vAlign w:val="center"/>
          </w:tcPr>
          <w:p w14:paraId="6F7E40ED">
            <w:pPr>
              <w:pStyle w:val="540"/>
              <w:rPr>
                <w:rFonts w:eastAsiaTheme="minorEastAsia"/>
                <w:i w:val="0"/>
                <w:iCs w:val="0"/>
              </w:rPr>
            </w:pPr>
          </w:p>
        </w:tc>
        <w:tc>
          <w:tcPr>
            <w:tcW w:w="1062" w:type="pct"/>
            <w:tcMar>
              <w:top w:w="12" w:type="dxa"/>
              <w:left w:w="108" w:type="dxa"/>
              <w:bottom w:w="0" w:type="dxa"/>
              <w:right w:w="108" w:type="dxa"/>
            </w:tcMar>
            <w:vAlign w:val="center"/>
          </w:tcPr>
          <w:p w14:paraId="598DA8CD">
            <w:pPr>
              <w:pStyle w:val="540"/>
              <w:rPr>
                <w:rFonts w:eastAsiaTheme="minorEastAsia"/>
                <w:i w:val="0"/>
                <w:iCs w:val="0"/>
                <w:snapToGrid w:val="0"/>
                <w:lang w:eastAsia="en-US"/>
              </w:rPr>
            </w:pPr>
            <w:r>
              <w:rPr>
                <w:rFonts w:hint="eastAsia" w:eastAsiaTheme="minorEastAsia"/>
                <w:i w:val="0"/>
                <w:iCs w:val="0"/>
              </w:rPr>
              <w:t>自主体征</w:t>
            </w:r>
          </w:p>
        </w:tc>
        <w:tc>
          <w:tcPr>
            <w:tcW w:w="3263" w:type="pct"/>
            <w:tcMar>
              <w:top w:w="12" w:type="dxa"/>
              <w:left w:w="108" w:type="dxa"/>
              <w:bottom w:w="0" w:type="dxa"/>
              <w:right w:w="108" w:type="dxa"/>
            </w:tcMar>
            <w:vAlign w:val="center"/>
          </w:tcPr>
          <w:p w14:paraId="2A919F1C">
            <w:pPr>
              <w:pStyle w:val="540"/>
              <w:rPr>
                <w:rFonts w:eastAsiaTheme="minorEastAsia"/>
                <w:i w:val="0"/>
                <w:iCs w:val="0"/>
                <w:snapToGrid w:val="0"/>
              </w:rPr>
            </w:pPr>
            <w:r>
              <w:rPr>
                <w:rFonts w:hint="eastAsia" w:eastAsiaTheme="minorEastAsia"/>
                <w:i w:val="0"/>
                <w:iCs w:val="0"/>
              </w:rPr>
              <w:t>扭体症状、尾巴位置、竖毛、流泪、分泌物、流涎、睁眼、突眼、瞳孔、排尿、排便、粪便粘稠度、尿液颜色、动物死亡</w:t>
            </w:r>
          </w:p>
        </w:tc>
      </w:tr>
      <w:bookmarkEnd w:id="504"/>
      <w:bookmarkEnd w:id="505"/>
      <w:bookmarkEnd w:id="506"/>
      <w:bookmarkEnd w:id="507"/>
      <w:bookmarkEnd w:id="508"/>
      <w:bookmarkEnd w:id="509"/>
    </w:tbl>
    <w:p w14:paraId="047FDA92">
      <w:pPr>
        <w:pStyle w:val="6"/>
        <w:numPr>
          <w:ilvl w:val="3"/>
          <w:numId w:val="0"/>
        </w:numPr>
        <w:ind w:left="0" w:leftChars="0" w:firstLine="0" w:firstLineChars="0"/>
        <w:rPr>
          <w:rFonts w:hint="eastAsia" w:ascii="Times New Roman" w:hAnsi="Times New Roman" w:cs="Times New Roman" w:eastAsiaTheme="minorEastAsia"/>
          <w:b/>
          <w:i w:val="0"/>
          <w:iCs w:val="0"/>
          <w:kern w:val="0"/>
          <w:sz w:val="24"/>
          <w:szCs w:val="24"/>
          <w:lang w:val="en-US" w:eastAsia="zh-CN" w:bidi="ar-SA"/>
        </w:rPr>
      </w:pPr>
      <w:bookmarkStart w:id="518" w:name="_Ref162351944"/>
      <w:bookmarkStart w:id="519" w:name="_Toc108186776"/>
      <w:bookmarkStart w:id="520" w:name="_Toc23251756"/>
      <w:bookmarkStart w:id="521" w:name="_Toc94521543"/>
      <w:bookmarkStart w:id="522" w:name="_Toc5914"/>
      <w:bookmarkStart w:id="523" w:name="_Toc94521883"/>
      <w:bookmarkStart w:id="524" w:name="_Toc108169255"/>
      <w:bookmarkStart w:id="525" w:name="_Toc24242"/>
      <w:bookmarkStart w:id="526" w:name="_Toc94519391"/>
    </w:p>
    <w:p w14:paraId="350D9DAF">
      <w:pPr>
        <w:pStyle w:val="6"/>
        <w:numPr>
          <w:ilvl w:val="3"/>
          <w:numId w:val="0"/>
        </w:numPr>
        <w:ind w:left="0" w:leftChars="0" w:firstLine="0" w:firstLineChars="0"/>
        <w:rPr>
          <w:rFonts w:hint="eastAsia" w:ascii="Times New Roman" w:hAnsi="Times New Roman" w:cs="Times New Roman" w:eastAsiaTheme="minorEastAsia"/>
          <w:b/>
          <w:i w:val="0"/>
          <w:iCs w:val="0"/>
          <w:kern w:val="0"/>
          <w:sz w:val="24"/>
          <w:szCs w:val="24"/>
          <w:lang w:val="en-CA" w:eastAsia="zh-CN" w:bidi="ar-SA"/>
        </w:rPr>
      </w:pPr>
      <w:r>
        <w:rPr>
          <w:rFonts w:hint="eastAsia" w:ascii="Times New Roman" w:hAnsi="Times New Roman" w:cs="Times New Roman" w:eastAsiaTheme="minorEastAsia"/>
          <w:b/>
          <w:i w:val="0"/>
          <w:iCs w:val="0"/>
          <w:kern w:val="0"/>
          <w:sz w:val="24"/>
          <w:szCs w:val="24"/>
          <w:lang w:val="en-US" w:eastAsia="zh-CN" w:bidi="ar-SA"/>
        </w:rPr>
        <w:t>3.2.8.</w:t>
      </w:r>
      <w:r>
        <w:rPr>
          <w:rFonts w:hint="default" w:ascii="Times New Roman" w:hAnsi="Times New Roman" w:cs="Times New Roman" w:eastAsiaTheme="minorEastAsia"/>
          <w:b/>
          <w:i w:val="0"/>
          <w:iCs w:val="0"/>
          <w:kern w:val="0"/>
          <w:sz w:val="24"/>
          <w:szCs w:val="24"/>
          <w:lang w:val="en-CA" w:eastAsia="zh-CN" w:bidi="ar-SA"/>
        </w:rPr>
        <w:t>1</w:t>
      </w:r>
      <w:r>
        <w:rPr>
          <w:rFonts w:hint="eastAsia" w:ascii="Times New Roman" w:hAnsi="Times New Roman" w:cs="Times New Roman" w:eastAsiaTheme="minorEastAsia"/>
          <w:b/>
          <w:i w:val="0"/>
          <w:iCs w:val="0"/>
          <w:kern w:val="0"/>
          <w:sz w:val="24"/>
          <w:szCs w:val="24"/>
          <w:lang w:val="en-CA" w:eastAsia="zh-CN" w:bidi="ar-SA"/>
        </w:rPr>
        <w:t>首次给药后安全药理</w:t>
      </w:r>
      <w:bookmarkEnd w:id="518"/>
    </w:p>
    <w:p w14:paraId="39220E9B">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0335FE8A">
      <w:pPr>
        <w:rPr>
          <w:rFonts w:hint="eastAsia"/>
          <w:lang w:val="en-CA" w:eastAsia="zh-CN"/>
        </w:rPr>
      </w:pPr>
    </w:p>
    <w:p w14:paraId="17979193">
      <w:pPr>
        <w:pStyle w:val="6"/>
        <w:numPr>
          <w:ilvl w:val="3"/>
          <w:numId w:val="0"/>
        </w:numPr>
        <w:ind w:left="0" w:leftChars="0" w:firstLine="0" w:firstLineChars="0"/>
        <w:rPr>
          <w:rFonts w:hint="eastAsia" w:ascii="Times New Roman" w:hAnsi="Times New Roman" w:cs="Times New Roman" w:eastAsiaTheme="minorEastAsia"/>
          <w:b/>
          <w:i w:val="0"/>
          <w:iCs w:val="0"/>
          <w:kern w:val="0"/>
          <w:sz w:val="24"/>
          <w:szCs w:val="24"/>
          <w:lang w:val="en-CA" w:eastAsia="en-US" w:bidi="ar-SA"/>
        </w:rPr>
      </w:pPr>
      <w:r>
        <w:rPr>
          <w:rFonts w:hint="eastAsia" w:ascii="Times New Roman" w:hAnsi="Times New Roman" w:cs="Times New Roman" w:eastAsiaTheme="minorEastAsia"/>
          <w:b/>
          <w:i w:val="0"/>
          <w:iCs w:val="0"/>
          <w:kern w:val="0"/>
          <w:sz w:val="24"/>
          <w:szCs w:val="24"/>
          <w:lang w:val="en-US" w:eastAsia="zh-CN" w:bidi="ar-SA"/>
        </w:rPr>
        <w:t>3.2.8</w:t>
      </w:r>
      <w:r>
        <w:rPr>
          <w:rFonts w:hint="default" w:ascii="Times New Roman" w:hAnsi="Times New Roman" w:cs="Times New Roman" w:eastAsiaTheme="minorEastAsia"/>
          <w:b/>
          <w:i w:val="0"/>
          <w:iCs w:val="0"/>
          <w:kern w:val="0"/>
          <w:sz w:val="24"/>
          <w:szCs w:val="24"/>
          <w:lang w:val="en-CA" w:eastAsia="en-US" w:bidi="ar-SA"/>
        </w:rPr>
        <w:t>.2</w:t>
      </w:r>
      <w:r>
        <w:rPr>
          <w:rFonts w:hint="eastAsia" w:ascii="Times New Roman" w:hAnsi="Times New Roman" w:cs="Times New Roman" w:eastAsiaTheme="minorEastAsia"/>
          <w:b/>
          <w:i w:val="0"/>
          <w:iCs w:val="0"/>
          <w:kern w:val="0"/>
          <w:sz w:val="24"/>
          <w:szCs w:val="24"/>
          <w:lang w:val="en-CA" w:eastAsia="zh-CN" w:bidi="ar-SA"/>
        </w:rPr>
        <w:t>其他检测时间点</w:t>
      </w:r>
    </w:p>
    <w:p w14:paraId="3649AA36">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443682E4">
      <w:pPr>
        <w:rPr>
          <w:rFonts w:eastAsiaTheme="minorEastAsia"/>
          <w:i w:val="0"/>
          <w:iCs w:val="0"/>
        </w:rPr>
      </w:pPr>
    </w:p>
    <w:p w14:paraId="0D85348A">
      <w:pPr>
        <w:pStyle w:val="5"/>
        <w:keepNext/>
        <w:numPr>
          <w:ilvl w:val="2"/>
          <w:numId w:val="0"/>
        </w:numPr>
        <w:ind w:left="0" w:leftChars="0" w:firstLine="0" w:firstLineChars="0"/>
        <w:jc w:val="both"/>
        <w:rPr>
          <w:rFonts w:eastAsiaTheme="minorEastAsia"/>
          <w:i w:val="0"/>
          <w:iCs w:val="0"/>
        </w:rPr>
      </w:pPr>
      <w:r>
        <w:rPr>
          <w:rFonts w:hint="eastAsia" w:ascii="Times New Roman" w:hAnsi="Times New Roman" w:cs="Times New Roman" w:eastAsiaTheme="minorEastAsia"/>
          <w:b/>
          <w:i w:val="0"/>
          <w:iCs w:val="0"/>
          <w:kern w:val="2"/>
          <w:sz w:val="24"/>
          <w:szCs w:val="28"/>
          <w:lang w:val="en-US" w:eastAsia="zh-CN" w:bidi="ar-SA"/>
        </w:rPr>
        <w:t>3.2.</w:t>
      </w:r>
      <w:r>
        <w:rPr>
          <w:rFonts w:hint="eastAsia" w:cs="Times New Roman" w:eastAsiaTheme="minorEastAsia"/>
          <w:b/>
          <w:i w:val="0"/>
          <w:iCs w:val="0"/>
          <w:kern w:val="2"/>
          <w:sz w:val="24"/>
          <w:szCs w:val="28"/>
          <w:lang w:val="en-US" w:eastAsia="zh-CN" w:bidi="ar-SA"/>
        </w:rPr>
        <w:t>9</w:t>
      </w:r>
      <w:r>
        <w:rPr>
          <w:rFonts w:eastAsiaTheme="minorEastAsia"/>
          <w:i w:val="0"/>
          <w:iCs w:val="0"/>
          <w:szCs w:val="20"/>
        </w:rPr>
        <w:t xml:space="preserve"> </w:t>
      </w:r>
      <w:bookmarkEnd w:id="519"/>
      <w:bookmarkEnd w:id="520"/>
      <w:bookmarkEnd w:id="521"/>
      <w:bookmarkEnd w:id="522"/>
      <w:bookmarkEnd w:id="523"/>
      <w:bookmarkEnd w:id="524"/>
      <w:bookmarkEnd w:id="525"/>
      <w:bookmarkEnd w:id="526"/>
      <w:r>
        <w:rPr>
          <w:rFonts w:hint="eastAsia" w:eastAsiaTheme="minorEastAsia"/>
          <w:i w:val="0"/>
          <w:iCs w:val="0"/>
          <w:szCs w:val="20"/>
        </w:rPr>
        <w:t>临床病理学</w:t>
      </w:r>
    </w:p>
    <w:p w14:paraId="7D25EC21">
      <w:pPr>
        <w:widowControl/>
        <w:ind w:firstLine="480" w:firstLineChars="200"/>
        <w:jc w:val="left"/>
        <w:rPr>
          <w:rFonts w:eastAsiaTheme="minorEastAsia"/>
          <w:i w:val="0"/>
          <w:iCs w:val="0"/>
          <w:highlight w:val="none"/>
        </w:rPr>
      </w:pPr>
      <w:r>
        <w:rPr>
          <w:rFonts w:eastAsiaTheme="minorEastAsia"/>
          <w:i w:val="0"/>
          <w:iCs w:val="0"/>
          <w:szCs w:val="24"/>
          <w:highlight w:val="none"/>
          <w:lang w:bidi="ar"/>
        </w:rPr>
        <w:t>XXX</w:t>
      </w:r>
    </w:p>
    <w:p w14:paraId="05E155A0">
      <w:pPr>
        <w:pStyle w:val="22"/>
        <w:jc w:val="center"/>
        <w:rPr>
          <w:rFonts w:cs="Times New Roman" w:eastAsiaTheme="minorEastAsia"/>
          <w:i w:val="0"/>
          <w:iCs w:val="0"/>
          <w:color w:val="000000"/>
          <w:highlight w:val="none"/>
        </w:rPr>
      </w:pPr>
      <w:bookmarkStart w:id="527" w:name="_Ref202862486"/>
      <w:r>
        <w:rPr>
          <w:rFonts w:hint="eastAsia" w:cs="Times New Roman" w:eastAsiaTheme="minorEastAsia"/>
          <w:i w:val="0"/>
          <w:iCs w:val="0"/>
          <w:szCs w:val="24"/>
          <w:highlight w:val="none"/>
        </w:rPr>
        <w:t>正文表</w:t>
      </w:r>
      <w:r>
        <w:rPr>
          <w:rFonts w:cs="Times New Roman" w:eastAsiaTheme="minorEastAsia"/>
          <w:i w:val="0"/>
          <w:iCs w:val="0"/>
          <w:szCs w:val="24"/>
          <w:highlight w:val="none"/>
        </w:rPr>
        <w:fldChar w:fldCharType="begin"/>
      </w:r>
      <w:r>
        <w:rPr>
          <w:rFonts w:cs="Times New Roman" w:eastAsiaTheme="minorEastAsia"/>
          <w:i w:val="0"/>
          <w:iCs w:val="0"/>
          <w:szCs w:val="24"/>
          <w:highlight w:val="none"/>
        </w:rPr>
        <w:instrText xml:space="preserve"> SEQ </w:instrText>
      </w:r>
      <w:r>
        <w:rPr>
          <w:rFonts w:hint="eastAsia" w:cs="Times New Roman" w:eastAsiaTheme="minorEastAsia"/>
          <w:i w:val="0"/>
          <w:iCs w:val="0"/>
          <w:szCs w:val="24"/>
          <w:highlight w:val="none"/>
        </w:rPr>
        <w:instrText xml:space="preserve">正文表</w:instrText>
      </w:r>
      <w:r>
        <w:rPr>
          <w:rFonts w:cs="Times New Roman" w:eastAsiaTheme="minorEastAsia"/>
          <w:i w:val="0"/>
          <w:iCs w:val="0"/>
          <w:szCs w:val="24"/>
          <w:highlight w:val="none"/>
        </w:rPr>
        <w:instrText xml:space="preserve"> \* ARABIC </w:instrText>
      </w:r>
      <w:r>
        <w:rPr>
          <w:rFonts w:cs="Times New Roman" w:eastAsiaTheme="minorEastAsia"/>
          <w:i w:val="0"/>
          <w:iCs w:val="0"/>
          <w:szCs w:val="24"/>
          <w:highlight w:val="none"/>
        </w:rPr>
        <w:fldChar w:fldCharType="separate"/>
      </w:r>
      <w:r>
        <w:rPr>
          <w:rFonts w:cs="Times New Roman" w:eastAsiaTheme="minorEastAsia"/>
          <w:i w:val="0"/>
          <w:iCs w:val="0"/>
          <w:szCs w:val="24"/>
          <w:highlight w:val="none"/>
        </w:rPr>
        <w:t>6</w:t>
      </w:r>
      <w:r>
        <w:rPr>
          <w:rFonts w:cs="Times New Roman" w:eastAsiaTheme="minorEastAsia"/>
          <w:i w:val="0"/>
          <w:iCs w:val="0"/>
          <w:szCs w:val="24"/>
          <w:highlight w:val="none"/>
        </w:rPr>
        <w:fldChar w:fldCharType="end"/>
      </w:r>
      <w:bookmarkEnd w:id="527"/>
      <w:r>
        <w:rPr>
          <w:rFonts w:hint="eastAsia" w:cs="Times New Roman" w:eastAsiaTheme="minorEastAsia"/>
          <w:i w:val="0"/>
          <w:iCs w:val="0"/>
          <w:szCs w:val="24"/>
          <w:highlight w:val="none"/>
        </w:rPr>
        <w:t xml:space="preserve"> 临床病理学指标采集信息</w:t>
      </w:r>
    </w:p>
    <w:tbl>
      <w:tblPr>
        <w:tblStyle w:val="88"/>
        <w:tblW w:w="488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89"/>
        <w:gridCol w:w="673"/>
        <w:gridCol w:w="905"/>
        <w:gridCol w:w="1008"/>
        <w:gridCol w:w="1218"/>
        <w:gridCol w:w="2592"/>
        <w:gridCol w:w="1295"/>
      </w:tblGrid>
      <w:tr w14:paraId="7B77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718" w:type="pct"/>
            <w:tcMar>
              <w:top w:w="12" w:type="dxa"/>
              <w:left w:w="108" w:type="dxa"/>
              <w:bottom w:w="0" w:type="dxa"/>
              <w:right w:w="108" w:type="dxa"/>
            </w:tcMar>
            <w:vAlign w:val="center"/>
          </w:tcPr>
          <w:p w14:paraId="333DAEEA">
            <w:pPr>
              <w:spacing w:line="240" w:lineRule="auto"/>
              <w:jc w:val="center"/>
              <w:rPr>
                <w:b/>
                <w:i w:val="0"/>
                <w:iCs w:val="0"/>
                <w:snapToGrid w:val="0"/>
                <w:color w:val="000000"/>
                <w:szCs w:val="24"/>
                <w:highlight w:val="none"/>
                <w:lang w:eastAsia="en-US"/>
              </w:rPr>
            </w:pPr>
            <w:r>
              <w:rPr>
                <w:rFonts w:hint="eastAsia"/>
                <w:b/>
                <w:bCs/>
                <w:i w:val="0"/>
                <w:iCs w:val="0"/>
                <w:color w:val="000000"/>
                <w:szCs w:val="24"/>
                <w:highlight w:val="none"/>
              </w:rPr>
              <w:t>动物</w:t>
            </w:r>
          </w:p>
        </w:tc>
        <w:tc>
          <w:tcPr>
            <w:tcW w:w="375" w:type="pct"/>
            <w:tcMar>
              <w:top w:w="12" w:type="dxa"/>
              <w:left w:w="108" w:type="dxa"/>
              <w:bottom w:w="0" w:type="dxa"/>
              <w:right w:w="108" w:type="dxa"/>
            </w:tcMar>
            <w:vAlign w:val="center"/>
          </w:tcPr>
          <w:p w14:paraId="606C2351">
            <w:pPr>
              <w:spacing w:line="240" w:lineRule="auto"/>
              <w:ind w:hanging="2"/>
              <w:jc w:val="center"/>
              <w:rPr>
                <w:b/>
                <w:i w:val="0"/>
                <w:iCs w:val="0"/>
                <w:color w:val="000000"/>
                <w:szCs w:val="24"/>
                <w:highlight w:val="none"/>
              </w:rPr>
            </w:pPr>
            <w:r>
              <w:rPr>
                <w:rFonts w:hint="eastAsia"/>
                <w:b/>
                <w:bCs/>
                <w:i w:val="0"/>
                <w:iCs w:val="0"/>
                <w:color w:val="000000"/>
                <w:szCs w:val="24"/>
                <w:highlight w:val="none"/>
              </w:rPr>
              <w:t>样本</w:t>
            </w:r>
          </w:p>
        </w:tc>
        <w:tc>
          <w:tcPr>
            <w:tcW w:w="504" w:type="pct"/>
            <w:tcMar>
              <w:top w:w="12" w:type="dxa"/>
              <w:left w:w="108" w:type="dxa"/>
              <w:bottom w:w="0" w:type="dxa"/>
              <w:right w:w="108" w:type="dxa"/>
            </w:tcMar>
            <w:vAlign w:val="center"/>
          </w:tcPr>
          <w:p w14:paraId="2F93D23D">
            <w:pPr>
              <w:spacing w:line="240" w:lineRule="auto"/>
              <w:jc w:val="center"/>
              <w:rPr>
                <w:b/>
                <w:bCs/>
                <w:i w:val="0"/>
                <w:iCs w:val="0"/>
                <w:color w:val="000000"/>
                <w:szCs w:val="24"/>
                <w:highlight w:val="none"/>
              </w:rPr>
            </w:pPr>
            <w:r>
              <w:rPr>
                <w:rFonts w:hint="eastAsia"/>
                <w:b/>
                <w:bCs/>
                <w:i w:val="0"/>
                <w:iCs w:val="0"/>
                <w:color w:val="000000"/>
                <w:szCs w:val="24"/>
                <w:highlight w:val="none"/>
              </w:rPr>
              <w:t>采集</w:t>
            </w:r>
          </w:p>
          <w:p w14:paraId="54F532A5">
            <w:pPr>
              <w:spacing w:line="240" w:lineRule="auto"/>
              <w:jc w:val="center"/>
              <w:rPr>
                <w:b/>
                <w:bCs/>
                <w:i w:val="0"/>
                <w:iCs w:val="0"/>
                <w:color w:val="000000"/>
                <w:szCs w:val="24"/>
                <w:highlight w:val="none"/>
              </w:rPr>
            </w:pPr>
            <w:r>
              <w:rPr>
                <w:rFonts w:hint="eastAsia"/>
                <w:b/>
                <w:bCs/>
                <w:i w:val="0"/>
                <w:iCs w:val="0"/>
                <w:color w:val="000000"/>
                <w:szCs w:val="24"/>
                <w:highlight w:val="none"/>
              </w:rPr>
              <w:t>时间</w:t>
            </w:r>
          </w:p>
        </w:tc>
        <w:tc>
          <w:tcPr>
            <w:tcW w:w="561" w:type="pct"/>
            <w:vAlign w:val="center"/>
          </w:tcPr>
          <w:p w14:paraId="5DA4BE87">
            <w:pPr>
              <w:spacing w:line="240" w:lineRule="auto"/>
              <w:jc w:val="center"/>
              <w:rPr>
                <w:b/>
                <w:bCs/>
                <w:i w:val="0"/>
                <w:iCs w:val="0"/>
                <w:color w:val="000000"/>
                <w:szCs w:val="24"/>
                <w:highlight w:val="none"/>
              </w:rPr>
            </w:pPr>
            <w:r>
              <w:rPr>
                <w:rFonts w:hint="eastAsia"/>
                <w:b/>
                <w:bCs/>
                <w:i w:val="0"/>
                <w:iCs w:val="0"/>
                <w:color w:val="000000"/>
                <w:szCs w:val="24"/>
                <w:highlight w:val="none"/>
              </w:rPr>
              <w:t>评价指标</w:t>
            </w:r>
          </w:p>
        </w:tc>
        <w:tc>
          <w:tcPr>
            <w:tcW w:w="678" w:type="pct"/>
            <w:vAlign w:val="center"/>
          </w:tcPr>
          <w:p w14:paraId="142E320A">
            <w:pPr>
              <w:spacing w:line="240" w:lineRule="auto"/>
              <w:jc w:val="center"/>
              <w:rPr>
                <w:b/>
                <w:bCs/>
                <w:i w:val="0"/>
                <w:iCs w:val="0"/>
                <w:color w:val="000000"/>
                <w:szCs w:val="24"/>
                <w:highlight w:val="none"/>
              </w:rPr>
            </w:pPr>
            <w:r>
              <w:rPr>
                <w:rFonts w:hint="eastAsia"/>
                <w:b/>
                <w:bCs/>
                <w:i w:val="0"/>
                <w:iCs w:val="0"/>
                <w:color w:val="000000"/>
                <w:szCs w:val="24"/>
                <w:highlight w:val="none"/>
              </w:rPr>
              <w:t>采集信息</w:t>
            </w:r>
          </w:p>
        </w:tc>
        <w:tc>
          <w:tcPr>
            <w:tcW w:w="1443" w:type="pct"/>
            <w:vAlign w:val="center"/>
          </w:tcPr>
          <w:p w14:paraId="4B4259D0">
            <w:pPr>
              <w:spacing w:line="240" w:lineRule="auto"/>
              <w:jc w:val="center"/>
              <w:rPr>
                <w:b/>
                <w:bCs/>
                <w:i w:val="0"/>
                <w:iCs w:val="0"/>
                <w:color w:val="000000"/>
                <w:szCs w:val="24"/>
                <w:highlight w:val="none"/>
              </w:rPr>
            </w:pPr>
            <w:r>
              <w:rPr>
                <w:rFonts w:hint="eastAsia"/>
                <w:b/>
                <w:bCs/>
                <w:i w:val="0"/>
                <w:iCs w:val="0"/>
                <w:color w:val="000000"/>
                <w:szCs w:val="24"/>
                <w:highlight w:val="none"/>
              </w:rPr>
              <w:t>处理方法</w:t>
            </w:r>
          </w:p>
        </w:tc>
        <w:tc>
          <w:tcPr>
            <w:tcW w:w="721" w:type="pct"/>
            <w:vAlign w:val="center"/>
          </w:tcPr>
          <w:p w14:paraId="4B7C5289">
            <w:pPr>
              <w:spacing w:line="240" w:lineRule="auto"/>
              <w:jc w:val="center"/>
              <w:rPr>
                <w:b/>
                <w:bCs/>
                <w:i w:val="0"/>
                <w:iCs w:val="0"/>
                <w:color w:val="000000"/>
                <w:szCs w:val="24"/>
                <w:highlight w:val="none"/>
              </w:rPr>
            </w:pPr>
            <w:r>
              <w:rPr>
                <w:rFonts w:hint="eastAsia"/>
                <w:b/>
                <w:bCs/>
                <w:i w:val="0"/>
                <w:iCs w:val="0"/>
                <w:color w:val="000000"/>
                <w:szCs w:val="24"/>
                <w:highlight w:val="none"/>
              </w:rPr>
              <w:t>大约样本体积</w:t>
            </w:r>
          </w:p>
        </w:tc>
      </w:tr>
      <w:tr w14:paraId="32D8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718" w:type="pct"/>
            <w:vMerge w:val="restart"/>
            <w:tcMar>
              <w:top w:w="12" w:type="dxa"/>
              <w:left w:w="108" w:type="dxa"/>
              <w:bottom w:w="0" w:type="dxa"/>
              <w:right w:w="108" w:type="dxa"/>
            </w:tcMar>
            <w:vAlign w:val="center"/>
          </w:tcPr>
          <w:p w14:paraId="242D243A">
            <w:pPr>
              <w:spacing w:line="240" w:lineRule="auto"/>
              <w:jc w:val="center"/>
              <w:rPr>
                <w:bCs/>
                <w:i w:val="0"/>
                <w:iCs w:val="0"/>
                <w:color w:val="000000"/>
                <w:szCs w:val="24"/>
                <w:highlight w:val="none"/>
              </w:rPr>
            </w:pPr>
            <w:r>
              <w:rPr>
                <w:rFonts w:hint="eastAsia"/>
                <w:bCs/>
                <w:i w:val="0"/>
                <w:iCs w:val="0"/>
                <w:color w:val="000000"/>
                <w:szCs w:val="24"/>
                <w:highlight w:val="none"/>
              </w:rPr>
              <w:t>大鼠：计划解剖动物；</w:t>
            </w:r>
          </w:p>
        </w:tc>
        <w:tc>
          <w:tcPr>
            <w:tcW w:w="375" w:type="pct"/>
            <w:vMerge w:val="restart"/>
            <w:tcMar>
              <w:top w:w="12" w:type="dxa"/>
              <w:left w:w="108" w:type="dxa"/>
              <w:bottom w:w="0" w:type="dxa"/>
              <w:right w:w="108" w:type="dxa"/>
            </w:tcMar>
            <w:vAlign w:val="center"/>
          </w:tcPr>
          <w:p w14:paraId="72D39252">
            <w:pPr>
              <w:spacing w:line="240" w:lineRule="auto"/>
              <w:jc w:val="center"/>
              <w:rPr>
                <w:bCs/>
                <w:i w:val="0"/>
                <w:iCs w:val="0"/>
                <w:snapToGrid w:val="0"/>
                <w:color w:val="000000"/>
                <w:szCs w:val="24"/>
                <w:highlight w:val="none"/>
                <w:lang w:eastAsia="en-US"/>
              </w:rPr>
            </w:pPr>
            <w:r>
              <w:rPr>
                <w:rFonts w:hint="eastAsia"/>
                <w:i w:val="0"/>
                <w:iCs w:val="0"/>
                <w:color w:val="000000"/>
                <w:szCs w:val="24"/>
                <w:highlight w:val="none"/>
              </w:rPr>
              <w:t>血液</w:t>
            </w:r>
          </w:p>
        </w:tc>
        <w:tc>
          <w:tcPr>
            <w:tcW w:w="504" w:type="pct"/>
            <w:vMerge w:val="restart"/>
            <w:tcMar>
              <w:top w:w="12" w:type="dxa"/>
              <w:left w:w="108" w:type="dxa"/>
              <w:bottom w:w="0" w:type="dxa"/>
              <w:right w:w="108" w:type="dxa"/>
            </w:tcMar>
            <w:vAlign w:val="center"/>
          </w:tcPr>
          <w:p w14:paraId="39A1380B">
            <w:pPr>
              <w:spacing w:line="240" w:lineRule="auto"/>
              <w:ind w:firstLine="58"/>
              <w:jc w:val="center"/>
              <w:rPr>
                <w:bCs/>
                <w:i w:val="0"/>
                <w:iCs w:val="0"/>
                <w:snapToGrid w:val="0"/>
                <w:color w:val="000000"/>
                <w:szCs w:val="24"/>
                <w:highlight w:val="none"/>
              </w:rPr>
            </w:pPr>
            <w:r>
              <w:rPr>
                <w:rFonts w:hint="eastAsia"/>
                <w:bCs/>
                <w:i w:val="0"/>
                <w:iCs w:val="0"/>
                <w:snapToGrid w:val="0"/>
                <w:color w:val="000000"/>
                <w:szCs w:val="24"/>
                <w:highlight w:val="none"/>
              </w:rPr>
              <w:t>解剖前（给药期结束和恢复期结束）</w:t>
            </w:r>
          </w:p>
        </w:tc>
        <w:tc>
          <w:tcPr>
            <w:tcW w:w="561" w:type="pct"/>
            <w:vAlign w:val="center"/>
          </w:tcPr>
          <w:p w14:paraId="78EFD955">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血液学</w:t>
            </w:r>
          </w:p>
        </w:tc>
        <w:tc>
          <w:tcPr>
            <w:tcW w:w="678" w:type="pct"/>
            <w:vAlign w:val="center"/>
          </w:tcPr>
          <w:p w14:paraId="24717BD4">
            <w:pPr>
              <w:spacing w:line="240" w:lineRule="auto"/>
              <w:ind w:firstLine="34"/>
              <w:jc w:val="center"/>
              <w:rPr>
                <w:bCs/>
                <w:i w:val="0"/>
                <w:iCs w:val="0"/>
                <w:snapToGrid w:val="0"/>
                <w:color w:val="000000"/>
                <w:szCs w:val="24"/>
                <w:highlight w:val="none"/>
              </w:rPr>
            </w:pPr>
            <w:r>
              <w:rPr>
                <w:bCs/>
                <w:i w:val="0"/>
                <w:iCs w:val="0"/>
                <w:snapToGrid w:val="0"/>
                <w:color w:val="000000"/>
                <w:szCs w:val="24"/>
                <w:highlight w:val="none"/>
              </w:rPr>
              <w:t>EDTA-K</w:t>
            </w:r>
            <w:r>
              <w:rPr>
                <w:bCs/>
                <w:i w:val="0"/>
                <w:iCs w:val="0"/>
                <w:snapToGrid w:val="0"/>
                <w:color w:val="000000"/>
                <w:szCs w:val="24"/>
                <w:highlight w:val="none"/>
                <w:vertAlign w:val="subscript"/>
              </w:rPr>
              <w:t>2</w:t>
            </w:r>
          </w:p>
        </w:tc>
        <w:tc>
          <w:tcPr>
            <w:tcW w:w="1443" w:type="pct"/>
            <w:vAlign w:val="center"/>
          </w:tcPr>
          <w:p w14:paraId="30A847DD">
            <w:pPr>
              <w:spacing w:line="240" w:lineRule="auto"/>
              <w:jc w:val="left"/>
              <w:rPr>
                <w:bCs/>
                <w:i w:val="0"/>
                <w:iCs w:val="0"/>
                <w:snapToGrid w:val="0"/>
                <w:color w:val="000000"/>
                <w:szCs w:val="24"/>
                <w:highlight w:val="none"/>
              </w:rPr>
            </w:pPr>
            <w:r>
              <w:rPr>
                <w:rFonts w:hint="eastAsia"/>
                <w:i w:val="0"/>
                <w:iCs w:val="0"/>
                <w:szCs w:val="24"/>
                <w:highlight w:val="none"/>
              </w:rPr>
              <w:t>血液样本采集后室温暂存，</w:t>
            </w:r>
            <w:r>
              <w:rPr>
                <w:i w:val="0"/>
                <w:iCs w:val="0"/>
                <w:szCs w:val="24"/>
                <w:highlight w:val="none"/>
              </w:rPr>
              <w:t>8</w:t>
            </w:r>
            <w:r>
              <w:rPr>
                <w:rFonts w:hint="eastAsia"/>
                <w:i w:val="0"/>
                <w:iCs w:val="0"/>
                <w:szCs w:val="24"/>
                <w:highlight w:val="none"/>
              </w:rPr>
              <w:t>小时内完成测定</w:t>
            </w:r>
          </w:p>
        </w:tc>
        <w:tc>
          <w:tcPr>
            <w:tcW w:w="721" w:type="pct"/>
            <w:vAlign w:val="center"/>
          </w:tcPr>
          <w:p w14:paraId="42D9A694">
            <w:pPr>
              <w:spacing w:line="240" w:lineRule="auto"/>
              <w:jc w:val="center"/>
              <w:rPr>
                <w:bCs/>
                <w:i w:val="0"/>
                <w:iCs w:val="0"/>
                <w:snapToGrid w:val="0"/>
                <w:color w:val="000000"/>
                <w:szCs w:val="24"/>
                <w:highlight w:val="none"/>
              </w:rPr>
            </w:pPr>
            <w:r>
              <w:rPr>
                <w:bCs/>
                <w:i w:val="0"/>
                <w:iCs w:val="0"/>
                <w:snapToGrid w:val="0"/>
                <w:color w:val="000000"/>
                <w:szCs w:val="24"/>
                <w:highlight w:val="none"/>
              </w:rPr>
              <w:t>1 mL</w:t>
            </w:r>
          </w:p>
        </w:tc>
      </w:tr>
      <w:tr w14:paraId="5FC0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718" w:type="pct"/>
            <w:vMerge w:val="continue"/>
            <w:tcMar>
              <w:top w:w="12" w:type="dxa"/>
              <w:left w:w="108" w:type="dxa"/>
              <w:bottom w:w="0" w:type="dxa"/>
              <w:right w:w="108" w:type="dxa"/>
            </w:tcMar>
            <w:vAlign w:val="center"/>
          </w:tcPr>
          <w:p w14:paraId="2DF1C8A8">
            <w:pPr>
              <w:spacing w:line="240" w:lineRule="auto"/>
              <w:jc w:val="center"/>
              <w:rPr>
                <w:bCs/>
                <w:i w:val="0"/>
                <w:iCs w:val="0"/>
                <w:color w:val="000000"/>
                <w:szCs w:val="24"/>
                <w:highlight w:val="none"/>
              </w:rPr>
            </w:pPr>
          </w:p>
        </w:tc>
        <w:tc>
          <w:tcPr>
            <w:tcW w:w="375" w:type="pct"/>
            <w:vMerge w:val="continue"/>
            <w:tcMar>
              <w:top w:w="12" w:type="dxa"/>
              <w:left w:w="108" w:type="dxa"/>
              <w:bottom w:w="0" w:type="dxa"/>
              <w:right w:w="108" w:type="dxa"/>
            </w:tcMar>
            <w:vAlign w:val="center"/>
          </w:tcPr>
          <w:p w14:paraId="2FABADF9">
            <w:pPr>
              <w:spacing w:line="240" w:lineRule="auto"/>
              <w:jc w:val="center"/>
              <w:rPr>
                <w:bCs/>
                <w:i w:val="0"/>
                <w:iCs w:val="0"/>
                <w:snapToGrid w:val="0"/>
                <w:color w:val="000000"/>
                <w:szCs w:val="24"/>
                <w:highlight w:val="none"/>
              </w:rPr>
            </w:pPr>
          </w:p>
        </w:tc>
        <w:tc>
          <w:tcPr>
            <w:tcW w:w="504" w:type="pct"/>
            <w:vMerge w:val="continue"/>
            <w:tcMar>
              <w:top w:w="12" w:type="dxa"/>
              <w:left w:w="108" w:type="dxa"/>
              <w:bottom w:w="0" w:type="dxa"/>
              <w:right w:w="108" w:type="dxa"/>
            </w:tcMar>
            <w:vAlign w:val="center"/>
          </w:tcPr>
          <w:p w14:paraId="683DF43C">
            <w:pPr>
              <w:spacing w:line="240" w:lineRule="auto"/>
              <w:jc w:val="center"/>
              <w:rPr>
                <w:bCs/>
                <w:i w:val="0"/>
                <w:iCs w:val="0"/>
                <w:snapToGrid w:val="0"/>
                <w:color w:val="000000"/>
                <w:szCs w:val="24"/>
                <w:highlight w:val="none"/>
              </w:rPr>
            </w:pPr>
          </w:p>
        </w:tc>
        <w:tc>
          <w:tcPr>
            <w:tcW w:w="561" w:type="pct"/>
            <w:vAlign w:val="center"/>
          </w:tcPr>
          <w:p w14:paraId="2BCF8647">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血液</w:t>
            </w:r>
          </w:p>
          <w:p w14:paraId="535F1B86">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生化</w:t>
            </w:r>
          </w:p>
        </w:tc>
        <w:tc>
          <w:tcPr>
            <w:tcW w:w="678" w:type="pct"/>
            <w:vAlign w:val="center"/>
          </w:tcPr>
          <w:p w14:paraId="02AFB355">
            <w:pPr>
              <w:spacing w:line="240" w:lineRule="auto"/>
              <w:jc w:val="center"/>
              <w:rPr>
                <w:rFonts w:hint="eastAsia"/>
                <w:bCs/>
                <w:i w:val="0"/>
                <w:iCs w:val="0"/>
                <w:snapToGrid w:val="0"/>
                <w:color w:val="000000"/>
                <w:szCs w:val="24"/>
                <w:highlight w:val="none"/>
              </w:rPr>
            </w:pPr>
            <w:r>
              <w:rPr>
                <w:rFonts w:hint="eastAsia"/>
                <w:bCs/>
                <w:i w:val="0"/>
                <w:iCs w:val="0"/>
                <w:snapToGrid w:val="0"/>
                <w:color w:val="000000"/>
                <w:szCs w:val="24"/>
                <w:highlight w:val="none"/>
              </w:rPr>
              <w:t>分离胶或不抗凝</w:t>
            </w:r>
          </w:p>
        </w:tc>
        <w:tc>
          <w:tcPr>
            <w:tcW w:w="1443" w:type="pct"/>
            <w:vAlign w:val="center"/>
          </w:tcPr>
          <w:p w14:paraId="297F7A94">
            <w:pPr>
              <w:spacing w:line="240" w:lineRule="auto"/>
              <w:jc w:val="left"/>
              <w:rPr>
                <w:bCs/>
                <w:i w:val="0"/>
                <w:iCs w:val="0"/>
                <w:snapToGrid w:val="0"/>
                <w:color w:val="000000"/>
                <w:szCs w:val="24"/>
                <w:highlight w:val="none"/>
              </w:rPr>
            </w:pPr>
            <w:r>
              <w:rPr>
                <w:rFonts w:hint="eastAsia"/>
                <w:i w:val="0"/>
                <w:iCs w:val="0"/>
                <w:szCs w:val="24"/>
                <w:highlight w:val="none"/>
              </w:rPr>
              <w:t>分离血清，室温放置</w:t>
            </w:r>
            <w:r>
              <w:rPr>
                <w:i w:val="0"/>
                <w:iCs w:val="0"/>
                <w:szCs w:val="24"/>
                <w:highlight w:val="none"/>
              </w:rPr>
              <w:t>8</w:t>
            </w:r>
            <w:r>
              <w:rPr>
                <w:rFonts w:hint="eastAsia"/>
                <w:i w:val="0"/>
                <w:iCs w:val="0"/>
                <w:szCs w:val="24"/>
                <w:highlight w:val="none"/>
              </w:rPr>
              <w:t>小时内完成测定，剩余样品冻存备份</w:t>
            </w:r>
          </w:p>
        </w:tc>
        <w:tc>
          <w:tcPr>
            <w:tcW w:w="721" w:type="pct"/>
            <w:vAlign w:val="center"/>
          </w:tcPr>
          <w:p w14:paraId="1A8E4A2D">
            <w:pPr>
              <w:spacing w:line="240" w:lineRule="auto"/>
              <w:jc w:val="center"/>
              <w:rPr>
                <w:bCs/>
                <w:i w:val="0"/>
                <w:iCs w:val="0"/>
                <w:snapToGrid w:val="0"/>
                <w:color w:val="000000"/>
                <w:szCs w:val="24"/>
                <w:highlight w:val="none"/>
              </w:rPr>
            </w:pPr>
            <w:r>
              <w:rPr>
                <w:bCs/>
                <w:i w:val="0"/>
                <w:iCs w:val="0"/>
                <w:snapToGrid w:val="0"/>
                <w:color w:val="000000"/>
                <w:szCs w:val="24"/>
                <w:highlight w:val="none"/>
              </w:rPr>
              <w:t>3 mL</w:t>
            </w:r>
          </w:p>
        </w:tc>
      </w:tr>
      <w:tr w14:paraId="4EF2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718" w:type="pct"/>
            <w:vMerge w:val="continue"/>
            <w:vAlign w:val="center"/>
          </w:tcPr>
          <w:p w14:paraId="702E9964">
            <w:pPr>
              <w:spacing w:line="240" w:lineRule="auto"/>
              <w:jc w:val="center"/>
              <w:rPr>
                <w:bCs/>
                <w:i w:val="0"/>
                <w:iCs w:val="0"/>
                <w:color w:val="000000"/>
                <w:szCs w:val="24"/>
                <w:highlight w:val="none"/>
              </w:rPr>
            </w:pPr>
          </w:p>
        </w:tc>
        <w:tc>
          <w:tcPr>
            <w:tcW w:w="375" w:type="pct"/>
            <w:vMerge w:val="continue"/>
            <w:tcMar>
              <w:top w:w="12" w:type="dxa"/>
              <w:left w:w="108" w:type="dxa"/>
              <w:bottom w:w="0" w:type="dxa"/>
              <w:right w:w="108" w:type="dxa"/>
            </w:tcMar>
            <w:vAlign w:val="center"/>
          </w:tcPr>
          <w:p w14:paraId="46BF864B">
            <w:pPr>
              <w:spacing w:line="240" w:lineRule="auto"/>
              <w:jc w:val="center"/>
              <w:rPr>
                <w:bCs/>
                <w:i w:val="0"/>
                <w:iCs w:val="0"/>
                <w:snapToGrid w:val="0"/>
                <w:color w:val="000000"/>
                <w:szCs w:val="24"/>
                <w:highlight w:val="none"/>
              </w:rPr>
            </w:pPr>
          </w:p>
        </w:tc>
        <w:tc>
          <w:tcPr>
            <w:tcW w:w="504" w:type="pct"/>
            <w:vMerge w:val="continue"/>
            <w:tcMar>
              <w:top w:w="12" w:type="dxa"/>
              <w:left w:w="108" w:type="dxa"/>
              <w:bottom w:w="0" w:type="dxa"/>
              <w:right w:w="108" w:type="dxa"/>
            </w:tcMar>
            <w:vAlign w:val="center"/>
          </w:tcPr>
          <w:p w14:paraId="3C8FB38D">
            <w:pPr>
              <w:spacing w:line="240" w:lineRule="auto"/>
              <w:jc w:val="center"/>
              <w:rPr>
                <w:bCs/>
                <w:i w:val="0"/>
                <w:iCs w:val="0"/>
                <w:snapToGrid w:val="0"/>
                <w:color w:val="000000"/>
                <w:szCs w:val="24"/>
                <w:highlight w:val="none"/>
              </w:rPr>
            </w:pPr>
          </w:p>
        </w:tc>
        <w:tc>
          <w:tcPr>
            <w:tcW w:w="561" w:type="pct"/>
            <w:vAlign w:val="center"/>
          </w:tcPr>
          <w:p w14:paraId="6FE80CEC">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血凝</w:t>
            </w:r>
          </w:p>
        </w:tc>
        <w:tc>
          <w:tcPr>
            <w:tcW w:w="678" w:type="pct"/>
            <w:vAlign w:val="center"/>
          </w:tcPr>
          <w:p w14:paraId="3444BEBC">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枸橼酸钠</w:t>
            </w:r>
          </w:p>
        </w:tc>
        <w:tc>
          <w:tcPr>
            <w:tcW w:w="1443" w:type="pct"/>
            <w:vAlign w:val="center"/>
          </w:tcPr>
          <w:p w14:paraId="4C55F5A8">
            <w:pPr>
              <w:spacing w:line="240" w:lineRule="auto"/>
              <w:jc w:val="left"/>
              <w:rPr>
                <w:i w:val="0"/>
                <w:iCs w:val="0"/>
                <w:szCs w:val="24"/>
                <w:highlight w:val="none"/>
              </w:rPr>
            </w:pPr>
            <w:r>
              <w:rPr>
                <w:rFonts w:hint="eastAsia"/>
                <w:i w:val="0"/>
                <w:iCs w:val="0"/>
                <w:szCs w:val="24"/>
                <w:highlight w:val="none"/>
              </w:rPr>
              <w:t>分离血浆，样品室温下存放</w:t>
            </w:r>
            <w:r>
              <w:rPr>
                <w:i w:val="0"/>
                <w:iCs w:val="0"/>
                <w:szCs w:val="24"/>
                <w:highlight w:val="none"/>
              </w:rPr>
              <w:t xml:space="preserve">8 </w:t>
            </w:r>
            <w:r>
              <w:rPr>
                <w:rFonts w:hint="eastAsia"/>
                <w:i w:val="0"/>
                <w:iCs w:val="0"/>
                <w:szCs w:val="24"/>
                <w:highlight w:val="none"/>
              </w:rPr>
              <w:t>小时内完成测定</w:t>
            </w:r>
          </w:p>
        </w:tc>
        <w:tc>
          <w:tcPr>
            <w:tcW w:w="721" w:type="pct"/>
            <w:vAlign w:val="center"/>
          </w:tcPr>
          <w:p w14:paraId="18BE1330">
            <w:pPr>
              <w:spacing w:line="240" w:lineRule="auto"/>
              <w:jc w:val="center"/>
              <w:rPr>
                <w:bCs/>
                <w:i w:val="0"/>
                <w:iCs w:val="0"/>
                <w:snapToGrid w:val="0"/>
                <w:color w:val="000000"/>
                <w:szCs w:val="24"/>
                <w:highlight w:val="none"/>
              </w:rPr>
            </w:pPr>
            <w:r>
              <w:rPr>
                <w:bCs/>
                <w:i w:val="0"/>
                <w:iCs w:val="0"/>
                <w:snapToGrid w:val="0"/>
                <w:color w:val="000000"/>
                <w:szCs w:val="24"/>
                <w:highlight w:val="none"/>
              </w:rPr>
              <w:t>2 mL</w:t>
            </w:r>
          </w:p>
        </w:tc>
      </w:tr>
      <w:tr w14:paraId="230F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718" w:type="pct"/>
            <w:vMerge w:val="continue"/>
            <w:tcMar>
              <w:top w:w="12" w:type="dxa"/>
              <w:left w:w="108" w:type="dxa"/>
              <w:bottom w:w="0" w:type="dxa"/>
              <w:right w:w="108" w:type="dxa"/>
            </w:tcMar>
            <w:vAlign w:val="center"/>
          </w:tcPr>
          <w:p w14:paraId="54C1D374">
            <w:pPr>
              <w:spacing w:line="240" w:lineRule="auto"/>
              <w:jc w:val="center"/>
              <w:rPr>
                <w:bCs/>
                <w:i w:val="0"/>
                <w:iCs w:val="0"/>
                <w:color w:val="000000"/>
                <w:szCs w:val="24"/>
                <w:highlight w:val="none"/>
              </w:rPr>
            </w:pPr>
          </w:p>
        </w:tc>
        <w:tc>
          <w:tcPr>
            <w:tcW w:w="375" w:type="pct"/>
            <w:tcMar>
              <w:top w:w="12" w:type="dxa"/>
              <w:left w:w="108" w:type="dxa"/>
              <w:bottom w:w="0" w:type="dxa"/>
              <w:right w:w="108" w:type="dxa"/>
            </w:tcMar>
            <w:vAlign w:val="center"/>
          </w:tcPr>
          <w:p w14:paraId="2AD9E993">
            <w:pPr>
              <w:spacing w:line="240" w:lineRule="auto"/>
              <w:jc w:val="center"/>
              <w:rPr>
                <w:bCs/>
                <w:i w:val="0"/>
                <w:iCs w:val="0"/>
                <w:snapToGrid w:val="0"/>
                <w:color w:val="000000"/>
                <w:szCs w:val="24"/>
                <w:highlight w:val="none"/>
                <w:lang w:eastAsia="en-US"/>
              </w:rPr>
            </w:pPr>
            <w:r>
              <w:rPr>
                <w:rFonts w:hint="eastAsia"/>
                <w:i w:val="0"/>
                <w:iCs w:val="0"/>
                <w:color w:val="000000"/>
                <w:szCs w:val="24"/>
                <w:highlight w:val="none"/>
              </w:rPr>
              <w:t>尿液</w:t>
            </w:r>
          </w:p>
        </w:tc>
        <w:tc>
          <w:tcPr>
            <w:tcW w:w="504" w:type="pct"/>
            <w:vMerge w:val="continue"/>
            <w:tcMar>
              <w:top w:w="12" w:type="dxa"/>
              <w:left w:w="108" w:type="dxa"/>
              <w:bottom w:w="0" w:type="dxa"/>
              <w:right w:w="108" w:type="dxa"/>
            </w:tcMar>
            <w:vAlign w:val="center"/>
          </w:tcPr>
          <w:p w14:paraId="04E27D7B">
            <w:pPr>
              <w:spacing w:line="240" w:lineRule="auto"/>
              <w:jc w:val="center"/>
              <w:rPr>
                <w:bCs/>
                <w:i w:val="0"/>
                <w:iCs w:val="0"/>
                <w:snapToGrid w:val="0"/>
                <w:color w:val="000000"/>
                <w:szCs w:val="24"/>
                <w:highlight w:val="none"/>
              </w:rPr>
            </w:pPr>
          </w:p>
        </w:tc>
        <w:tc>
          <w:tcPr>
            <w:tcW w:w="561" w:type="pct"/>
            <w:vAlign w:val="center"/>
          </w:tcPr>
          <w:p w14:paraId="7FF47953">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尿常规</w:t>
            </w:r>
          </w:p>
        </w:tc>
        <w:tc>
          <w:tcPr>
            <w:tcW w:w="678" w:type="pct"/>
            <w:vAlign w:val="center"/>
          </w:tcPr>
          <w:p w14:paraId="60DF5458">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代谢笼</w:t>
            </w:r>
            <w:r>
              <w:rPr>
                <w:bCs/>
                <w:i w:val="0"/>
                <w:iCs w:val="0"/>
                <w:snapToGrid w:val="0"/>
                <w:color w:val="000000"/>
                <w:szCs w:val="24"/>
                <w:highlight w:val="none"/>
              </w:rPr>
              <w:t>/</w:t>
            </w:r>
            <w:r>
              <w:rPr>
                <w:rFonts w:hint="eastAsia"/>
                <w:bCs/>
                <w:i w:val="0"/>
                <w:iCs w:val="0"/>
                <w:snapToGrid w:val="0"/>
                <w:color w:val="000000"/>
                <w:szCs w:val="24"/>
                <w:highlight w:val="none"/>
              </w:rPr>
              <w:t>底盘</w:t>
            </w:r>
          </w:p>
        </w:tc>
        <w:tc>
          <w:tcPr>
            <w:tcW w:w="1443" w:type="pct"/>
            <w:vAlign w:val="center"/>
          </w:tcPr>
          <w:p w14:paraId="72B3A316">
            <w:pPr>
              <w:spacing w:line="240" w:lineRule="auto"/>
              <w:jc w:val="left"/>
              <w:rPr>
                <w:i w:val="0"/>
                <w:iCs w:val="0"/>
                <w:szCs w:val="24"/>
                <w:highlight w:val="none"/>
              </w:rPr>
            </w:pPr>
            <w:r>
              <w:rPr>
                <w:rFonts w:hint="eastAsia"/>
                <w:i w:val="0"/>
                <w:iCs w:val="0"/>
                <w:szCs w:val="24"/>
                <w:highlight w:val="none"/>
              </w:rPr>
              <w:t>未能从底盘采集尿液，可解剖前自动物膀胱直接取样测定</w:t>
            </w:r>
          </w:p>
        </w:tc>
        <w:tc>
          <w:tcPr>
            <w:tcW w:w="721" w:type="pct"/>
            <w:vAlign w:val="center"/>
          </w:tcPr>
          <w:p w14:paraId="70846B24">
            <w:pPr>
              <w:spacing w:line="240" w:lineRule="auto"/>
              <w:jc w:val="center"/>
              <w:rPr>
                <w:bCs/>
                <w:i w:val="0"/>
                <w:iCs w:val="0"/>
                <w:snapToGrid w:val="0"/>
                <w:color w:val="000000"/>
                <w:szCs w:val="24"/>
                <w:highlight w:val="none"/>
              </w:rPr>
            </w:pPr>
            <w:r>
              <w:rPr>
                <w:bCs/>
                <w:i w:val="0"/>
                <w:iCs w:val="0"/>
                <w:snapToGrid w:val="0"/>
                <w:color w:val="000000"/>
                <w:szCs w:val="24"/>
                <w:highlight w:val="none"/>
              </w:rPr>
              <w:t>&gt;3 mL</w:t>
            </w:r>
          </w:p>
        </w:tc>
      </w:tr>
      <w:tr w14:paraId="6AD2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718" w:type="pct"/>
            <w:tcMar>
              <w:top w:w="12" w:type="dxa"/>
              <w:left w:w="108" w:type="dxa"/>
              <w:bottom w:w="0" w:type="dxa"/>
              <w:right w:w="108" w:type="dxa"/>
            </w:tcMar>
            <w:vAlign w:val="center"/>
          </w:tcPr>
          <w:p w14:paraId="18C4720C">
            <w:pPr>
              <w:spacing w:line="240" w:lineRule="auto"/>
              <w:jc w:val="center"/>
              <w:rPr>
                <w:bCs/>
                <w:i w:val="0"/>
                <w:iCs w:val="0"/>
                <w:color w:val="000000"/>
                <w:szCs w:val="24"/>
                <w:highlight w:val="none"/>
              </w:rPr>
            </w:pPr>
          </w:p>
        </w:tc>
        <w:tc>
          <w:tcPr>
            <w:tcW w:w="375" w:type="pct"/>
            <w:tcMar>
              <w:top w:w="12" w:type="dxa"/>
              <w:left w:w="108" w:type="dxa"/>
              <w:bottom w:w="0" w:type="dxa"/>
              <w:right w:w="108" w:type="dxa"/>
            </w:tcMar>
            <w:vAlign w:val="center"/>
          </w:tcPr>
          <w:p w14:paraId="4357FE24">
            <w:pPr>
              <w:spacing w:line="240" w:lineRule="auto"/>
              <w:jc w:val="center"/>
              <w:rPr>
                <w:i w:val="0"/>
                <w:iCs w:val="0"/>
                <w:color w:val="000000"/>
                <w:szCs w:val="24"/>
                <w:highlight w:val="none"/>
              </w:rPr>
            </w:pPr>
            <w:r>
              <w:rPr>
                <w:rFonts w:hint="eastAsia"/>
                <w:i w:val="0"/>
                <w:iCs w:val="0"/>
                <w:color w:val="000000"/>
                <w:szCs w:val="24"/>
                <w:highlight w:val="none"/>
              </w:rPr>
              <w:t>粪便</w:t>
            </w:r>
          </w:p>
        </w:tc>
        <w:tc>
          <w:tcPr>
            <w:tcW w:w="504" w:type="pct"/>
            <w:tcMar>
              <w:top w:w="12" w:type="dxa"/>
              <w:left w:w="108" w:type="dxa"/>
              <w:bottom w:w="0" w:type="dxa"/>
              <w:right w:w="108" w:type="dxa"/>
            </w:tcMar>
            <w:vAlign w:val="center"/>
          </w:tcPr>
          <w:p w14:paraId="21BD855E">
            <w:pPr>
              <w:spacing w:line="240" w:lineRule="auto"/>
              <w:jc w:val="center"/>
              <w:rPr>
                <w:bCs/>
                <w:i w:val="0"/>
                <w:iCs w:val="0"/>
                <w:snapToGrid w:val="0"/>
                <w:color w:val="000000"/>
                <w:szCs w:val="24"/>
                <w:highlight w:val="none"/>
              </w:rPr>
            </w:pPr>
          </w:p>
        </w:tc>
        <w:tc>
          <w:tcPr>
            <w:tcW w:w="561" w:type="pct"/>
            <w:vAlign w:val="center"/>
          </w:tcPr>
          <w:p w14:paraId="7EB23C43">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粪便常规</w:t>
            </w:r>
          </w:p>
        </w:tc>
        <w:tc>
          <w:tcPr>
            <w:tcW w:w="678" w:type="pct"/>
            <w:vAlign w:val="center"/>
          </w:tcPr>
          <w:p w14:paraId="16BEE3BB">
            <w:pPr>
              <w:spacing w:line="240" w:lineRule="auto"/>
              <w:jc w:val="center"/>
              <w:rPr>
                <w:bCs/>
                <w:i w:val="0"/>
                <w:iCs w:val="0"/>
                <w:snapToGrid w:val="0"/>
                <w:color w:val="000000"/>
                <w:szCs w:val="24"/>
                <w:highlight w:val="none"/>
              </w:rPr>
            </w:pPr>
            <w:r>
              <w:rPr>
                <w:rFonts w:hint="eastAsia"/>
                <w:bCs/>
                <w:i w:val="0"/>
                <w:iCs w:val="0"/>
                <w:snapToGrid w:val="0"/>
                <w:color w:val="000000"/>
                <w:szCs w:val="24"/>
                <w:highlight w:val="none"/>
              </w:rPr>
              <w:t>饲养笼或底盘采集</w:t>
            </w:r>
          </w:p>
        </w:tc>
        <w:tc>
          <w:tcPr>
            <w:tcW w:w="1443" w:type="pct"/>
            <w:vAlign w:val="center"/>
          </w:tcPr>
          <w:p w14:paraId="34334D7C">
            <w:pPr>
              <w:spacing w:line="240" w:lineRule="auto"/>
              <w:jc w:val="left"/>
              <w:rPr>
                <w:i w:val="0"/>
                <w:iCs w:val="0"/>
                <w:szCs w:val="24"/>
                <w:highlight w:val="none"/>
              </w:rPr>
            </w:pPr>
            <w:r>
              <w:rPr>
                <w:rFonts w:hint="eastAsia"/>
                <w:i w:val="0"/>
                <w:iCs w:val="0"/>
                <w:szCs w:val="24"/>
                <w:highlight w:val="none"/>
              </w:rPr>
              <w:t>粪便样本采集后室温暂存，</w:t>
            </w:r>
            <w:r>
              <w:rPr>
                <w:i w:val="0"/>
                <w:iCs w:val="0"/>
                <w:szCs w:val="24"/>
                <w:highlight w:val="none"/>
              </w:rPr>
              <w:t>8</w:t>
            </w:r>
            <w:r>
              <w:rPr>
                <w:rFonts w:hint="eastAsia"/>
                <w:i w:val="0"/>
                <w:iCs w:val="0"/>
                <w:szCs w:val="24"/>
                <w:highlight w:val="none"/>
              </w:rPr>
              <w:t>小时内完成测定</w:t>
            </w:r>
          </w:p>
        </w:tc>
        <w:tc>
          <w:tcPr>
            <w:tcW w:w="721" w:type="pct"/>
            <w:vAlign w:val="center"/>
          </w:tcPr>
          <w:p w14:paraId="2F304BA4">
            <w:pPr>
              <w:spacing w:line="240" w:lineRule="auto"/>
              <w:jc w:val="center"/>
              <w:rPr>
                <w:bCs/>
                <w:i w:val="0"/>
                <w:iCs w:val="0"/>
                <w:snapToGrid w:val="0"/>
                <w:color w:val="000000"/>
                <w:szCs w:val="24"/>
                <w:highlight w:val="none"/>
              </w:rPr>
            </w:pPr>
            <w:r>
              <w:rPr>
                <w:bCs/>
                <w:i w:val="0"/>
                <w:iCs w:val="0"/>
                <w:snapToGrid w:val="0"/>
                <w:color w:val="000000"/>
                <w:szCs w:val="24"/>
                <w:highlight w:val="none"/>
              </w:rPr>
              <w:t>&gt;1g</w:t>
            </w:r>
          </w:p>
        </w:tc>
      </w:tr>
    </w:tbl>
    <w:p w14:paraId="7C850952">
      <w:pPr>
        <w:ind w:firstLine="480" w:firstLineChars="200"/>
        <w:rPr>
          <w:rFonts w:eastAsiaTheme="minorEastAsia"/>
          <w:i w:val="0"/>
          <w:iCs w:val="0"/>
        </w:rPr>
      </w:pPr>
    </w:p>
    <w:p w14:paraId="5267ABCA">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w:t>
      </w:r>
      <w:r>
        <w:rPr>
          <w:rFonts w:hint="eastAsia" w:cs="Times New Roman" w:eastAsiaTheme="minorEastAsia"/>
          <w:b/>
          <w:i w:val="0"/>
          <w:iCs w:val="0"/>
          <w:kern w:val="0"/>
          <w:sz w:val="24"/>
          <w:szCs w:val="24"/>
          <w:lang w:val="en-US" w:eastAsia="zh-CN" w:bidi="ar-SA"/>
        </w:rPr>
        <w:t>9</w:t>
      </w:r>
      <w:r>
        <w:rPr>
          <w:rFonts w:hint="default" w:ascii="Times New Roman" w:hAnsi="Times New Roman" w:cs="Times New Roman" w:eastAsiaTheme="minorEastAsia"/>
          <w:b/>
          <w:i w:val="0"/>
          <w:iCs w:val="0"/>
          <w:kern w:val="0"/>
          <w:sz w:val="24"/>
          <w:szCs w:val="24"/>
          <w:lang w:val="en-CA" w:eastAsia="en-US" w:bidi="ar-SA"/>
        </w:rPr>
        <w:t>.1</w:t>
      </w:r>
      <w:r>
        <w:rPr>
          <w:rFonts w:hint="eastAsia" w:cs="Times New Roman" w:eastAsiaTheme="minorEastAsia"/>
          <w:i w:val="0"/>
          <w:iCs w:val="0"/>
          <w:lang w:eastAsia="zh-CN"/>
        </w:rPr>
        <w:t>血液学检查</w:t>
      </w:r>
    </w:p>
    <w:p w14:paraId="7D7FB60E">
      <w:pPr>
        <w:ind w:firstLine="480" w:firstLineChars="200"/>
        <w:rPr>
          <w:rFonts w:eastAsiaTheme="minorEastAsia"/>
          <w:b/>
          <w:i w:val="0"/>
          <w:iCs w:val="0"/>
        </w:rPr>
      </w:pPr>
      <w:r>
        <w:rPr>
          <w:rFonts w:eastAsiaTheme="minorEastAsia"/>
          <w:i w:val="0"/>
          <w:iCs w:val="0"/>
        </w:rPr>
        <w:t>具体测定项目及测定方法见</w:t>
      </w:r>
      <w:r>
        <w:rPr>
          <w:rFonts w:eastAsiaTheme="minorEastAsia"/>
          <w:i w:val="0"/>
          <w:iCs w:val="0"/>
          <w:color w:val="0000FF"/>
        </w:rPr>
        <w:fldChar w:fldCharType="begin"/>
      </w:r>
      <w:r>
        <w:rPr>
          <w:rFonts w:eastAsiaTheme="minorEastAsia"/>
          <w:i w:val="0"/>
          <w:iCs w:val="0"/>
          <w:color w:val="0000FF"/>
        </w:rPr>
        <w:instrText xml:space="preserve"> REF _Ref109559084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7</w:t>
      </w:r>
      <w:r>
        <w:rPr>
          <w:rFonts w:eastAsiaTheme="minorEastAsia"/>
          <w:i w:val="0"/>
          <w:iCs w:val="0"/>
          <w:color w:val="0000FF"/>
        </w:rPr>
        <w:fldChar w:fldCharType="end"/>
      </w:r>
      <w:r>
        <w:rPr>
          <w:rFonts w:eastAsiaTheme="minorEastAsia"/>
          <w:i w:val="0"/>
          <w:iCs w:val="0"/>
        </w:rPr>
        <w:t>。</w:t>
      </w:r>
    </w:p>
    <w:p w14:paraId="27782D40">
      <w:pPr>
        <w:pStyle w:val="22"/>
        <w:jc w:val="center"/>
        <w:rPr>
          <w:rFonts w:cs="Times New Roman" w:eastAsiaTheme="minorEastAsia"/>
          <w:i w:val="0"/>
          <w:iCs w:val="0"/>
          <w:color w:val="000000"/>
        </w:rPr>
      </w:pPr>
      <w:bookmarkStart w:id="528" w:name="_Ref109559084"/>
      <w:bookmarkStart w:id="529" w:name="_Toc110270612"/>
      <w:bookmarkStart w:id="530" w:name="_Toc112851966"/>
      <w:bookmarkStart w:id="531" w:name="_Toc126237440"/>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7</w:t>
      </w:r>
      <w:r>
        <w:rPr>
          <w:rFonts w:cs="Times New Roman" w:eastAsiaTheme="minorEastAsia"/>
          <w:i w:val="0"/>
          <w:iCs w:val="0"/>
          <w:szCs w:val="24"/>
        </w:rPr>
        <w:fldChar w:fldCharType="end"/>
      </w:r>
      <w:bookmarkEnd w:id="528"/>
      <w:r>
        <w:rPr>
          <w:rFonts w:hint="eastAsia" w:cs="Times New Roman" w:eastAsiaTheme="minorEastAsia"/>
          <w:i w:val="0"/>
          <w:iCs w:val="0"/>
          <w:szCs w:val="24"/>
        </w:rPr>
        <w:t xml:space="preserve"> 血液学检测</w:t>
      </w:r>
      <w:bookmarkEnd w:id="529"/>
      <w:bookmarkEnd w:id="530"/>
      <w:bookmarkEnd w:id="531"/>
      <w:r>
        <w:rPr>
          <w:rFonts w:cs="Times New Roman" w:eastAsiaTheme="minorEastAsia"/>
          <w:i w:val="0"/>
          <w:iCs w:val="0"/>
          <w:color w:val="000000"/>
        </w:rPr>
        <w:t xml:space="preserve"> </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gridCol w:w="1417"/>
        <w:gridCol w:w="3793"/>
      </w:tblGrid>
      <w:tr w14:paraId="4113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95" w:type="pct"/>
            <w:vAlign w:val="center"/>
          </w:tcPr>
          <w:p w14:paraId="486CB4F6">
            <w:pPr>
              <w:pStyle w:val="540"/>
              <w:rPr>
                <w:rFonts w:eastAsiaTheme="minorEastAsia"/>
                <w:b/>
                <w:i w:val="0"/>
                <w:iCs w:val="0"/>
              </w:rPr>
            </w:pPr>
            <w:r>
              <w:rPr>
                <w:rFonts w:hint="eastAsia" w:eastAsiaTheme="minorEastAsia"/>
                <w:b/>
                <w:i w:val="0"/>
                <w:iCs w:val="0"/>
              </w:rPr>
              <w:t>测定项目</w:t>
            </w:r>
          </w:p>
        </w:tc>
        <w:tc>
          <w:tcPr>
            <w:tcW w:w="763" w:type="pct"/>
            <w:vAlign w:val="center"/>
          </w:tcPr>
          <w:p w14:paraId="0D670A80">
            <w:pPr>
              <w:pStyle w:val="540"/>
              <w:rPr>
                <w:rFonts w:eastAsiaTheme="minorEastAsia"/>
                <w:b/>
                <w:i w:val="0"/>
                <w:iCs w:val="0"/>
              </w:rPr>
            </w:pPr>
            <w:r>
              <w:rPr>
                <w:rFonts w:hint="eastAsia" w:eastAsiaTheme="minorEastAsia"/>
                <w:b/>
                <w:i w:val="0"/>
                <w:iCs w:val="0"/>
              </w:rPr>
              <w:t>单位</w:t>
            </w:r>
          </w:p>
        </w:tc>
        <w:tc>
          <w:tcPr>
            <w:tcW w:w="2042" w:type="pct"/>
            <w:vAlign w:val="center"/>
          </w:tcPr>
          <w:p w14:paraId="450A8EC4">
            <w:pPr>
              <w:pStyle w:val="540"/>
              <w:rPr>
                <w:rFonts w:eastAsiaTheme="minorEastAsia"/>
                <w:b/>
                <w:i w:val="0"/>
                <w:iCs w:val="0"/>
              </w:rPr>
            </w:pPr>
            <w:r>
              <w:rPr>
                <w:rFonts w:hint="eastAsia" w:eastAsiaTheme="minorEastAsia"/>
                <w:b/>
                <w:i w:val="0"/>
                <w:iCs w:val="0"/>
              </w:rPr>
              <w:t>测定方法</w:t>
            </w:r>
          </w:p>
        </w:tc>
      </w:tr>
      <w:tr w14:paraId="6875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2FA74E6B">
            <w:pPr>
              <w:pStyle w:val="540"/>
              <w:rPr>
                <w:rFonts w:eastAsiaTheme="minorEastAsia"/>
                <w:i w:val="0"/>
                <w:iCs w:val="0"/>
              </w:rPr>
            </w:pPr>
            <w:r>
              <w:rPr>
                <w:rFonts w:hint="eastAsia" w:eastAsiaTheme="minorEastAsia"/>
                <w:i w:val="0"/>
                <w:iCs w:val="0"/>
              </w:rPr>
              <w:t>红细胞计数（</w:t>
            </w:r>
            <w:r>
              <w:rPr>
                <w:rFonts w:eastAsiaTheme="minorEastAsia"/>
                <w:i w:val="0"/>
                <w:iCs w:val="0"/>
              </w:rPr>
              <w:t>RBC</w:t>
            </w:r>
            <w:r>
              <w:rPr>
                <w:rFonts w:hint="eastAsia" w:eastAsiaTheme="minorEastAsia"/>
                <w:i w:val="0"/>
                <w:iCs w:val="0"/>
              </w:rPr>
              <w:t>）</w:t>
            </w:r>
          </w:p>
        </w:tc>
        <w:tc>
          <w:tcPr>
            <w:tcW w:w="763" w:type="pct"/>
            <w:vAlign w:val="center"/>
          </w:tcPr>
          <w:p w14:paraId="40783CAE">
            <w:pPr>
              <w:pStyle w:val="540"/>
              <w:rPr>
                <w:rFonts w:eastAsiaTheme="minorEastAsia"/>
                <w:i w:val="0"/>
                <w:iCs w:val="0"/>
              </w:rPr>
            </w:pPr>
            <w:r>
              <w:rPr>
                <w:rFonts w:eastAsiaTheme="minorEastAsia"/>
                <w:i w:val="0"/>
                <w:iCs w:val="0"/>
              </w:rPr>
              <w:t>×10</w:t>
            </w:r>
            <w:r>
              <w:rPr>
                <w:rFonts w:eastAsiaTheme="minorEastAsia"/>
                <w:i w:val="0"/>
                <w:iCs w:val="0"/>
                <w:vertAlign w:val="superscript"/>
              </w:rPr>
              <w:t>12</w:t>
            </w:r>
            <w:r>
              <w:rPr>
                <w:rFonts w:eastAsiaTheme="minorEastAsia"/>
                <w:i w:val="0"/>
                <w:iCs w:val="0"/>
              </w:rPr>
              <w:t>/L</w:t>
            </w:r>
          </w:p>
        </w:tc>
        <w:tc>
          <w:tcPr>
            <w:tcW w:w="2042" w:type="pct"/>
            <w:vAlign w:val="center"/>
          </w:tcPr>
          <w:p w14:paraId="5FBCC8EF">
            <w:pPr>
              <w:pStyle w:val="540"/>
              <w:rPr>
                <w:rFonts w:eastAsiaTheme="minorEastAsia"/>
                <w:i w:val="0"/>
                <w:iCs w:val="0"/>
              </w:rPr>
            </w:pPr>
            <w:r>
              <w:rPr>
                <w:rFonts w:hint="eastAsia" w:eastAsiaTheme="minorEastAsia"/>
                <w:i w:val="0"/>
                <w:iCs w:val="0"/>
              </w:rPr>
              <w:t>鞘流直流电阻抗法</w:t>
            </w:r>
          </w:p>
        </w:tc>
      </w:tr>
      <w:tr w14:paraId="1F7E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79A321E6">
            <w:pPr>
              <w:pStyle w:val="540"/>
              <w:rPr>
                <w:rFonts w:eastAsiaTheme="minorEastAsia"/>
                <w:i w:val="0"/>
                <w:iCs w:val="0"/>
              </w:rPr>
            </w:pPr>
            <w:r>
              <w:rPr>
                <w:rFonts w:hint="eastAsia" w:eastAsiaTheme="minorEastAsia"/>
                <w:i w:val="0"/>
                <w:iCs w:val="0"/>
              </w:rPr>
              <w:t>血红蛋白（</w:t>
            </w:r>
            <w:r>
              <w:rPr>
                <w:rFonts w:eastAsiaTheme="minorEastAsia"/>
                <w:i w:val="0"/>
                <w:iCs w:val="0"/>
              </w:rPr>
              <w:t>HGB</w:t>
            </w:r>
            <w:r>
              <w:rPr>
                <w:rFonts w:hint="eastAsia" w:eastAsiaTheme="minorEastAsia"/>
                <w:i w:val="0"/>
                <w:iCs w:val="0"/>
              </w:rPr>
              <w:t>）</w:t>
            </w:r>
          </w:p>
        </w:tc>
        <w:tc>
          <w:tcPr>
            <w:tcW w:w="763" w:type="pct"/>
            <w:vAlign w:val="center"/>
          </w:tcPr>
          <w:p w14:paraId="02586BD8">
            <w:pPr>
              <w:pStyle w:val="540"/>
              <w:rPr>
                <w:rFonts w:eastAsiaTheme="minorEastAsia"/>
                <w:i w:val="0"/>
                <w:iCs w:val="0"/>
              </w:rPr>
            </w:pPr>
            <w:r>
              <w:rPr>
                <w:rFonts w:eastAsiaTheme="minorEastAsia"/>
                <w:i w:val="0"/>
                <w:iCs w:val="0"/>
              </w:rPr>
              <w:t>g/L</w:t>
            </w:r>
          </w:p>
        </w:tc>
        <w:tc>
          <w:tcPr>
            <w:tcW w:w="2042" w:type="pct"/>
            <w:vAlign w:val="center"/>
          </w:tcPr>
          <w:p w14:paraId="152DF78B">
            <w:pPr>
              <w:pStyle w:val="540"/>
              <w:rPr>
                <w:rFonts w:eastAsiaTheme="minorEastAsia"/>
                <w:i w:val="0"/>
                <w:iCs w:val="0"/>
              </w:rPr>
            </w:pPr>
            <w:r>
              <w:rPr>
                <w:rFonts w:eastAsiaTheme="minorEastAsia"/>
                <w:i w:val="0"/>
                <w:iCs w:val="0"/>
              </w:rPr>
              <w:t>SLS-</w:t>
            </w:r>
            <w:r>
              <w:rPr>
                <w:rFonts w:hint="eastAsia" w:eastAsiaTheme="minorEastAsia"/>
                <w:i w:val="0"/>
                <w:iCs w:val="0"/>
              </w:rPr>
              <w:t>血红蛋白测定法</w:t>
            </w:r>
          </w:p>
        </w:tc>
      </w:tr>
      <w:tr w14:paraId="43FC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488BE243">
            <w:pPr>
              <w:pStyle w:val="540"/>
              <w:rPr>
                <w:rFonts w:eastAsiaTheme="minorEastAsia"/>
                <w:i w:val="0"/>
                <w:iCs w:val="0"/>
              </w:rPr>
            </w:pPr>
            <w:r>
              <w:rPr>
                <w:rFonts w:hint="eastAsia" w:eastAsiaTheme="minorEastAsia"/>
                <w:i w:val="0"/>
                <w:iCs w:val="0"/>
              </w:rPr>
              <w:t>红细胞容积（</w:t>
            </w:r>
            <w:r>
              <w:rPr>
                <w:rFonts w:eastAsiaTheme="minorEastAsia"/>
                <w:i w:val="0"/>
                <w:iCs w:val="0"/>
              </w:rPr>
              <w:t>HCT</w:t>
            </w:r>
            <w:r>
              <w:rPr>
                <w:rFonts w:hint="eastAsia" w:eastAsiaTheme="minorEastAsia"/>
                <w:i w:val="0"/>
                <w:iCs w:val="0"/>
              </w:rPr>
              <w:t>）</w:t>
            </w:r>
          </w:p>
        </w:tc>
        <w:tc>
          <w:tcPr>
            <w:tcW w:w="763" w:type="pct"/>
            <w:vAlign w:val="center"/>
          </w:tcPr>
          <w:p w14:paraId="39740A78">
            <w:pPr>
              <w:pStyle w:val="540"/>
              <w:rPr>
                <w:rFonts w:eastAsiaTheme="minorEastAsia"/>
                <w:i w:val="0"/>
                <w:iCs w:val="0"/>
              </w:rPr>
            </w:pPr>
            <w:r>
              <w:rPr>
                <w:rFonts w:eastAsiaTheme="minorEastAsia"/>
                <w:i w:val="0"/>
                <w:iCs w:val="0"/>
              </w:rPr>
              <w:t>%</w:t>
            </w:r>
          </w:p>
        </w:tc>
        <w:tc>
          <w:tcPr>
            <w:tcW w:w="2042" w:type="pct"/>
            <w:vAlign w:val="center"/>
          </w:tcPr>
          <w:p w14:paraId="33C2672D">
            <w:pPr>
              <w:pStyle w:val="540"/>
              <w:rPr>
                <w:rFonts w:eastAsiaTheme="minorEastAsia"/>
                <w:i w:val="0"/>
                <w:iCs w:val="0"/>
              </w:rPr>
            </w:pPr>
            <w:r>
              <w:rPr>
                <w:rFonts w:hint="eastAsia" w:eastAsiaTheme="minorEastAsia"/>
                <w:i w:val="0"/>
                <w:iCs w:val="0"/>
              </w:rPr>
              <w:t>鞘流直流电阻抗法</w:t>
            </w:r>
          </w:p>
        </w:tc>
      </w:tr>
      <w:tr w14:paraId="15DD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58D283C0">
            <w:pPr>
              <w:pStyle w:val="540"/>
              <w:rPr>
                <w:rFonts w:eastAsiaTheme="minorEastAsia"/>
                <w:i w:val="0"/>
                <w:iCs w:val="0"/>
              </w:rPr>
            </w:pPr>
            <w:r>
              <w:rPr>
                <w:rFonts w:hint="eastAsia" w:eastAsiaTheme="minorEastAsia"/>
                <w:i w:val="0"/>
                <w:iCs w:val="0"/>
              </w:rPr>
              <w:t>平均红细胞体积（</w:t>
            </w:r>
            <w:r>
              <w:rPr>
                <w:rFonts w:eastAsiaTheme="minorEastAsia"/>
                <w:i w:val="0"/>
                <w:iCs w:val="0"/>
              </w:rPr>
              <w:t>MCV</w:t>
            </w:r>
            <w:r>
              <w:rPr>
                <w:rFonts w:hint="eastAsia" w:eastAsiaTheme="minorEastAsia"/>
                <w:i w:val="0"/>
                <w:iCs w:val="0"/>
              </w:rPr>
              <w:t>）</w:t>
            </w:r>
          </w:p>
        </w:tc>
        <w:tc>
          <w:tcPr>
            <w:tcW w:w="763" w:type="pct"/>
            <w:vAlign w:val="center"/>
          </w:tcPr>
          <w:p w14:paraId="1F154CC5">
            <w:pPr>
              <w:pStyle w:val="540"/>
              <w:rPr>
                <w:rFonts w:eastAsiaTheme="minorEastAsia"/>
                <w:i w:val="0"/>
                <w:iCs w:val="0"/>
              </w:rPr>
            </w:pPr>
            <w:r>
              <w:rPr>
                <w:rFonts w:eastAsiaTheme="minorEastAsia"/>
                <w:i w:val="0"/>
                <w:iCs w:val="0"/>
              </w:rPr>
              <w:t>fL</w:t>
            </w:r>
          </w:p>
        </w:tc>
        <w:tc>
          <w:tcPr>
            <w:tcW w:w="2042" w:type="pct"/>
            <w:vAlign w:val="center"/>
          </w:tcPr>
          <w:p w14:paraId="0F2EEA40">
            <w:pPr>
              <w:pStyle w:val="540"/>
              <w:rPr>
                <w:rFonts w:eastAsiaTheme="minorEastAsia"/>
                <w:i w:val="0"/>
                <w:iCs w:val="0"/>
              </w:rPr>
            </w:pPr>
            <w:r>
              <w:rPr>
                <w:rFonts w:hint="eastAsia" w:eastAsiaTheme="minorEastAsia"/>
                <w:i w:val="0"/>
                <w:iCs w:val="0"/>
              </w:rPr>
              <w:t>鞘流直流电阻抗法</w:t>
            </w:r>
          </w:p>
        </w:tc>
      </w:tr>
      <w:tr w14:paraId="71B1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66EF0091">
            <w:pPr>
              <w:pStyle w:val="540"/>
              <w:rPr>
                <w:rFonts w:eastAsiaTheme="minorEastAsia"/>
                <w:i w:val="0"/>
                <w:iCs w:val="0"/>
              </w:rPr>
            </w:pPr>
            <w:r>
              <w:rPr>
                <w:rFonts w:hint="eastAsia" w:eastAsiaTheme="minorEastAsia"/>
                <w:i w:val="0"/>
                <w:iCs w:val="0"/>
              </w:rPr>
              <w:t>平均红细胞血红蛋白含量（</w:t>
            </w:r>
            <w:r>
              <w:rPr>
                <w:rFonts w:eastAsiaTheme="minorEastAsia"/>
                <w:i w:val="0"/>
                <w:iCs w:val="0"/>
              </w:rPr>
              <w:t>MCH</w:t>
            </w:r>
            <w:r>
              <w:rPr>
                <w:rFonts w:hint="eastAsia" w:eastAsiaTheme="minorEastAsia"/>
                <w:i w:val="0"/>
                <w:iCs w:val="0"/>
              </w:rPr>
              <w:t>）</w:t>
            </w:r>
          </w:p>
        </w:tc>
        <w:tc>
          <w:tcPr>
            <w:tcW w:w="763" w:type="pct"/>
            <w:vAlign w:val="center"/>
          </w:tcPr>
          <w:p w14:paraId="79F5A632">
            <w:pPr>
              <w:pStyle w:val="540"/>
              <w:rPr>
                <w:rFonts w:eastAsiaTheme="minorEastAsia"/>
                <w:i w:val="0"/>
                <w:iCs w:val="0"/>
              </w:rPr>
            </w:pPr>
            <w:r>
              <w:rPr>
                <w:rFonts w:eastAsiaTheme="minorEastAsia"/>
                <w:i w:val="0"/>
                <w:iCs w:val="0"/>
              </w:rPr>
              <w:t>pg</w:t>
            </w:r>
          </w:p>
        </w:tc>
        <w:tc>
          <w:tcPr>
            <w:tcW w:w="2042" w:type="pct"/>
            <w:vAlign w:val="center"/>
          </w:tcPr>
          <w:p w14:paraId="5FF5BF1A">
            <w:pPr>
              <w:pStyle w:val="540"/>
              <w:rPr>
                <w:rFonts w:eastAsiaTheme="minorEastAsia"/>
                <w:i w:val="0"/>
                <w:iCs w:val="0"/>
              </w:rPr>
            </w:pPr>
            <w:r>
              <w:rPr>
                <w:rFonts w:hint="eastAsia" w:eastAsiaTheme="minorEastAsia"/>
                <w:i w:val="0"/>
                <w:iCs w:val="0"/>
              </w:rPr>
              <w:t>根据</w:t>
            </w:r>
            <w:r>
              <w:rPr>
                <w:rFonts w:eastAsiaTheme="minorEastAsia"/>
                <w:i w:val="0"/>
                <w:iCs w:val="0"/>
              </w:rPr>
              <w:t>RBC</w:t>
            </w:r>
            <w:r>
              <w:rPr>
                <w:rFonts w:hint="eastAsia" w:eastAsiaTheme="minorEastAsia"/>
                <w:i w:val="0"/>
                <w:iCs w:val="0"/>
              </w:rPr>
              <w:t>、</w:t>
            </w:r>
            <w:r>
              <w:rPr>
                <w:rFonts w:eastAsiaTheme="minorEastAsia"/>
                <w:i w:val="0"/>
                <w:iCs w:val="0"/>
              </w:rPr>
              <w:t>HCT</w:t>
            </w:r>
            <w:r>
              <w:rPr>
                <w:rFonts w:hint="eastAsia" w:eastAsiaTheme="minorEastAsia"/>
                <w:i w:val="0"/>
                <w:iCs w:val="0"/>
              </w:rPr>
              <w:t>、</w:t>
            </w:r>
            <w:r>
              <w:rPr>
                <w:rFonts w:eastAsiaTheme="minorEastAsia"/>
                <w:i w:val="0"/>
                <w:iCs w:val="0"/>
              </w:rPr>
              <w:t>HGB</w:t>
            </w:r>
            <w:r>
              <w:rPr>
                <w:rFonts w:hint="eastAsia" w:eastAsiaTheme="minorEastAsia"/>
                <w:i w:val="0"/>
                <w:iCs w:val="0"/>
              </w:rPr>
              <w:t>的值算出</w:t>
            </w:r>
          </w:p>
        </w:tc>
      </w:tr>
      <w:tr w14:paraId="56FD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372BF1C6">
            <w:pPr>
              <w:pStyle w:val="540"/>
              <w:rPr>
                <w:rFonts w:eastAsiaTheme="minorEastAsia"/>
                <w:i w:val="0"/>
                <w:iCs w:val="0"/>
              </w:rPr>
            </w:pPr>
            <w:r>
              <w:rPr>
                <w:rFonts w:hint="eastAsia" w:eastAsiaTheme="minorEastAsia"/>
                <w:i w:val="0"/>
                <w:iCs w:val="0"/>
              </w:rPr>
              <w:t>平均红细胞血红蛋白浓度（</w:t>
            </w:r>
            <w:r>
              <w:rPr>
                <w:rFonts w:eastAsiaTheme="minorEastAsia"/>
                <w:i w:val="0"/>
                <w:iCs w:val="0"/>
              </w:rPr>
              <w:t>MCHC</w:t>
            </w:r>
            <w:r>
              <w:rPr>
                <w:rFonts w:hint="eastAsia" w:eastAsiaTheme="minorEastAsia"/>
                <w:i w:val="0"/>
                <w:iCs w:val="0"/>
              </w:rPr>
              <w:t>）</w:t>
            </w:r>
          </w:p>
        </w:tc>
        <w:tc>
          <w:tcPr>
            <w:tcW w:w="763" w:type="pct"/>
            <w:vAlign w:val="center"/>
          </w:tcPr>
          <w:p w14:paraId="2BE7097B">
            <w:pPr>
              <w:pStyle w:val="540"/>
              <w:rPr>
                <w:rFonts w:eastAsiaTheme="minorEastAsia"/>
                <w:i w:val="0"/>
                <w:iCs w:val="0"/>
              </w:rPr>
            </w:pPr>
            <w:r>
              <w:rPr>
                <w:rFonts w:eastAsiaTheme="minorEastAsia"/>
                <w:i w:val="0"/>
                <w:iCs w:val="0"/>
              </w:rPr>
              <w:t>g/L</w:t>
            </w:r>
          </w:p>
        </w:tc>
        <w:tc>
          <w:tcPr>
            <w:tcW w:w="2042" w:type="pct"/>
            <w:vAlign w:val="center"/>
          </w:tcPr>
          <w:p w14:paraId="59637146">
            <w:pPr>
              <w:pStyle w:val="540"/>
              <w:rPr>
                <w:rFonts w:eastAsiaTheme="minorEastAsia"/>
                <w:i w:val="0"/>
                <w:iCs w:val="0"/>
              </w:rPr>
            </w:pPr>
            <w:r>
              <w:rPr>
                <w:rFonts w:hint="eastAsia" w:eastAsiaTheme="minorEastAsia"/>
                <w:i w:val="0"/>
                <w:iCs w:val="0"/>
              </w:rPr>
              <w:t>根据</w:t>
            </w:r>
            <w:r>
              <w:rPr>
                <w:rFonts w:eastAsiaTheme="minorEastAsia"/>
                <w:i w:val="0"/>
                <w:iCs w:val="0"/>
              </w:rPr>
              <w:t>RBC</w:t>
            </w:r>
            <w:r>
              <w:rPr>
                <w:rFonts w:hint="eastAsia" w:eastAsiaTheme="minorEastAsia"/>
                <w:i w:val="0"/>
                <w:iCs w:val="0"/>
              </w:rPr>
              <w:t>、</w:t>
            </w:r>
            <w:r>
              <w:rPr>
                <w:rFonts w:eastAsiaTheme="minorEastAsia"/>
                <w:i w:val="0"/>
                <w:iCs w:val="0"/>
              </w:rPr>
              <w:t>HCT</w:t>
            </w:r>
            <w:r>
              <w:rPr>
                <w:rFonts w:hint="eastAsia" w:eastAsiaTheme="minorEastAsia"/>
                <w:i w:val="0"/>
                <w:iCs w:val="0"/>
              </w:rPr>
              <w:t>、</w:t>
            </w:r>
            <w:r>
              <w:rPr>
                <w:rFonts w:eastAsiaTheme="minorEastAsia"/>
                <w:i w:val="0"/>
                <w:iCs w:val="0"/>
              </w:rPr>
              <w:t>HGB</w:t>
            </w:r>
            <w:r>
              <w:rPr>
                <w:rFonts w:hint="eastAsia" w:eastAsiaTheme="minorEastAsia"/>
                <w:i w:val="0"/>
                <w:iCs w:val="0"/>
              </w:rPr>
              <w:t>的值算出</w:t>
            </w:r>
          </w:p>
        </w:tc>
      </w:tr>
      <w:tr w14:paraId="52EF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53C2A84E">
            <w:pPr>
              <w:pStyle w:val="540"/>
              <w:rPr>
                <w:rFonts w:eastAsiaTheme="minorEastAsia"/>
                <w:i w:val="0"/>
                <w:iCs w:val="0"/>
              </w:rPr>
            </w:pPr>
            <w:r>
              <w:rPr>
                <w:rFonts w:hint="eastAsia" w:eastAsiaTheme="minorEastAsia"/>
                <w:i w:val="0"/>
                <w:iCs w:val="0"/>
              </w:rPr>
              <w:t>网织红细胞计数及百分比（</w:t>
            </w:r>
            <w:r>
              <w:rPr>
                <w:rFonts w:eastAsiaTheme="minorEastAsia"/>
                <w:i w:val="0"/>
                <w:iCs w:val="0"/>
              </w:rPr>
              <w:t>RET/RET%</w:t>
            </w:r>
            <w:r>
              <w:rPr>
                <w:rFonts w:hint="eastAsia" w:eastAsiaTheme="minorEastAsia"/>
                <w:i w:val="0"/>
                <w:iCs w:val="0"/>
              </w:rPr>
              <w:t>）</w:t>
            </w:r>
          </w:p>
        </w:tc>
        <w:tc>
          <w:tcPr>
            <w:tcW w:w="763" w:type="pct"/>
            <w:vAlign w:val="center"/>
          </w:tcPr>
          <w:p w14:paraId="6DBF92C6">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 / %</w:t>
            </w:r>
          </w:p>
        </w:tc>
        <w:tc>
          <w:tcPr>
            <w:tcW w:w="2042" w:type="pct"/>
            <w:vAlign w:val="center"/>
          </w:tcPr>
          <w:p w14:paraId="696E98FC">
            <w:pPr>
              <w:pStyle w:val="540"/>
              <w:rPr>
                <w:rFonts w:eastAsiaTheme="minorEastAsia"/>
                <w:i w:val="0"/>
                <w:iCs w:val="0"/>
              </w:rPr>
            </w:pPr>
            <w:r>
              <w:rPr>
                <w:rFonts w:hint="eastAsia" w:eastAsiaTheme="minorEastAsia"/>
                <w:i w:val="0"/>
                <w:iCs w:val="0"/>
              </w:rPr>
              <w:t>半导体激光的流式细胞术</w:t>
            </w:r>
          </w:p>
        </w:tc>
      </w:tr>
      <w:tr w14:paraId="3D95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569D7FD7">
            <w:pPr>
              <w:pStyle w:val="540"/>
              <w:rPr>
                <w:rFonts w:eastAsiaTheme="minorEastAsia"/>
                <w:i w:val="0"/>
                <w:iCs w:val="0"/>
              </w:rPr>
            </w:pPr>
            <w:r>
              <w:rPr>
                <w:rFonts w:hint="eastAsia" w:eastAsiaTheme="minorEastAsia"/>
                <w:i w:val="0"/>
                <w:iCs w:val="0"/>
              </w:rPr>
              <w:t>白细胞计数（</w:t>
            </w:r>
            <w:r>
              <w:rPr>
                <w:rFonts w:eastAsiaTheme="minorEastAsia"/>
                <w:i w:val="0"/>
                <w:iCs w:val="0"/>
              </w:rPr>
              <w:t>WBC)</w:t>
            </w:r>
          </w:p>
        </w:tc>
        <w:tc>
          <w:tcPr>
            <w:tcW w:w="763" w:type="pct"/>
            <w:vAlign w:val="center"/>
          </w:tcPr>
          <w:p w14:paraId="733E4F2B">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w:t>
            </w:r>
          </w:p>
        </w:tc>
        <w:tc>
          <w:tcPr>
            <w:tcW w:w="2042" w:type="pct"/>
            <w:vAlign w:val="center"/>
          </w:tcPr>
          <w:p w14:paraId="38700C53">
            <w:pPr>
              <w:pStyle w:val="540"/>
              <w:rPr>
                <w:rFonts w:eastAsiaTheme="minorEastAsia"/>
                <w:i w:val="0"/>
                <w:iCs w:val="0"/>
              </w:rPr>
            </w:pPr>
            <w:r>
              <w:rPr>
                <w:rFonts w:hint="eastAsia" w:eastAsiaTheme="minorEastAsia"/>
                <w:i w:val="0"/>
                <w:iCs w:val="0"/>
              </w:rPr>
              <w:t>半导体激光的流式细胞术</w:t>
            </w:r>
          </w:p>
        </w:tc>
      </w:tr>
      <w:tr w14:paraId="1803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2D8CFB4C">
            <w:pPr>
              <w:pStyle w:val="540"/>
              <w:rPr>
                <w:rFonts w:eastAsiaTheme="minorEastAsia"/>
                <w:i w:val="0"/>
                <w:iCs w:val="0"/>
              </w:rPr>
            </w:pPr>
            <w:r>
              <w:rPr>
                <w:rFonts w:hint="eastAsia" w:eastAsiaTheme="minorEastAsia"/>
                <w:i w:val="0"/>
                <w:iCs w:val="0"/>
              </w:rPr>
              <w:t>中性粒细胞计数</w:t>
            </w:r>
            <w:r>
              <w:rPr>
                <w:rFonts w:eastAsiaTheme="minorEastAsia"/>
                <w:i w:val="0"/>
                <w:iCs w:val="0"/>
              </w:rPr>
              <w:t>/</w:t>
            </w:r>
            <w:r>
              <w:rPr>
                <w:rFonts w:hint="eastAsia" w:eastAsiaTheme="minorEastAsia"/>
                <w:i w:val="0"/>
                <w:iCs w:val="0"/>
              </w:rPr>
              <w:t>百分比（</w:t>
            </w:r>
            <w:r>
              <w:rPr>
                <w:rFonts w:eastAsiaTheme="minorEastAsia"/>
                <w:i w:val="0"/>
                <w:iCs w:val="0"/>
              </w:rPr>
              <w:t>NEU/NEU%</w:t>
            </w:r>
            <w:r>
              <w:rPr>
                <w:rFonts w:hint="eastAsia" w:eastAsiaTheme="minorEastAsia"/>
                <w:i w:val="0"/>
                <w:iCs w:val="0"/>
              </w:rPr>
              <w:t>）</w:t>
            </w:r>
          </w:p>
        </w:tc>
        <w:tc>
          <w:tcPr>
            <w:tcW w:w="763" w:type="pct"/>
            <w:vAlign w:val="center"/>
          </w:tcPr>
          <w:p w14:paraId="1491596B">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 / %</w:t>
            </w:r>
          </w:p>
        </w:tc>
        <w:tc>
          <w:tcPr>
            <w:tcW w:w="2042" w:type="pct"/>
            <w:vAlign w:val="center"/>
          </w:tcPr>
          <w:p w14:paraId="27202A4D">
            <w:pPr>
              <w:pStyle w:val="540"/>
              <w:rPr>
                <w:rFonts w:eastAsiaTheme="minorEastAsia"/>
                <w:i w:val="0"/>
                <w:iCs w:val="0"/>
              </w:rPr>
            </w:pPr>
            <w:r>
              <w:rPr>
                <w:rFonts w:hint="eastAsia" w:eastAsiaTheme="minorEastAsia"/>
                <w:i w:val="0"/>
                <w:iCs w:val="0"/>
              </w:rPr>
              <w:t>半导体激光的流式细胞术</w:t>
            </w:r>
          </w:p>
        </w:tc>
      </w:tr>
      <w:tr w14:paraId="334C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5ACF9E58">
            <w:pPr>
              <w:pStyle w:val="540"/>
              <w:rPr>
                <w:rFonts w:eastAsiaTheme="minorEastAsia"/>
                <w:i w:val="0"/>
                <w:iCs w:val="0"/>
              </w:rPr>
            </w:pPr>
            <w:r>
              <w:rPr>
                <w:rFonts w:hint="eastAsia" w:eastAsiaTheme="minorEastAsia"/>
                <w:i w:val="0"/>
                <w:iCs w:val="0"/>
              </w:rPr>
              <w:t>淋巴细胞计数</w:t>
            </w:r>
            <w:r>
              <w:rPr>
                <w:rFonts w:eastAsiaTheme="minorEastAsia"/>
                <w:i w:val="0"/>
                <w:iCs w:val="0"/>
              </w:rPr>
              <w:t>/</w:t>
            </w:r>
            <w:r>
              <w:rPr>
                <w:rFonts w:hint="eastAsia" w:eastAsiaTheme="minorEastAsia"/>
                <w:i w:val="0"/>
                <w:iCs w:val="0"/>
              </w:rPr>
              <w:t>百分比（</w:t>
            </w:r>
            <w:r>
              <w:rPr>
                <w:rFonts w:eastAsiaTheme="minorEastAsia"/>
                <w:i w:val="0"/>
                <w:iCs w:val="0"/>
              </w:rPr>
              <w:t>LYM/LYM%</w:t>
            </w:r>
            <w:r>
              <w:rPr>
                <w:rFonts w:hint="eastAsia" w:eastAsiaTheme="minorEastAsia"/>
                <w:i w:val="0"/>
                <w:iCs w:val="0"/>
              </w:rPr>
              <w:t>）</w:t>
            </w:r>
          </w:p>
        </w:tc>
        <w:tc>
          <w:tcPr>
            <w:tcW w:w="763" w:type="pct"/>
            <w:vAlign w:val="center"/>
          </w:tcPr>
          <w:p w14:paraId="69FA6DDB">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 / %</w:t>
            </w:r>
          </w:p>
        </w:tc>
        <w:tc>
          <w:tcPr>
            <w:tcW w:w="2042" w:type="pct"/>
            <w:vAlign w:val="center"/>
          </w:tcPr>
          <w:p w14:paraId="47556D3C">
            <w:pPr>
              <w:pStyle w:val="540"/>
              <w:rPr>
                <w:rFonts w:eastAsiaTheme="minorEastAsia"/>
                <w:i w:val="0"/>
                <w:iCs w:val="0"/>
              </w:rPr>
            </w:pPr>
            <w:r>
              <w:rPr>
                <w:rFonts w:hint="eastAsia" w:eastAsiaTheme="minorEastAsia"/>
                <w:i w:val="0"/>
                <w:iCs w:val="0"/>
              </w:rPr>
              <w:t>半导体激光的流式细胞术</w:t>
            </w:r>
          </w:p>
        </w:tc>
      </w:tr>
      <w:tr w14:paraId="0A8F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1547FD60">
            <w:pPr>
              <w:pStyle w:val="540"/>
              <w:rPr>
                <w:rFonts w:eastAsiaTheme="minorEastAsia"/>
                <w:i w:val="0"/>
                <w:iCs w:val="0"/>
              </w:rPr>
            </w:pPr>
            <w:r>
              <w:rPr>
                <w:rFonts w:hint="eastAsia" w:eastAsiaTheme="minorEastAsia"/>
                <w:i w:val="0"/>
                <w:iCs w:val="0"/>
              </w:rPr>
              <w:t>单核细胞计数</w:t>
            </w:r>
            <w:r>
              <w:rPr>
                <w:rFonts w:eastAsiaTheme="minorEastAsia"/>
                <w:i w:val="0"/>
                <w:iCs w:val="0"/>
              </w:rPr>
              <w:t>/</w:t>
            </w:r>
            <w:r>
              <w:rPr>
                <w:rFonts w:hint="eastAsia" w:eastAsiaTheme="minorEastAsia"/>
                <w:i w:val="0"/>
                <w:iCs w:val="0"/>
              </w:rPr>
              <w:t>百分比（</w:t>
            </w:r>
            <w:r>
              <w:rPr>
                <w:rFonts w:eastAsiaTheme="minorEastAsia"/>
                <w:i w:val="0"/>
                <w:iCs w:val="0"/>
              </w:rPr>
              <w:t>MON/MON%</w:t>
            </w:r>
            <w:r>
              <w:rPr>
                <w:rFonts w:hint="eastAsia" w:eastAsiaTheme="minorEastAsia"/>
                <w:i w:val="0"/>
                <w:iCs w:val="0"/>
              </w:rPr>
              <w:t>）</w:t>
            </w:r>
          </w:p>
        </w:tc>
        <w:tc>
          <w:tcPr>
            <w:tcW w:w="763" w:type="pct"/>
            <w:vAlign w:val="center"/>
          </w:tcPr>
          <w:p w14:paraId="05D0001B">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 / %</w:t>
            </w:r>
          </w:p>
        </w:tc>
        <w:tc>
          <w:tcPr>
            <w:tcW w:w="2042" w:type="pct"/>
            <w:vAlign w:val="center"/>
          </w:tcPr>
          <w:p w14:paraId="17A0B014">
            <w:pPr>
              <w:pStyle w:val="540"/>
              <w:rPr>
                <w:rFonts w:eastAsiaTheme="minorEastAsia"/>
                <w:i w:val="0"/>
                <w:iCs w:val="0"/>
              </w:rPr>
            </w:pPr>
            <w:r>
              <w:rPr>
                <w:rFonts w:hint="eastAsia" w:eastAsiaTheme="minorEastAsia"/>
                <w:i w:val="0"/>
                <w:iCs w:val="0"/>
              </w:rPr>
              <w:t>半导体激光的流式细胞术</w:t>
            </w:r>
          </w:p>
        </w:tc>
      </w:tr>
      <w:tr w14:paraId="6D2D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42E4AA63">
            <w:pPr>
              <w:pStyle w:val="540"/>
              <w:rPr>
                <w:rFonts w:eastAsiaTheme="minorEastAsia"/>
                <w:i w:val="0"/>
                <w:iCs w:val="0"/>
              </w:rPr>
            </w:pPr>
            <w:r>
              <w:rPr>
                <w:rFonts w:hint="eastAsia" w:eastAsiaTheme="minorEastAsia"/>
                <w:i w:val="0"/>
                <w:iCs w:val="0"/>
              </w:rPr>
              <w:t>嗜酸性粒细胞计数</w:t>
            </w:r>
            <w:r>
              <w:rPr>
                <w:rFonts w:eastAsiaTheme="minorEastAsia"/>
                <w:i w:val="0"/>
                <w:iCs w:val="0"/>
              </w:rPr>
              <w:t>/</w:t>
            </w:r>
            <w:r>
              <w:rPr>
                <w:rFonts w:hint="eastAsia" w:eastAsiaTheme="minorEastAsia"/>
                <w:i w:val="0"/>
                <w:iCs w:val="0"/>
              </w:rPr>
              <w:t>百分比（</w:t>
            </w:r>
            <w:r>
              <w:rPr>
                <w:rFonts w:eastAsiaTheme="minorEastAsia"/>
                <w:i w:val="0"/>
                <w:iCs w:val="0"/>
              </w:rPr>
              <w:t>EOS/EOS%</w:t>
            </w:r>
            <w:r>
              <w:rPr>
                <w:rFonts w:hint="eastAsia" w:eastAsiaTheme="minorEastAsia"/>
                <w:i w:val="0"/>
                <w:iCs w:val="0"/>
              </w:rPr>
              <w:t>）</w:t>
            </w:r>
          </w:p>
        </w:tc>
        <w:tc>
          <w:tcPr>
            <w:tcW w:w="763" w:type="pct"/>
            <w:vAlign w:val="center"/>
          </w:tcPr>
          <w:p w14:paraId="596966DD">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 / %</w:t>
            </w:r>
          </w:p>
        </w:tc>
        <w:tc>
          <w:tcPr>
            <w:tcW w:w="2042" w:type="pct"/>
            <w:vAlign w:val="center"/>
          </w:tcPr>
          <w:p w14:paraId="3B9C1064">
            <w:pPr>
              <w:pStyle w:val="540"/>
              <w:rPr>
                <w:rFonts w:eastAsiaTheme="minorEastAsia"/>
                <w:i w:val="0"/>
                <w:iCs w:val="0"/>
              </w:rPr>
            </w:pPr>
            <w:r>
              <w:rPr>
                <w:rFonts w:hint="eastAsia" w:eastAsiaTheme="minorEastAsia"/>
                <w:i w:val="0"/>
                <w:iCs w:val="0"/>
              </w:rPr>
              <w:t>半导体激光的流式细胞术</w:t>
            </w:r>
          </w:p>
        </w:tc>
      </w:tr>
      <w:tr w14:paraId="0653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0969A706">
            <w:pPr>
              <w:pStyle w:val="540"/>
              <w:rPr>
                <w:rFonts w:eastAsiaTheme="minorEastAsia"/>
                <w:i w:val="0"/>
                <w:iCs w:val="0"/>
              </w:rPr>
            </w:pPr>
            <w:r>
              <w:rPr>
                <w:rFonts w:hint="eastAsia" w:eastAsiaTheme="minorEastAsia"/>
                <w:i w:val="0"/>
                <w:iCs w:val="0"/>
              </w:rPr>
              <w:t>嗜碱性粒细胞计数</w:t>
            </w:r>
            <w:r>
              <w:rPr>
                <w:rFonts w:eastAsiaTheme="minorEastAsia"/>
                <w:i w:val="0"/>
                <w:iCs w:val="0"/>
              </w:rPr>
              <w:t>/</w:t>
            </w:r>
            <w:r>
              <w:rPr>
                <w:rFonts w:hint="eastAsia" w:eastAsiaTheme="minorEastAsia"/>
                <w:i w:val="0"/>
                <w:iCs w:val="0"/>
              </w:rPr>
              <w:t>百分比（</w:t>
            </w:r>
            <w:r>
              <w:rPr>
                <w:rFonts w:eastAsiaTheme="minorEastAsia"/>
                <w:i w:val="0"/>
                <w:iCs w:val="0"/>
              </w:rPr>
              <w:t>BASO/BASO%</w:t>
            </w:r>
            <w:r>
              <w:rPr>
                <w:rFonts w:hint="eastAsia" w:eastAsiaTheme="minorEastAsia"/>
                <w:i w:val="0"/>
                <w:iCs w:val="0"/>
              </w:rPr>
              <w:t>）</w:t>
            </w:r>
          </w:p>
        </w:tc>
        <w:tc>
          <w:tcPr>
            <w:tcW w:w="763" w:type="pct"/>
            <w:vAlign w:val="center"/>
          </w:tcPr>
          <w:p w14:paraId="35394628">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 / %</w:t>
            </w:r>
          </w:p>
        </w:tc>
        <w:tc>
          <w:tcPr>
            <w:tcW w:w="2042" w:type="pct"/>
            <w:vAlign w:val="center"/>
          </w:tcPr>
          <w:p w14:paraId="7145301D">
            <w:pPr>
              <w:pStyle w:val="540"/>
              <w:rPr>
                <w:rFonts w:eastAsiaTheme="minorEastAsia"/>
                <w:i w:val="0"/>
                <w:iCs w:val="0"/>
              </w:rPr>
            </w:pPr>
            <w:r>
              <w:rPr>
                <w:rFonts w:hint="eastAsia" w:eastAsiaTheme="minorEastAsia"/>
                <w:i w:val="0"/>
                <w:iCs w:val="0"/>
              </w:rPr>
              <w:t>半导体激光的流式细胞术</w:t>
            </w:r>
          </w:p>
        </w:tc>
      </w:tr>
      <w:tr w14:paraId="1266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95" w:type="pct"/>
            <w:vAlign w:val="center"/>
          </w:tcPr>
          <w:p w14:paraId="565D1703">
            <w:pPr>
              <w:pStyle w:val="540"/>
              <w:rPr>
                <w:rFonts w:eastAsiaTheme="minorEastAsia"/>
                <w:i w:val="0"/>
                <w:iCs w:val="0"/>
              </w:rPr>
            </w:pPr>
            <w:r>
              <w:rPr>
                <w:rFonts w:hint="eastAsia" w:eastAsiaTheme="minorEastAsia"/>
                <w:i w:val="0"/>
                <w:iCs w:val="0"/>
              </w:rPr>
              <w:t>血小板计数（</w:t>
            </w:r>
            <w:r>
              <w:rPr>
                <w:rFonts w:eastAsiaTheme="minorEastAsia"/>
                <w:i w:val="0"/>
                <w:iCs w:val="0"/>
              </w:rPr>
              <w:t>PLT)</w:t>
            </w:r>
          </w:p>
        </w:tc>
        <w:tc>
          <w:tcPr>
            <w:tcW w:w="763" w:type="pct"/>
            <w:vAlign w:val="center"/>
          </w:tcPr>
          <w:p w14:paraId="4C48A71B">
            <w:pPr>
              <w:pStyle w:val="540"/>
              <w:rPr>
                <w:rFonts w:eastAsiaTheme="minorEastAsia"/>
                <w:i w:val="0"/>
                <w:iCs w:val="0"/>
              </w:rPr>
            </w:pPr>
            <w:r>
              <w:rPr>
                <w:rFonts w:eastAsiaTheme="minorEastAsia"/>
                <w:i w:val="0"/>
                <w:iCs w:val="0"/>
              </w:rPr>
              <w:t>×10</w:t>
            </w:r>
            <w:r>
              <w:rPr>
                <w:rFonts w:eastAsiaTheme="minorEastAsia"/>
                <w:i w:val="0"/>
                <w:iCs w:val="0"/>
                <w:vertAlign w:val="superscript"/>
              </w:rPr>
              <w:t>9</w:t>
            </w:r>
            <w:r>
              <w:rPr>
                <w:rFonts w:eastAsiaTheme="minorEastAsia"/>
                <w:i w:val="0"/>
                <w:iCs w:val="0"/>
              </w:rPr>
              <w:t>/L</w:t>
            </w:r>
          </w:p>
        </w:tc>
        <w:tc>
          <w:tcPr>
            <w:tcW w:w="2042" w:type="pct"/>
            <w:vAlign w:val="center"/>
          </w:tcPr>
          <w:p w14:paraId="1A3F888F">
            <w:pPr>
              <w:pStyle w:val="540"/>
              <w:rPr>
                <w:rFonts w:eastAsiaTheme="minorEastAsia"/>
                <w:i w:val="0"/>
                <w:iCs w:val="0"/>
              </w:rPr>
            </w:pPr>
            <w:r>
              <w:rPr>
                <w:rFonts w:hint="eastAsia" w:eastAsiaTheme="minorEastAsia"/>
                <w:i w:val="0"/>
                <w:iCs w:val="0"/>
              </w:rPr>
              <w:t>半导体激光的流式细胞术</w:t>
            </w:r>
            <w:r>
              <w:rPr>
                <w:rFonts w:eastAsiaTheme="minorEastAsia"/>
                <w:i w:val="0"/>
                <w:iCs w:val="0"/>
              </w:rPr>
              <w:t>/</w:t>
            </w:r>
            <w:r>
              <w:rPr>
                <w:rFonts w:hint="eastAsia" w:eastAsiaTheme="minorEastAsia"/>
                <w:i w:val="0"/>
                <w:iCs w:val="0"/>
              </w:rPr>
              <w:t>鞘流直流电阻抗法</w:t>
            </w:r>
          </w:p>
        </w:tc>
      </w:tr>
    </w:tbl>
    <w:p w14:paraId="69241D84">
      <w:pPr>
        <w:pStyle w:val="6"/>
        <w:numPr>
          <w:ilvl w:val="3"/>
          <w:numId w:val="0"/>
        </w:numPr>
        <w:ind w:left="0" w:leftChars="0" w:firstLine="0" w:firstLineChars="0"/>
        <w:rPr>
          <w:rFonts w:hint="default" w:ascii="Times New Roman" w:hAnsi="Times New Roman" w:cs="Times New Roman" w:eastAsiaTheme="minorEastAsia"/>
          <w:b/>
          <w:i w:val="0"/>
          <w:iCs w:val="0"/>
          <w:kern w:val="0"/>
          <w:sz w:val="24"/>
          <w:szCs w:val="24"/>
          <w:lang w:val="en-CA" w:eastAsia="en-US" w:bidi="ar-SA"/>
        </w:rPr>
      </w:pPr>
    </w:p>
    <w:p w14:paraId="1E859119">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w:t>
      </w:r>
      <w:r>
        <w:rPr>
          <w:rFonts w:hint="eastAsia" w:cs="Times New Roman" w:eastAsiaTheme="minorEastAsia"/>
          <w:b/>
          <w:i w:val="0"/>
          <w:iCs w:val="0"/>
          <w:kern w:val="0"/>
          <w:sz w:val="24"/>
          <w:szCs w:val="24"/>
          <w:lang w:val="en-US" w:eastAsia="zh-CN" w:bidi="ar-SA"/>
        </w:rPr>
        <w:t>9</w:t>
      </w:r>
      <w:r>
        <w:rPr>
          <w:rFonts w:hint="default" w:ascii="Times New Roman" w:hAnsi="Times New Roman" w:cs="Times New Roman" w:eastAsiaTheme="minorEastAsia"/>
          <w:b/>
          <w:i w:val="0"/>
          <w:iCs w:val="0"/>
          <w:kern w:val="0"/>
          <w:sz w:val="24"/>
          <w:szCs w:val="24"/>
          <w:lang w:val="en-CA" w:eastAsia="en-US" w:bidi="ar-SA"/>
        </w:rPr>
        <w:t>.2</w:t>
      </w:r>
      <w:r>
        <w:rPr>
          <w:rFonts w:hint="eastAsia" w:cs="Times New Roman" w:eastAsiaTheme="minorEastAsia"/>
          <w:i w:val="0"/>
          <w:iCs w:val="0"/>
          <w:lang w:eastAsia="zh-CN"/>
        </w:rPr>
        <w:t>血凝检测</w:t>
      </w:r>
    </w:p>
    <w:p w14:paraId="45F24263">
      <w:pPr>
        <w:ind w:firstLine="480" w:firstLineChars="200"/>
        <w:rPr>
          <w:rFonts w:eastAsiaTheme="minorEastAsia"/>
          <w:i w:val="0"/>
          <w:iCs w:val="0"/>
          <w:szCs w:val="22"/>
        </w:rPr>
      </w:pPr>
      <w:r>
        <w:rPr>
          <w:rFonts w:hint="eastAsia" w:eastAsiaTheme="minorEastAsia"/>
          <w:i w:val="0"/>
          <w:iCs w:val="0"/>
        </w:rPr>
        <w:t>具体测定项目及测定方法</w:t>
      </w:r>
      <w:r>
        <w:rPr>
          <w:rFonts w:hint="eastAsia" w:eastAsiaTheme="minorEastAsia"/>
          <w:i w:val="0"/>
          <w:iCs w:val="0"/>
          <w:szCs w:val="22"/>
        </w:rPr>
        <w:t>见</w:t>
      </w:r>
      <w:r>
        <w:rPr>
          <w:rFonts w:eastAsiaTheme="minorEastAsia"/>
          <w:i w:val="0"/>
          <w:iCs w:val="0"/>
          <w:color w:val="0000FF"/>
          <w:szCs w:val="22"/>
        </w:rPr>
        <w:fldChar w:fldCharType="begin"/>
      </w:r>
      <w:r>
        <w:rPr>
          <w:rFonts w:eastAsiaTheme="minorEastAsia"/>
          <w:i w:val="0"/>
          <w:iCs w:val="0"/>
          <w:color w:val="0000FF"/>
          <w:szCs w:val="22"/>
        </w:rPr>
        <w:instrText xml:space="preserve"> REF _Ref109559110 \h </w:instrText>
      </w:r>
      <w:r>
        <w:rPr>
          <w:rFonts w:hint="eastAsia" w:eastAsiaTheme="minorEastAsia"/>
          <w:i w:val="0"/>
          <w:iCs w:val="0"/>
          <w:color w:val="0000FF"/>
          <w:szCs w:val="22"/>
        </w:rPr>
        <w:instrText xml:space="preserve"> \* MERGEFORMAT </w:instrText>
      </w:r>
      <w:r>
        <w:rPr>
          <w:rFonts w:eastAsiaTheme="minorEastAsia"/>
          <w:i w:val="0"/>
          <w:iCs w:val="0"/>
          <w:color w:val="0000FF"/>
          <w:szCs w:val="22"/>
        </w:rPr>
        <w:fldChar w:fldCharType="separate"/>
      </w:r>
      <w:r>
        <w:rPr>
          <w:rFonts w:hint="eastAsia" w:eastAsiaTheme="minorEastAsia"/>
          <w:i w:val="0"/>
          <w:iCs w:val="0"/>
          <w:color w:val="0000FF"/>
          <w:szCs w:val="24"/>
        </w:rPr>
        <w:t>正文表</w:t>
      </w:r>
      <w:r>
        <w:rPr>
          <w:rFonts w:eastAsiaTheme="minorEastAsia"/>
          <w:i w:val="0"/>
          <w:iCs w:val="0"/>
          <w:color w:val="0000FF"/>
          <w:szCs w:val="24"/>
        </w:rPr>
        <w:t>8</w:t>
      </w:r>
      <w:r>
        <w:rPr>
          <w:rFonts w:eastAsiaTheme="minorEastAsia"/>
          <w:i w:val="0"/>
          <w:iCs w:val="0"/>
          <w:color w:val="0000FF"/>
          <w:szCs w:val="22"/>
        </w:rPr>
        <w:fldChar w:fldCharType="end"/>
      </w:r>
      <w:r>
        <w:rPr>
          <w:rFonts w:hint="eastAsia" w:eastAsiaTheme="minorEastAsia"/>
          <w:i w:val="0"/>
          <w:iCs w:val="0"/>
          <w:szCs w:val="22"/>
        </w:rPr>
        <w:t>。</w:t>
      </w:r>
    </w:p>
    <w:p w14:paraId="79E9A442">
      <w:pPr>
        <w:pStyle w:val="22"/>
        <w:jc w:val="center"/>
        <w:rPr>
          <w:rFonts w:cs="Times New Roman" w:eastAsiaTheme="minorEastAsia"/>
          <w:i w:val="0"/>
          <w:iCs w:val="0"/>
          <w:color w:val="000000"/>
        </w:rPr>
      </w:pPr>
      <w:bookmarkStart w:id="532" w:name="_Ref109559110"/>
      <w:bookmarkStart w:id="533" w:name="_Toc110270613"/>
      <w:bookmarkStart w:id="534" w:name="_Toc126237441"/>
      <w:bookmarkStart w:id="535" w:name="_Toc112851967"/>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8</w:t>
      </w:r>
      <w:r>
        <w:rPr>
          <w:rFonts w:cs="Times New Roman" w:eastAsiaTheme="minorEastAsia"/>
          <w:i w:val="0"/>
          <w:iCs w:val="0"/>
          <w:szCs w:val="24"/>
        </w:rPr>
        <w:fldChar w:fldCharType="end"/>
      </w:r>
      <w:bookmarkEnd w:id="532"/>
      <w:r>
        <w:rPr>
          <w:rFonts w:hint="eastAsia" w:cs="Times New Roman" w:eastAsiaTheme="minorEastAsia"/>
          <w:i w:val="0"/>
          <w:iCs w:val="0"/>
          <w:szCs w:val="24"/>
        </w:rPr>
        <w:t xml:space="preserve"> 血凝检测</w:t>
      </w:r>
      <w:bookmarkEnd w:id="533"/>
      <w:bookmarkEnd w:id="534"/>
      <w:bookmarkEnd w:id="535"/>
      <w:r>
        <w:rPr>
          <w:rFonts w:cs="Times New Roman" w:eastAsiaTheme="minorEastAsia"/>
          <w:i w:val="0"/>
          <w:iCs w:val="0"/>
          <w:color w:val="000000"/>
        </w:rPr>
        <w:t xml:space="preserve"> </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3"/>
        <w:gridCol w:w="2667"/>
        <w:gridCol w:w="2847"/>
      </w:tblGrid>
      <w:tr w14:paraId="31AB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31" w:type="pct"/>
            <w:vAlign w:val="center"/>
          </w:tcPr>
          <w:p w14:paraId="134F5F15">
            <w:pPr>
              <w:pStyle w:val="540"/>
              <w:rPr>
                <w:rFonts w:eastAsiaTheme="minorEastAsia"/>
                <w:b/>
                <w:i w:val="0"/>
                <w:iCs w:val="0"/>
              </w:rPr>
            </w:pPr>
            <w:r>
              <w:rPr>
                <w:rFonts w:hint="eastAsia" w:eastAsiaTheme="minorEastAsia"/>
                <w:b/>
                <w:i w:val="0"/>
                <w:iCs w:val="0"/>
              </w:rPr>
              <w:t>测定项目</w:t>
            </w:r>
          </w:p>
        </w:tc>
        <w:tc>
          <w:tcPr>
            <w:tcW w:w="1436" w:type="pct"/>
            <w:vAlign w:val="center"/>
          </w:tcPr>
          <w:p w14:paraId="66FF59B4">
            <w:pPr>
              <w:pStyle w:val="540"/>
              <w:rPr>
                <w:rFonts w:eastAsiaTheme="minorEastAsia"/>
                <w:b/>
                <w:i w:val="0"/>
                <w:iCs w:val="0"/>
              </w:rPr>
            </w:pPr>
            <w:r>
              <w:rPr>
                <w:rFonts w:hint="eastAsia" w:eastAsiaTheme="minorEastAsia"/>
                <w:b/>
                <w:i w:val="0"/>
                <w:iCs w:val="0"/>
              </w:rPr>
              <w:t>单位</w:t>
            </w:r>
          </w:p>
        </w:tc>
        <w:tc>
          <w:tcPr>
            <w:tcW w:w="1533" w:type="pct"/>
            <w:vAlign w:val="center"/>
          </w:tcPr>
          <w:p w14:paraId="6D214D9E">
            <w:pPr>
              <w:pStyle w:val="540"/>
              <w:rPr>
                <w:rFonts w:eastAsiaTheme="minorEastAsia"/>
                <w:b/>
                <w:i w:val="0"/>
                <w:iCs w:val="0"/>
              </w:rPr>
            </w:pPr>
            <w:r>
              <w:rPr>
                <w:rFonts w:hint="eastAsia" w:eastAsiaTheme="minorEastAsia"/>
                <w:b/>
                <w:i w:val="0"/>
                <w:iCs w:val="0"/>
              </w:rPr>
              <w:t>测定方法</w:t>
            </w:r>
          </w:p>
        </w:tc>
      </w:tr>
      <w:tr w14:paraId="3454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31" w:type="pct"/>
            <w:vAlign w:val="center"/>
          </w:tcPr>
          <w:p w14:paraId="1DD619B7">
            <w:pPr>
              <w:pStyle w:val="540"/>
              <w:rPr>
                <w:rFonts w:eastAsiaTheme="minorEastAsia"/>
                <w:i w:val="0"/>
                <w:iCs w:val="0"/>
              </w:rPr>
            </w:pPr>
            <w:r>
              <w:rPr>
                <w:rFonts w:hint="eastAsia" w:eastAsiaTheme="minorEastAsia"/>
                <w:i w:val="0"/>
                <w:iCs w:val="0"/>
              </w:rPr>
              <w:t>凝血酶原时间</w:t>
            </w:r>
            <w:r>
              <w:rPr>
                <w:rFonts w:eastAsiaTheme="minorEastAsia"/>
                <w:i w:val="0"/>
                <w:iCs w:val="0"/>
              </w:rPr>
              <w:t>(PT)</w:t>
            </w:r>
          </w:p>
        </w:tc>
        <w:tc>
          <w:tcPr>
            <w:tcW w:w="1436" w:type="pct"/>
            <w:vAlign w:val="center"/>
          </w:tcPr>
          <w:p w14:paraId="39A551CE">
            <w:pPr>
              <w:pStyle w:val="540"/>
              <w:rPr>
                <w:rFonts w:eastAsiaTheme="minorEastAsia"/>
                <w:i w:val="0"/>
                <w:iCs w:val="0"/>
              </w:rPr>
            </w:pPr>
            <w:r>
              <w:rPr>
                <w:rFonts w:eastAsiaTheme="minorEastAsia"/>
                <w:i w:val="0"/>
                <w:iCs w:val="0"/>
              </w:rPr>
              <w:t>sec</w:t>
            </w:r>
          </w:p>
        </w:tc>
        <w:tc>
          <w:tcPr>
            <w:tcW w:w="1533" w:type="pct"/>
            <w:vAlign w:val="center"/>
          </w:tcPr>
          <w:p w14:paraId="16401AE3">
            <w:pPr>
              <w:pStyle w:val="540"/>
              <w:rPr>
                <w:rFonts w:eastAsiaTheme="minorEastAsia"/>
                <w:i w:val="0"/>
                <w:iCs w:val="0"/>
              </w:rPr>
            </w:pPr>
            <w:r>
              <w:rPr>
                <w:rFonts w:hint="eastAsia" w:eastAsiaTheme="minorEastAsia"/>
                <w:i w:val="0"/>
                <w:iCs w:val="0"/>
              </w:rPr>
              <w:t>凝固法</w:t>
            </w:r>
          </w:p>
        </w:tc>
      </w:tr>
      <w:tr w14:paraId="617A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31" w:type="pct"/>
            <w:vAlign w:val="center"/>
          </w:tcPr>
          <w:p w14:paraId="1F7A4A74">
            <w:pPr>
              <w:pStyle w:val="540"/>
              <w:rPr>
                <w:rFonts w:eastAsiaTheme="minorEastAsia"/>
                <w:i w:val="0"/>
                <w:iCs w:val="0"/>
              </w:rPr>
            </w:pPr>
            <w:r>
              <w:rPr>
                <w:rFonts w:hint="eastAsia" w:eastAsiaTheme="minorEastAsia"/>
                <w:i w:val="0"/>
                <w:iCs w:val="0"/>
              </w:rPr>
              <w:t>活化部分凝血酶原时间</w:t>
            </w:r>
            <w:r>
              <w:rPr>
                <w:rFonts w:eastAsiaTheme="minorEastAsia"/>
                <w:i w:val="0"/>
                <w:iCs w:val="0"/>
              </w:rPr>
              <w:t>(APTT)</w:t>
            </w:r>
          </w:p>
        </w:tc>
        <w:tc>
          <w:tcPr>
            <w:tcW w:w="1436" w:type="pct"/>
            <w:vAlign w:val="center"/>
          </w:tcPr>
          <w:p w14:paraId="318702C8">
            <w:pPr>
              <w:pStyle w:val="540"/>
              <w:rPr>
                <w:rFonts w:eastAsiaTheme="minorEastAsia"/>
                <w:i w:val="0"/>
                <w:iCs w:val="0"/>
              </w:rPr>
            </w:pPr>
            <w:r>
              <w:rPr>
                <w:rFonts w:eastAsiaTheme="minorEastAsia"/>
                <w:i w:val="0"/>
                <w:iCs w:val="0"/>
              </w:rPr>
              <w:t>sec</w:t>
            </w:r>
          </w:p>
        </w:tc>
        <w:tc>
          <w:tcPr>
            <w:tcW w:w="1533" w:type="pct"/>
            <w:vAlign w:val="center"/>
          </w:tcPr>
          <w:p w14:paraId="238286CE">
            <w:pPr>
              <w:pStyle w:val="540"/>
              <w:rPr>
                <w:rFonts w:eastAsiaTheme="minorEastAsia"/>
                <w:i w:val="0"/>
                <w:iCs w:val="0"/>
              </w:rPr>
            </w:pPr>
            <w:r>
              <w:rPr>
                <w:rFonts w:hint="eastAsia" w:eastAsiaTheme="minorEastAsia"/>
                <w:i w:val="0"/>
                <w:iCs w:val="0"/>
              </w:rPr>
              <w:t>凝固法</w:t>
            </w:r>
          </w:p>
        </w:tc>
      </w:tr>
      <w:tr w14:paraId="5B5B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31" w:type="pct"/>
            <w:vAlign w:val="center"/>
          </w:tcPr>
          <w:p w14:paraId="29E82FE6">
            <w:pPr>
              <w:pStyle w:val="540"/>
              <w:rPr>
                <w:rFonts w:eastAsiaTheme="minorEastAsia"/>
                <w:i w:val="0"/>
                <w:iCs w:val="0"/>
              </w:rPr>
            </w:pPr>
            <w:r>
              <w:rPr>
                <w:rFonts w:hint="eastAsia" w:eastAsiaTheme="minorEastAsia"/>
                <w:i w:val="0"/>
                <w:iCs w:val="0"/>
              </w:rPr>
              <w:t>纤维蛋白原</w:t>
            </w:r>
            <w:r>
              <w:rPr>
                <w:rFonts w:eastAsiaTheme="minorEastAsia"/>
                <w:i w:val="0"/>
                <w:iCs w:val="0"/>
              </w:rPr>
              <w:t>(Fbg.C)</w:t>
            </w:r>
          </w:p>
        </w:tc>
        <w:tc>
          <w:tcPr>
            <w:tcW w:w="1436" w:type="pct"/>
            <w:vAlign w:val="center"/>
          </w:tcPr>
          <w:p w14:paraId="4B8262AC">
            <w:pPr>
              <w:pStyle w:val="540"/>
              <w:rPr>
                <w:rFonts w:eastAsiaTheme="minorEastAsia"/>
                <w:i w:val="0"/>
                <w:iCs w:val="0"/>
              </w:rPr>
            </w:pPr>
            <w:r>
              <w:rPr>
                <w:rFonts w:eastAsiaTheme="minorEastAsia"/>
                <w:i w:val="0"/>
                <w:iCs w:val="0"/>
              </w:rPr>
              <w:t>g/L</w:t>
            </w:r>
          </w:p>
        </w:tc>
        <w:tc>
          <w:tcPr>
            <w:tcW w:w="1533" w:type="pct"/>
            <w:vAlign w:val="center"/>
          </w:tcPr>
          <w:p w14:paraId="64102B56">
            <w:pPr>
              <w:pStyle w:val="540"/>
              <w:rPr>
                <w:rFonts w:eastAsiaTheme="minorEastAsia"/>
                <w:i w:val="0"/>
                <w:iCs w:val="0"/>
              </w:rPr>
            </w:pPr>
            <w:r>
              <w:rPr>
                <w:rFonts w:hint="eastAsia" w:eastAsiaTheme="minorEastAsia"/>
                <w:i w:val="0"/>
                <w:iCs w:val="0"/>
              </w:rPr>
              <w:t>凝固法</w:t>
            </w:r>
          </w:p>
        </w:tc>
      </w:tr>
      <w:tr w14:paraId="12BC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31" w:type="pct"/>
            <w:vAlign w:val="center"/>
          </w:tcPr>
          <w:p w14:paraId="5D8BE4E8">
            <w:pPr>
              <w:pStyle w:val="540"/>
              <w:rPr>
                <w:rFonts w:eastAsiaTheme="minorEastAsia"/>
                <w:i w:val="0"/>
                <w:iCs w:val="0"/>
                <w:highlight w:val="none"/>
              </w:rPr>
            </w:pPr>
            <w:r>
              <w:rPr>
                <w:rFonts w:hint="eastAsia" w:eastAsiaTheme="minorEastAsia"/>
                <w:i w:val="0"/>
                <w:iCs w:val="0"/>
                <w:highlight w:val="none"/>
              </w:rPr>
              <w:t>凝血酶时间</w:t>
            </w:r>
            <w:r>
              <w:rPr>
                <w:rFonts w:eastAsiaTheme="minorEastAsia"/>
                <w:i w:val="0"/>
                <w:iCs w:val="0"/>
                <w:highlight w:val="none"/>
              </w:rPr>
              <w:t>(TT)</w:t>
            </w:r>
            <w:r>
              <w:rPr>
                <w:rFonts w:hint="eastAsia" w:eastAsiaTheme="minorEastAsia"/>
                <w:i w:val="0"/>
                <w:iCs w:val="0"/>
                <w:highlight w:val="none"/>
              </w:rPr>
              <w:t>（非必须）</w:t>
            </w:r>
          </w:p>
        </w:tc>
        <w:tc>
          <w:tcPr>
            <w:tcW w:w="1436" w:type="pct"/>
            <w:vAlign w:val="center"/>
          </w:tcPr>
          <w:p w14:paraId="5AD98EAB">
            <w:pPr>
              <w:pStyle w:val="540"/>
              <w:rPr>
                <w:rFonts w:eastAsiaTheme="minorEastAsia"/>
                <w:i w:val="0"/>
                <w:iCs w:val="0"/>
                <w:highlight w:val="none"/>
              </w:rPr>
            </w:pPr>
            <w:r>
              <w:rPr>
                <w:rFonts w:eastAsiaTheme="minorEastAsia"/>
                <w:i w:val="0"/>
                <w:iCs w:val="0"/>
                <w:highlight w:val="none"/>
              </w:rPr>
              <w:t>sec</w:t>
            </w:r>
          </w:p>
        </w:tc>
        <w:tc>
          <w:tcPr>
            <w:tcW w:w="1533" w:type="pct"/>
            <w:vAlign w:val="center"/>
          </w:tcPr>
          <w:p w14:paraId="67430FA9">
            <w:pPr>
              <w:pStyle w:val="540"/>
              <w:rPr>
                <w:rFonts w:eastAsiaTheme="minorEastAsia"/>
                <w:i w:val="0"/>
                <w:iCs w:val="0"/>
                <w:highlight w:val="none"/>
              </w:rPr>
            </w:pPr>
            <w:r>
              <w:rPr>
                <w:rFonts w:hint="eastAsia" w:eastAsiaTheme="minorEastAsia"/>
                <w:i w:val="0"/>
                <w:iCs w:val="0"/>
                <w:highlight w:val="none"/>
              </w:rPr>
              <w:t>凝固法</w:t>
            </w:r>
          </w:p>
        </w:tc>
      </w:tr>
    </w:tbl>
    <w:p w14:paraId="69B50B75">
      <w:pPr>
        <w:rPr>
          <w:rFonts w:eastAsiaTheme="minorEastAsia"/>
          <w:i w:val="0"/>
          <w:iCs w:val="0"/>
        </w:rPr>
      </w:pPr>
      <w:bookmarkStart w:id="536" w:name="_Toc22427"/>
      <w:bookmarkStart w:id="537" w:name="_Toc17431"/>
      <w:bookmarkStart w:id="538" w:name="_Toc94521885"/>
      <w:bookmarkStart w:id="539" w:name="_Toc23251757"/>
      <w:bookmarkStart w:id="540" w:name="_Toc94521545"/>
      <w:bookmarkStart w:id="541" w:name="_Toc94519393"/>
      <w:r>
        <w:rPr>
          <w:rFonts w:eastAsiaTheme="minorEastAsia"/>
          <w:i w:val="0"/>
          <w:iCs w:val="0"/>
        </w:rPr>
        <w:t xml:space="preserve"> </w:t>
      </w:r>
      <w:bookmarkStart w:id="542" w:name="_Toc108186778"/>
      <w:bookmarkStart w:id="543" w:name="_Toc108169257"/>
    </w:p>
    <w:bookmarkEnd w:id="536"/>
    <w:bookmarkEnd w:id="537"/>
    <w:bookmarkEnd w:id="538"/>
    <w:bookmarkEnd w:id="539"/>
    <w:bookmarkEnd w:id="540"/>
    <w:bookmarkEnd w:id="541"/>
    <w:bookmarkEnd w:id="542"/>
    <w:bookmarkEnd w:id="543"/>
    <w:p w14:paraId="6F076979">
      <w:pPr>
        <w:rPr>
          <w:rFonts w:hint="default" w:ascii="Times New Roman" w:hAnsi="Times New Roman" w:cs="Times New Roman" w:eastAsiaTheme="minorEastAsia"/>
          <w:b/>
          <w:i w:val="0"/>
          <w:iCs w:val="0"/>
          <w:kern w:val="0"/>
          <w:sz w:val="24"/>
          <w:szCs w:val="24"/>
          <w:lang w:val="en-CA" w:eastAsia="en-US" w:bidi="ar-SA"/>
        </w:rPr>
      </w:pPr>
      <w:r>
        <w:rPr>
          <w:rFonts w:hint="default" w:ascii="Times New Roman" w:hAnsi="Times New Roman" w:cs="Times New Roman" w:eastAsiaTheme="minorEastAsia"/>
          <w:b/>
          <w:i w:val="0"/>
          <w:iCs w:val="0"/>
          <w:kern w:val="0"/>
          <w:sz w:val="24"/>
          <w:szCs w:val="24"/>
          <w:lang w:val="en-CA" w:eastAsia="en-US" w:bidi="ar-SA"/>
        </w:rPr>
        <w:br w:type="page"/>
      </w:r>
    </w:p>
    <w:p w14:paraId="22A22531">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w:t>
      </w:r>
      <w:r>
        <w:rPr>
          <w:rFonts w:hint="eastAsia" w:cs="Times New Roman" w:eastAsiaTheme="minorEastAsia"/>
          <w:b/>
          <w:i w:val="0"/>
          <w:iCs w:val="0"/>
          <w:kern w:val="0"/>
          <w:sz w:val="24"/>
          <w:szCs w:val="24"/>
          <w:lang w:val="en-US" w:eastAsia="zh-CN" w:bidi="ar-SA"/>
        </w:rPr>
        <w:t>9</w:t>
      </w:r>
      <w:r>
        <w:rPr>
          <w:rFonts w:hint="default" w:ascii="Times New Roman" w:hAnsi="Times New Roman" w:cs="Times New Roman" w:eastAsiaTheme="minorEastAsia"/>
          <w:b/>
          <w:i w:val="0"/>
          <w:iCs w:val="0"/>
          <w:kern w:val="0"/>
          <w:sz w:val="24"/>
          <w:szCs w:val="24"/>
          <w:lang w:val="en-CA" w:eastAsia="en-US" w:bidi="ar-SA"/>
        </w:rPr>
        <w:t>.3</w:t>
      </w:r>
      <w:r>
        <w:rPr>
          <w:rFonts w:hint="eastAsia" w:cs="Times New Roman" w:eastAsiaTheme="minorEastAsia"/>
          <w:i w:val="0"/>
          <w:iCs w:val="0"/>
          <w:lang w:eastAsia="zh-CN"/>
        </w:rPr>
        <w:t>血生化检测</w:t>
      </w:r>
    </w:p>
    <w:p w14:paraId="168DF4B7">
      <w:pPr>
        <w:ind w:firstLine="480" w:firstLineChars="200"/>
        <w:rPr>
          <w:rFonts w:eastAsiaTheme="minorEastAsia"/>
          <w:b/>
          <w:i w:val="0"/>
          <w:iCs w:val="0"/>
        </w:rPr>
      </w:pPr>
      <w:r>
        <w:rPr>
          <w:rFonts w:eastAsiaTheme="minorEastAsia"/>
          <w:i w:val="0"/>
          <w:iCs w:val="0"/>
        </w:rPr>
        <w:t>具体测定项目及测定方法见</w:t>
      </w:r>
      <w:r>
        <w:rPr>
          <w:rFonts w:eastAsiaTheme="minorEastAsia"/>
          <w:i w:val="0"/>
          <w:iCs w:val="0"/>
          <w:color w:val="0000FF"/>
        </w:rPr>
        <w:fldChar w:fldCharType="begin"/>
      </w:r>
      <w:r>
        <w:rPr>
          <w:rFonts w:eastAsiaTheme="minorEastAsia"/>
          <w:i w:val="0"/>
          <w:iCs w:val="0"/>
          <w:color w:val="0000FF"/>
        </w:rPr>
        <w:instrText xml:space="preserve"> REF _Ref109559139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9</w:t>
      </w:r>
      <w:r>
        <w:rPr>
          <w:rFonts w:eastAsiaTheme="minorEastAsia"/>
          <w:i w:val="0"/>
          <w:iCs w:val="0"/>
          <w:color w:val="0000FF"/>
        </w:rPr>
        <w:fldChar w:fldCharType="end"/>
      </w:r>
      <w:r>
        <w:rPr>
          <w:rFonts w:eastAsiaTheme="minorEastAsia"/>
          <w:b/>
          <w:i w:val="0"/>
          <w:iCs w:val="0"/>
        </w:rPr>
        <w:t>。</w:t>
      </w:r>
    </w:p>
    <w:p w14:paraId="5EF1BEA2">
      <w:pPr>
        <w:pStyle w:val="22"/>
        <w:spacing w:line="240" w:lineRule="auto"/>
        <w:jc w:val="center"/>
        <w:rPr>
          <w:rFonts w:cs="Times New Roman" w:eastAsiaTheme="minorEastAsia"/>
          <w:i w:val="0"/>
          <w:iCs w:val="0"/>
          <w:color w:val="000000"/>
        </w:rPr>
      </w:pPr>
      <w:bookmarkStart w:id="544" w:name="_Ref109559139"/>
      <w:bookmarkStart w:id="545" w:name="_Toc126237442"/>
      <w:bookmarkStart w:id="546" w:name="_Toc110270614"/>
      <w:bookmarkStart w:id="547" w:name="_Toc112851968"/>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9</w:t>
      </w:r>
      <w:r>
        <w:rPr>
          <w:rFonts w:cs="Times New Roman" w:eastAsiaTheme="minorEastAsia"/>
          <w:i w:val="0"/>
          <w:iCs w:val="0"/>
          <w:szCs w:val="24"/>
        </w:rPr>
        <w:fldChar w:fldCharType="end"/>
      </w:r>
      <w:bookmarkEnd w:id="544"/>
      <w:r>
        <w:rPr>
          <w:rFonts w:hint="eastAsia" w:cs="Times New Roman" w:eastAsiaTheme="minorEastAsia"/>
          <w:i w:val="0"/>
          <w:iCs w:val="0"/>
          <w:szCs w:val="24"/>
        </w:rPr>
        <w:t xml:space="preserve"> 血液生化检测</w:t>
      </w:r>
      <w:bookmarkEnd w:id="545"/>
      <w:bookmarkEnd w:id="546"/>
      <w:bookmarkEnd w:id="547"/>
      <w:r>
        <w:rPr>
          <w:rFonts w:cs="Times New Roman" w:eastAsiaTheme="minorEastAsia"/>
          <w:i w:val="0"/>
          <w:iCs w:val="0"/>
          <w:color w:val="000000"/>
        </w:rPr>
        <w:t xml:space="preserve"> </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1023"/>
        <w:gridCol w:w="5067"/>
        <w:gridCol w:w="8"/>
      </w:tblGrid>
      <w:tr w14:paraId="0416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717" w:type="pct"/>
            <w:vAlign w:val="center"/>
          </w:tcPr>
          <w:p w14:paraId="7B2B48DB">
            <w:pPr>
              <w:pStyle w:val="540"/>
              <w:rPr>
                <w:rFonts w:eastAsiaTheme="minorEastAsia"/>
                <w:b/>
                <w:i w:val="0"/>
                <w:iCs w:val="0"/>
              </w:rPr>
            </w:pPr>
            <w:r>
              <w:rPr>
                <w:rFonts w:hint="eastAsia" w:eastAsiaTheme="minorEastAsia"/>
                <w:b/>
                <w:i w:val="0"/>
                <w:iCs w:val="0"/>
              </w:rPr>
              <w:t>测定项目</w:t>
            </w:r>
          </w:p>
        </w:tc>
        <w:tc>
          <w:tcPr>
            <w:tcW w:w="551" w:type="pct"/>
            <w:vAlign w:val="center"/>
          </w:tcPr>
          <w:p w14:paraId="4696EB00">
            <w:pPr>
              <w:pStyle w:val="540"/>
              <w:rPr>
                <w:rFonts w:eastAsiaTheme="minorEastAsia"/>
                <w:b/>
                <w:i w:val="0"/>
                <w:iCs w:val="0"/>
              </w:rPr>
            </w:pPr>
            <w:r>
              <w:rPr>
                <w:rFonts w:hint="eastAsia" w:eastAsiaTheme="minorEastAsia"/>
                <w:b/>
                <w:i w:val="0"/>
                <w:iCs w:val="0"/>
              </w:rPr>
              <w:t>单位</w:t>
            </w:r>
          </w:p>
        </w:tc>
        <w:tc>
          <w:tcPr>
            <w:tcW w:w="2732" w:type="pct"/>
            <w:gridSpan w:val="2"/>
            <w:vAlign w:val="center"/>
          </w:tcPr>
          <w:p w14:paraId="26C23924">
            <w:pPr>
              <w:pStyle w:val="540"/>
              <w:rPr>
                <w:rFonts w:eastAsiaTheme="minorEastAsia"/>
                <w:b/>
                <w:i w:val="0"/>
                <w:iCs w:val="0"/>
              </w:rPr>
            </w:pPr>
            <w:r>
              <w:rPr>
                <w:rFonts w:hint="eastAsia" w:eastAsiaTheme="minorEastAsia"/>
                <w:b/>
                <w:i w:val="0"/>
                <w:iCs w:val="0"/>
              </w:rPr>
              <w:t>测定方法</w:t>
            </w:r>
          </w:p>
        </w:tc>
      </w:tr>
      <w:tr w14:paraId="3BA3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7CCC903E">
            <w:pPr>
              <w:pStyle w:val="540"/>
              <w:rPr>
                <w:rFonts w:eastAsiaTheme="minorEastAsia"/>
                <w:i w:val="0"/>
                <w:iCs w:val="0"/>
              </w:rPr>
            </w:pPr>
            <w:r>
              <w:rPr>
                <w:rFonts w:hint="eastAsia" w:eastAsiaTheme="minorEastAsia"/>
                <w:i w:val="0"/>
                <w:iCs w:val="0"/>
              </w:rPr>
              <w:t>天门冬氨酸基转移酶（</w:t>
            </w:r>
            <w:r>
              <w:rPr>
                <w:rFonts w:eastAsiaTheme="minorEastAsia"/>
                <w:i w:val="0"/>
                <w:iCs w:val="0"/>
              </w:rPr>
              <w:t>AST</w:t>
            </w:r>
            <w:r>
              <w:rPr>
                <w:rFonts w:hint="eastAsia" w:eastAsiaTheme="minorEastAsia"/>
                <w:i w:val="0"/>
                <w:iCs w:val="0"/>
              </w:rPr>
              <w:t>）</w:t>
            </w:r>
          </w:p>
        </w:tc>
        <w:tc>
          <w:tcPr>
            <w:tcW w:w="551" w:type="pct"/>
            <w:vAlign w:val="center"/>
          </w:tcPr>
          <w:p w14:paraId="4EC6909C">
            <w:pPr>
              <w:pStyle w:val="540"/>
              <w:rPr>
                <w:rFonts w:eastAsiaTheme="minorEastAsia"/>
                <w:i w:val="0"/>
                <w:iCs w:val="0"/>
              </w:rPr>
            </w:pPr>
            <w:r>
              <w:rPr>
                <w:rFonts w:eastAsiaTheme="minorEastAsia"/>
                <w:i w:val="0"/>
                <w:iCs w:val="0"/>
              </w:rPr>
              <w:t>U/L</w:t>
            </w:r>
          </w:p>
        </w:tc>
        <w:tc>
          <w:tcPr>
            <w:tcW w:w="2732" w:type="pct"/>
            <w:gridSpan w:val="2"/>
            <w:vAlign w:val="center"/>
          </w:tcPr>
          <w:p w14:paraId="32A694B4">
            <w:pPr>
              <w:pStyle w:val="540"/>
              <w:rPr>
                <w:rFonts w:eastAsiaTheme="minorEastAsia"/>
                <w:i w:val="0"/>
                <w:iCs w:val="0"/>
              </w:rPr>
            </w:pPr>
            <w:r>
              <w:rPr>
                <w:rFonts w:hint="eastAsia" w:eastAsiaTheme="minorEastAsia"/>
                <w:i w:val="0"/>
                <w:iCs w:val="0"/>
              </w:rPr>
              <w:t>天门冬氨酸底物法</w:t>
            </w:r>
          </w:p>
        </w:tc>
      </w:tr>
      <w:tr w14:paraId="6D9F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0AFF45DD">
            <w:pPr>
              <w:pStyle w:val="540"/>
              <w:rPr>
                <w:rFonts w:eastAsiaTheme="minorEastAsia"/>
                <w:i w:val="0"/>
                <w:iCs w:val="0"/>
              </w:rPr>
            </w:pPr>
            <w:r>
              <w:rPr>
                <w:rFonts w:hint="eastAsia" w:eastAsiaTheme="minorEastAsia"/>
                <w:i w:val="0"/>
                <w:iCs w:val="0"/>
              </w:rPr>
              <w:t>丙氨酸氨基转移酶（</w:t>
            </w:r>
            <w:r>
              <w:rPr>
                <w:rFonts w:eastAsiaTheme="minorEastAsia"/>
                <w:i w:val="0"/>
                <w:iCs w:val="0"/>
              </w:rPr>
              <w:t>ALT</w:t>
            </w:r>
            <w:r>
              <w:rPr>
                <w:rFonts w:hint="eastAsia" w:eastAsiaTheme="minorEastAsia"/>
                <w:i w:val="0"/>
                <w:iCs w:val="0"/>
              </w:rPr>
              <w:t>）</w:t>
            </w:r>
          </w:p>
        </w:tc>
        <w:tc>
          <w:tcPr>
            <w:tcW w:w="551" w:type="pct"/>
            <w:vAlign w:val="center"/>
          </w:tcPr>
          <w:p w14:paraId="7E27E3BB">
            <w:pPr>
              <w:pStyle w:val="540"/>
              <w:rPr>
                <w:rFonts w:eastAsiaTheme="minorEastAsia"/>
                <w:i w:val="0"/>
                <w:iCs w:val="0"/>
              </w:rPr>
            </w:pPr>
            <w:r>
              <w:rPr>
                <w:rFonts w:eastAsiaTheme="minorEastAsia"/>
                <w:i w:val="0"/>
                <w:iCs w:val="0"/>
              </w:rPr>
              <w:t>U/L</w:t>
            </w:r>
          </w:p>
        </w:tc>
        <w:tc>
          <w:tcPr>
            <w:tcW w:w="2732" w:type="pct"/>
            <w:gridSpan w:val="2"/>
            <w:vAlign w:val="center"/>
          </w:tcPr>
          <w:p w14:paraId="5B5882D4">
            <w:pPr>
              <w:pStyle w:val="540"/>
              <w:rPr>
                <w:rFonts w:eastAsiaTheme="minorEastAsia"/>
                <w:i w:val="0"/>
                <w:iCs w:val="0"/>
              </w:rPr>
            </w:pPr>
            <w:r>
              <w:rPr>
                <w:rFonts w:hint="eastAsia" w:eastAsiaTheme="minorEastAsia"/>
                <w:i w:val="0"/>
                <w:iCs w:val="0"/>
              </w:rPr>
              <w:t>丙氨酸底物法</w:t>
            </w:r>
          </w:p>
        </w:tc>
      </w:tr>
      <w:tr w14:paraId="3C810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2BB8F3EB">
            <w:pPr>
              <w:pStyle w:val="540"/>
              <w:rPr>
                <w:rFonts w:eastAsiaTheme="minorEastAsia"/>
                <w:i w:val="0"/>
                <w:iCs w:val="0"/>
              </w:rPr>
            </w:pPr>
            <w:r>
              <w:rPr>
                <w:rFonts w:eastAsiaTheme="minorEastAsia"/>
                <w:i w:val="0"/>
                <w:iCs w:val="0"/>
              </w:rPr>
              <w:t>γ-</w:t>
            </w:r>
            <w:r>
              <w:rPr>
                <w:rFonts w:hint="eastAsia" w:eastAsiaTheme="minorEastAsia"/>
                <w:i w:val="0"/>
                <w:iCs w:val="0"/>
              </w:rPr>
              <w:t>谷氨酰基转移酶（</w:t>
            </w:r>
            <w:r>
              <w:rPr>
                <w:rFonts w:eastAsiaTheme="minorEastAsia"/>
                <w:i w:val="0"/>
                <w:iCs w:val="0"/>
              </w:rPr>
              <w:t>GGT</w:t>
            </w:r>
            <w:r>
              <w:rPr>
                <w:rFonts w:hint="eastAsia" w:eastAsiaTheme="minorEastAsia"/>
                <w:i w:val="0"/>
                <w:iCs w:val="0"/>
              </w:rPr>
              <w:t>）</w:t>
            </w:r>
          </w:p>
        </w:tc>
        <w:tc>
          <w:tcPr>
            <w:tcW w:w="551" w:type="pct"/>
            <w:vAlign w:val="center"/>
          </w:tcPr>
          <w:p w14:paraId="71723EBB">
            <w:pPr>
              <w:pStyle w:val="540"/>
              <w:rPr>
                <w:rFonts w:eastAsiaTheme="minorEastAsia"/>
                <w:i w:val="0"/>
                <w:iCs w:val="0"/>
              </w:rPr>
            </w:pPr>
            <w:r>
              <w:rPr>
                <w:rFonts w:eastAsiaTheme="minorEastAsia"/>
                <w:i w:val="0"/>
                <w:iCs w:val="0"/>
              </w:rPr>
              <w:t>U/L</w:t>
            </w:r>
          </w:p>
        </w:tc>
        <w:tc>
          <w:tcPr>
            <w:tcW w:w="2732" w:type="pct"/>
            <w:gridSpan w:val="2"/>
            <w:vAlign w:val="center"/>
          </w:tcPr>
          <w:p w14:paraId="46DD8D42">
            <w:pPr>
              <w:pStyle w:val="540"/>
              <w:rPr>
                <w:rFonts w:eastAsiaTheme="minorEastAsia"/>
                <w:i w:val="0"/>
                <w:iCs w:val="0"/>
              </w:rPr>
            </w:pPr>
            <w:r>
              <w:rPr>
                <w:rFonts w:eastAsiaTheme="minorEastAsia"/>
                <w:i w:val="0"/>
                <w:iCs w:val="0"/>
              </w:rPr>
              <w:t>γ-</w:t>
            </w:r>
            <w:r>
              <w:rPr>
                <w:rFonts w:hint="eastAsia" w:eastAsiaTheme="minorEastAsia"/>
                <w:i w:val="0"/>
                <w:iCs w:val="0"/>
              </w:rPr>
              <w:t>谷氨酰</w:t>
            </w:r>
            <w:r>
              <w:rPr>
                <w:rFonts w:eastAsiaTheme="minorEastAsia"/>
                <w:i w:val="0"/>
                <w:iCs w:val="0"/>
              </w:rPr>
              <w:t>-3-</w:t>
            </w:r>
            <w:r>
              <w:rPr>
                <w:rFonts w:hint="eastAsia" w:eastAsiaTheme="minorEastAsia"/>
                <w:i w:val="0"/>
                <w:iCs w:val="0"/>
              </w:rPr>
              <w:t>羧基</w:t>
            </w:r>
            <w:r>
              <w:rPr>
                <w:rFonts w:eastAsiaTheme="minorEastAsia"/>
                <w:i w:val="0"/>
                <w:iCs w:val="0"/>
              </w:rPr>
              <w:t>-4-</w:t>
            </w:r>
            <w:r>
              <w:rPr>
                <w:rFonts w:hint="eastAsia" w:eastAsiaTheme="minorEastAsia"/>
                <w:i w:val="0"/>
                <w:iCs w:val="0"/>
              </w:rPr>
              <w:t>硝基苯胺法</w:t>
            </w:r>
          </w:p>
        </w:tc>
      </w:tr>
      <w:tr w14:paraId="1969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3D805F75">
            <w:pPr>
              <w:pStyle w:val="540"/>
              <w:rPr>
                <w:rFonts w:eastAsiaTheme="minorEastAsia"/>
                <w:i w:val="0"/>
                <w:iCs w:val="0"/>
              </w:rPr>
            </w:pPr>
            <w:r>
              <w:rPr>
                <w:rFonts w:hint="eastAsia" w:eastAsiaTheme="minorEastAsia"/>
                <w:i w:val="0"/>
                <w:iCs w:val="0"/>
              </w:rPr>
              <w:t>肌酸激酶（</w:t>
            </w:r>
            <w:r>
              <w:rPr>
                <w:rFonts w:eastAsiaTheme="minorEastAsia"/>
                <w:i w:val="0"/>
                <w:iCs w:val="0"/>
              </w:rPr>
              <w:t>CK</w:t>
            </w:r>
            <w:r>
              <w:rPr>
                <w:rFonts w:hint="eastAsia" w:eastAsiaTheme="minorEastAsia"/>
                <w:i w:val="0"/>
                <w:iCs w:val="0"/>
              </w:rPr>
              <w:t>）</w:t>
            </w:r>
          </w:p>
        </w:tc>
        <w:tc>
          <w:tcPr>
            <w:tcW w:w="551" w:type="pct"/>
            <w:vAlign w:val="center"/>
          </w:tcPr>
          <w:p w14:paraId="00DAD71C">
            <w:pPr>
              <w:pStyle w:val="540"/>
              <w:rPr>
                <w:rFonts w:eastAsiaTheme="minorEastAsia"/>
                <w:i w:val="0"/>
                <w:iCs w:val="0"/>
              </w:rPr>
            </w:pPr>
            <w:r>
              <w:rPr>
                <w:rFonts w:eastAsiaTheme="minorEastAsia"/>
                <w:i w:val="0"/>
                <w:iCs w:val="0"/>
              </w:rPr>
              <w:t>U/L</w:t>
            </w:r>
          </w:p>
        </w:tc>
        <w:tc>
          <w:tcPr>
            <w:tcW w:w="2732" w:type="pct"/>
            <w:gridSpan w:val="2"/>
            <w:vAlign w:val="center"/>
          </w:tcPr>
          <w:p w14:paraId="667B0B36">
            <w:pPr>
              <w:pStyle w:val="540"/>
              <w:rPr>
                <w:rFonts w:eastAsiaTheme="minorEastAsia"/>
                <w:i w:val="0"/>
                <w:iCs w:val="0"/>
              </w:rPr>
            </w:pPr>
            <w:r>
              <w:rPr>
                <w:rFonts w:hint="eastAsia" w:eastAsiaTheme="minorEastAsia"/>
                <w:i w:val="0"/>
                <w:iCs w:val="0"/>
              </w:rPr>
              <w:t>磷酸肌酸底物法</w:t>
            </w:r>
          </w:p>
        </w:tc>
      </w:tr>
      <w:tr w14:paraId="0178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1284FB43">
            <w:pPr>
              <w:pStyle w:val="540"/>
              <w:rPr>
                <w:rFonts w:eastAsiaTheme="minorEastAsia"/>
                <w:i w:val="0"/>
                <w:iCs w:val="0"/>
              </w:rPr>
            </w:pPr>
            <w:r>
              <w:rPr>
                <w:rFonts w:hint="eastAsia" w:eastAsiaTheme="minorEastAsia"/>
                <w:i w:val="0"/>
                <w:iCs w:val="0"/>
              </w:rPr>
              <w:t>碱性磷酸酶（</w:t>
            </w:r>
            <w:r>
              <w:rPr>
                <w:rFonts w:eastAsiaTheme="minorEastAsia"/>
                <w:i w:val="0"/>
                <w:iCs w:val="0"/>
              </w:rPr>
              <w:t>ALP</w:t>
            </w:r>
            <w:r>
              <w:rPr>
                <w:rFonts w:hint="eastAsia" w:eastAsiaTheme="minorEastAsia"/>
                <w:i w:val="0"/>
                <w:iCs w:val="0"/>
              </w:rPr>
              <w:t>）</w:t>
            </w:r>
          </w:p>
        </w:tc>
        <w:tc>
          <w:tcPr>
            <w:tcW w:w="551" w:type="pct"/>
            <w:vAlign w:val="center"/>
          </w:tcPr>
          <w:p w14:paraId="12A7E7A6">
            <w:pPr>
              <w:pStyle w:val="540"/>
              <w:rPr>
                <w:rFonts w:eastAsiaTheme="minorEastAsia"/>
                <w:i w:val="0"/>
                <w:iCs w:val="0"/>
              </w:rPr>
            </w:pPr>
            <w:r>
              <w:rPr>
                <w:rFonts w:eastAsiaTheme="minorEastAsia"/>
                <w:i w:val="0"/>
                <w:iCs w:val="0"/>
              </w:rPr>
              <w:t>U/L</w:t>
            </w:r>
          </w:p>
        </w:tc>
        <w:tc>
          <w:tcPr>
            <w:tcW w:w="2732" w:type="pct"/>
            <w:gridSpan w:val="2"/>
            <w:vAlign w:val="center"/>
          </w:tcPr>
          <w:p w14:paraId="4E6E8885">
            <w:pPr>
              <w:pStyle w:val="540"/>
              <w:rPr>
                <w:rFonts w:eastAsiaTheme="minorEastAsia"/>
                <w:i w:val="0"/>
                <w:iCs w:val="0"/>
              </w:rPr>
            </w:pPr>
            <w:r>
              <w:rPr>
                <w:rFonts w:eastAsiaTheme="minorEastAsia"/>
                <w:i w:val="0"/>
                <w:iCs w:val="0"/>
              </w:rPr>
              <w:t>NPP</w:t>
            </w:r>
            <w:r>
              <w:rPr>
                <w:rFonts w:hint="eastAsia" w:eastAsiaTheme="minorEastAsia"/>
                <w:i w:val="0"/>
                <w:iCs w:val="0"/>
              </w:rPr>
              <w:t>底物</w:t>
            </w:r>
            <w:r>
              <w:rPr>
                <w:rFonts w:eastAsiaTheme="minorEastAsia"/>
                <w:i w:val="0"/>
                <w:iCs w:val="0"/>
              </w:rPr>
              <w:t>-AMP</w:t>
            </w:r>
            <w:r>
              <w:rPr>
                <w:rFonts w:hint="eastAsia" w:eastAsiaTheme="minorEastAsia"/>
                <w:i w:val="0"/>
                <w:iCs w:val="0"/>
              </w:rPr>
              <w:t>缓冲液法</w:t>
            </w:r>
          </w:p>
        </w:tc>
      </w:tr>
      <w:tr w14:paraId="585A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7D2985B0">
            <w:pPr>
              <w:pStyle w:val="540"/>
              <w:rPr>
                <w:rFonts w:eastAsiaTheme="minorEastAsia"/>
                <w:i w:val="0"/>
                <w:iCs w:val="0"/>
              </w:rPr>
            </w:pPr>
            <w:r>
              <w:rPr>
                <w:rFonts w:hint="eastAsia" w:eastAsiaTheme="minorEastAsia"/>
                <w:i w:val="0"/>
                <w:iCs w:val="0"/>
              </w:rPr>
              <w:t>尿素（</w:t>
            </w:r>
            <w:r>
              <w:rPr>
                <w:rFonts w:eastAsiaTheme="minorEastAsia"/>
                <w:i w:val="0"/>
                <w:iCs w:val="0"/>
              </w:rPr>
              <w:t>Urea</w:t>
            </w:r>
            <w:r>
              <w:rPr>
                <w:rFonts w:hint="eastAsia" w:eastAsiaTheme="minorEastAsia"/>
                <w:i w:val="0"/>
                <w:iCs w:val="0"/>
              </w:rPr>
              <w:t>）</w:t>
            </w:r>
          </w:p>
        </w:tc>
        <w:tc>
          <w:tcPr>
            <w:tcW w:w="551" w:type="pct"/>
            <w:vAlign w:val="center"/>
          </w:tcPr>
          <w:p w14:paraId="3CFAAFDE">
            <w:pPr>
              <w:pStyle w:val="540"/>
              <w:rPr>
                <w:rFonts w:eastAsiaTheme="minorEastAsia"/>
                <w:i w:val="0"/>
                <w:iCs w:val="0"/>
              </w:rPr>
            </w:pPr>
            <w:r>
              <w:rPr>
                <w:rFonts w:eastAsiaTheme="minorEastAsia"/>
                <w:i w:val="0"/>
                <w:iCs w:val="0"/>
              </w:rPr>
              <w:t>mmol/L</w:t>
            </w:r>
          </w:p>
        </w:tc>
        <w:tc>
          <w:tcPr>
            <w:tcW w:w="2732" w:type="pct"/>
            <w:gridSpan w:val="2"/>
            <w:vAlign w:val="center"/>
          </w:tcPr>
          <w:p w14:paraId="7839B17C">
            <w:pPr>
              <w:pStyle w:val="540"/>
              <w:rPr>
                <w:rFonts w:eastAsiaTheme="minorEastAsia"/>
                <w:i w:val="0"/>
                <w:iCs w:val="0"/>
              </w:rPr>
            </w:pPr>
            <w:r>
              <w:rPr>
                <w:rFonts w:hint="eastAsia" w:eastAsiaTheme="minorEastAsia"/>
                <w:i w:val="0"/>
                <w:iCs w:val="0"/>
              </w:rPr>
              <w:t>尿素酶</w:t>
            </w:r>
            <w:r>
              <w:rPr>
                <w:rFonts w:eastAsiaTheme="minorEastAsia"/>
                <w:i w:val="0"/>
                <w:iCs w:val="0"/>
              </w:rPr>
              <w:t>-</w:t>
            </w:r>
            <w:r>
              <w:rPr>
                <w:rFonts w:hint="eastAsia" w:eastAsiaTheme="minorEastAsia"/>
                <w:i w:val="0"/>
                <w:iCs w:val="0"/>
              </w:rPr>
              <w:t>谷氨酸脱氢酶法</w:t>
            </w:r>
          </w:p>
        </w:tc>
      </w:tr>
      <w:tr w14:paraId="6FAB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306D312B">
            <w:pPr>
              <w:pStyle w:val="540"/>
              <w:rPr>
                <w:rFonts w:eastAsiaTheme="minorEastAsia"/>
                <w:i w:val="0"/>
                <w:iCs w:val="0"/>
              </w:rPr>
            </w:pPr>
            <w:r>
              <w:rPr>
                <w:rFonts w:hint="eastAsia" w:eastAsiaTheme="minorEastAsia"/>
                <w:i w:val="0"/>
                <w:iCs w:val="0"/>
              </w:rPr>
              <w:t>肌酐（</w:t>
            </w:r>
            <w:r>
              <w:rPr>
                <w:rFonts w:eastAsiaTheme="minorEastAsia"/>
                <w:i w:val="0"/>
                <w:iCs w:val="0"/>
              </w:rPr>
              <w:t>Crea</w:t>
            </w:r>
            <w:r>
              <w:rPr>
                <w:rFonts w:hint="eastAsia" w:eastAsiaTheme="minorEastAsia"/>
                <w:i w:val="0"/>
                <w:iCs w:val="0"/>
              </w:rPr>
              <w:t>）</w:t>
            </w:r>
          </w:p>
        </w:tc>
        <w:tc>
          <w:tcPr>
            <w:tcW w:w="551" w:type="pct"/>
            <w:vAlign w:val="center"/>
          </w:tcPr>
          <w:p w14:paraId="68041AC8">
            <w:pPr>
              <w:pStyle w:val="540"/>
              <w:rPr>
                <w:rFonts w:eastAsiaTheme="minorEastAsia"/>
                <w:i w:val="0"/>
                <w:iCs w:val="0"/>
              </w:rPr>
            </w:pPr>
            <w:r>
              <w:rPr>
                <w:rFonts w:eastAsiaTheme="minorEastAsia"/>
                <w:i w:val="0"/>
                <w:iCs w:val="0"/>
              </w:rPr>
              <w:t>μmol/L</w:t>
            </w:r>
          </w:p>
        </w:tc>
        <w:tc>
          <w:tcPr>
            <w:tcW w:w="2732" w:type="pct"/>
            <w:gridSpan w:val="2"/>
            <w:vAlign w:val="center"/>
          </w:tcPr>
          <w:p w14:paraId="00845489">
            <w:pPr>
              <w:pStyle w:val="540"/>
              <w:rPr>
                <w:rFonts w:eastAsiaTheme="minorEastAsia"/>
                <w:i w:val="0"/>
                <w:iCs w:val="0"/>
              </w:rPr>
            </w:pPr>
            <w:r>
              <w:rPr>
                <w:rFonts w:hint="eastAsia" w:eastAsiaTheme="minorEastAsia"/>
                <w:i w:val="0"/>
                <w:iCs w:val="0"/>
              </w:rPr>
              <w:t>肌氨酸氧化酶法</w:t>
            </w:r>
          </w:p>
        </w:tc>
      </w:tr>
      <w:tr w14:paraId="118C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28DD9C32">
            <w:pPr>
              <w:pStyle w:val="540"/>
              <w:rPr>
                <w:rFonts w:eastAsiaTheme="minorEastAsia"/>
                <w:i w:val="0"/>
                <w:iCs w:val="0"/>
              </w:rPr>
            </w:pPr>
            <w:r>
              <w:rPr>
                <w:rFonts w:hint="eastAsia" w:eastAsiaTheme="minorEastAsia"/>
                <w:i w:val="0"/>
                <w:iCs w:val="0"/>
              </w:rPr>
              <w:t>总蛋白（</w:t>
            </w:r>
            <w:r>
              <w:rPr>
                <w:rFonts w:eastAsiaTheme="minorEastAsia"/>
                <w:i w:val="0"/>
                <w:iCs w:val="0"/>
              </w:rPr>
              <w:t>TP</w:t>
            </w:r>
            <w:r>
              <w:rPr>
                <w:rFonts w:hint="eastAsia" w:eastAsiaTheme="minorEastAsia"/>
                <w:i w:val="0"/>
                <w:iCs w:val="0"/>
              </w:rPr>
              <w:t>）</w:t>
            </w:r>
          </w:p>
        </w:tc>
        <w:tc>
          <w:tcPr>
            <w:tcW w:w="551" w:type="pct"/>
            <w:vAlign w:val="center"/>
          </w:tcPr>
          <w:p w14:paraId="58BDE116">
            <w:pPr>
              <w:pStyle w:val="540"/>
              <w:rPr>
                <w:rFonts w:eastAsiaTheme="minorEastAsia"/>
                <w:i w:val="0"/>
                <w:iCs w:val="0"/>
              </w:rPr>
            </w:pPr>
            <w:r>
              <w:rPr>
                <w:rFonts w:eastAsiaTheme="minorEastAsia"/>
                <w:i w:val="0"/>
                <w:iCs w:val="0"/>
              </w:rPr>
              <w:t>g/L</w:t>
            </w:r>
          </w:p>
        </w:tc>
        <w:tc>
          <w:tcPr>
            <w:tcW w:w="2732" w:type="pct"/>
            <w:gridSpan w:val="2"/>
            <w:vAlign w:val="center"/>
          </w:tcPr>
          <w:p w14:paraId="0770E84E">
            <w:pPr>
              <w:pStyle w:val="540"/>
              <w:rPr>
                <w:rFonts w:eastAsiaTheme="minorEastAsia"/>
                <w:i w:val="0"/>
                <w:iCs w:val="0"/>
              </w:rPr>
            </w:pPr>
            <w:r>
              <w:rPr>
                <w:rFonts w:hint="eastAsia" w:eastAsiaTheme="minorEastAsia"/>
                <w:i w:val="0"/>
                <w:iCs w:val="0"/>
              </w:rPr>
              <w:t>双缩脲法</w:t>
            </w:r>
          </w:p>
        </w:tc>
      </w:tr>
      <w:tr w14:paraId="0E61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5CED1921">
            <w:pPr>
              <w:pStyle w:val="540"/>
              <w:rPr>
                <w:rFonts w:eastAsiaTheme="minorEastAsia"/>
                <w:i w:val="0"/>
                <w:iCs w:val="0"/>
              </w:rPr>
            </w:pPr>
            <w:r>
              <w:rPr>
                <w:rFonts w:hint="eastAsia" w:eastAsiaTheme="minorEastAsia"/>
                <w:i w:val="0"/>
                <w:iCs w:val="0"/>
              </w:rPr>
              <w:t>白蛋白（</w:t>
            </w:r>
            <w:r>
              <w:rPr>
                <w:rFonts w:eastAsiaTheme="minorEastAsia"/>
                <w:i w:val="0"/>
                <w:iCs w:val="0"/>
              </w:rPr>
              <w:t>ALB</w:t>
            </w:r>
            <w:r>
              <w:rPr>
                <w:rFonts w:hint="eastAsia" w:eastAsiaTheme="minorEastAsia"/>
                <w:i w:val="0"/>
                <w:iCs w:val="0"/>
              </w:rPr>
              <w:t>）</w:t>
            </w:r>
          </w:p>
        </w:tc>
        <w:tc>
          <w:tcPr>
            <w:tcW w:w="551" w:type="pct"/>
            <w:vAlign w:val="center"/>
          </w:tcPr>
          <w:p w14:paraId="0EE9F091">
            <w:pPr>
              <w:pStyle w:val="540"/>
              <w:rPr>
                <w:rFonts w:eastAsiaTheme="minorEastAsia"/>
                <w:i w:val="0"/>
                <w:iCs w:val="0"/>
              </w:rPr>
            </w:pPr>
            <w:r>
              <w:rPr>
                <w:rFonts w:eastAsiaTheme="minorEastAsia"/>
                <w:i w:val="0"/>
                <w:iCs w:val="0"/>
              </w:rPr>
              <w:t>g/L</w:t>
            </w:r>
          </w:p>
        </w:tc>
        <w:tc>
          <w:tcPr>
            <w:tcW w:w="2732" w:type="pct"/>
            <w:gridSpan w:val="2"/>
            <w:vAlign w:val="center"/>
          </w:tcPr>
          <w:p w14:paraId="3FBE9B88">
            <w:pPr>
              <w:pStyle w:val="540"/>
              <w:rPr>
                <w:rFonts w:eastAsiaTheme="minorEastAsia"/>
                <w:i w:val="0"/>
                <w:iCs w:val="0"/>
              </w:rPr>
            </w:pPr>
            <w:r>
              <w:rPr>
                <w:rFonts w:hint="eastAsia" w:eastAsiaTheme="minorEastAsia"/>
                <w:i w:val="0"/>
                <w:iCs w:val="0"/>
              </w:rPr>
              <w:t>溴甲酚绿法</w:t>
            </w:r>
          </w:p>
        </w:tc>
      </w:tr>
      <w:tr w14:paraId="5C7F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4BBA0A52">
            <w:pPr>
              <w:pStyle w:val="540"/>
              <w:rPr>
                <w:rFonts w:eastAsiaTheme="minorEastAsia"/>
                <w:i w:val="0"/>
                <w:iCs w:val="0"/>
              </w:rPr>
            </w:pPr>
            <w:r>
              <w:rPr>
                <w:rFonts w:hint="eastAsia" w:eastAsiaTheme="minorEastAsia"/>
                <w:i w:val="0"/>
                <w:iCs w:val="0"/>
              </w:rPr>
              <w:t>球蛋白（</w:t>
            </w:r>
            <w:r>
              <w:rPr>
                <w:rFonts w:eastAsiaTheme="minorEastAsia"/>
                <w:i w:val="0"/>
                <w:iCs w:val="0"/>
              </w:rPr>
              <w:t>GLB</w:t>
            </w:r>
            <w:r>
              <w:rPr>
                <w:rFonts w:hint="eastAsia" w:eastAsiaTheme="minorEastAsia"/>
                <w:i w:val="0"/>
                <w:iCs w:val="0"/>
              </w:rPr>
              <w:t>）</w:t>
            </w:r>
          </w:p>
        </w:tc>
        <w:tc>
          <w:tcPr>
            <w:tcW w:w="551" w:type="pct"/>
            <w:vAlign w:val="center"/>
          </w:tcPr>
          <w:p w14:paraId="3B2AD344">
            <w:pPr>
              <w:pStyle w:val="540"/>
              <w:rPr>
                <w:rFonts w:eastAsiaTheme="minorEastAsia"/>
                <w:i w:val="0"/>
                <w:iCs w:val="0"/>
              </w:rPr>
            </w:pPr>
            <w:r>
              <w:rPr>
                <w:rFonts w:eastAsiaTheme="minorEastAsia"/>
                <w:i w:val="0"/>
                <w:iCs w:val="0"/>
              </w:rPr>
              <w:t>g/L</w:t>
            </w:r>
          </w:p>
        </w:tc>
        <w:tc>
          <w:tcPr>
            <w:tcW w:w="2732" w:type="pct"/>
            <w:gridSpan w:val="2"/>
            <w:vAlign w:val="center"/>
          </w:tcPr>
          <w:p w14:paraId="74F7AB9F">
            <w:pPr>
              <w:pStyle w:val="540"/>
              <w:rPr>
                <w:rFonts w:eastAsiaTheme="minorEastAsia"/>
                <w:i w:val="0"/>
                <w:iCs w:val="0"/>
              </w:rPr>
            </w:pPr>
            <w:r>
              <w:rPr>
                <w:rFonts w:hint="eastAsia" w:eastAsiaTheme="minorEastAsia"/>
                <w:i w:val="0"/>
                <w:iCs w:val="0"/>
              </w:rPr>
              <w:t>计算：</w:t>
            </w:r>
            <w:r>
              <w:rPr>
                <w:rFonts w:eastAsiaTheme="minorEastAsia"/>
                <w:i w:val="0"/>
                <w:iCs w:val="0"/>
              </w:rPr>
              <w:t>TP-ALB</w:t>
            </w:r>
          </w:p>
        </w:tc>
      </w:tr>
      <w:tr w14:paraId="3045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305CE4B9">
            <w:pPr>
              <w:pStyle w:val="540"/>
              <w:rPr>
                <w:rFonts w:eastAsiaTheme="minorEastAsia"/>
                <w:i w:val="0"/>
                <w:iCs w:val="0"/>
              </w:rPr>
            </w:pPr>
            <w:r>
              <w:rPr>
                <w:rFonts w:hint="eastAsia" w:eastAsiaTheme="minorEastAsia"/>
                <w:i w:val="0"/>
                <w:iCs w:val="0"/>
              </w:rPr>
              <w:t>白球比（</w:t>
            </w:r>
            <w:r>
              <w:rPr>
                <w:rFonts w:eastAsiaTheme="minorEastAsia"/>
                <w:i w:val="0"/>
                <w:iCs w:val="0"/>
              </w:rPr>
              <w:t>A/G</w:t>
            </w:r>
            <w:r>
              <w:rPr>
                <w:rFonts w:hint="eastAsia" w:eastAsiaTheme="minorEastAsia"/>
                <w:i w:val="0"/>
                <w:iCs w:val="0"/>
              </w:rPr>
              <w:t>）</w:t>
            </w:r>
          </w:p>
        </w:tc>
        <w:tc>
          <w:tcPr>
            <w:tcW w:w="551" w:type="pct"/>
            <w:vAlign w:val="center"/>
          </w:tcPr>
          <w:p w14:paraId="76BF6B2A">
            <w:pPr>
              <w:pStyle w:val="540"/>
              <w:rPr>
                <w:rFonts w:eastAsiaTheme="minorEastAsia"/>
                <w:i w:val="0"/>
                <w:iCs w:val="0"/>
              </w:rPr>
            </w:pPr>
            <w:r>
              <w:rPr>
                <w:rFonts w:eastAsiaTheme="minorEastAsia"/>
                <w:i w:val="0"/>
                <w:iCs w:val="0"/>
              </w:rPr>
              <w:t>/</w:t>
            </w:r>
          </w:p>
        </w:tc>
        <w:tc>
          <w:tcPr>
            <w:tcW w:w="2732" w:type="pct"/>
            <w:gridSpan w:val="2"/>
            <w:vAlign w:val="center"/>
          </w:tcPr>
          <w:p w14:paraId="287F21EC">
            <w:pPr>
              <w:pStyle w:val="540"/>
              <w:rPr>
                <w:rFonts w:eastAsiaTheme="minorEastAsia"/>
                <w:i w:val="0"/>
                <w:iCs w:val="0"/>
              </w:rPr>
            </w:pPr>
            <w:r>
              <w:rPr>
                <w:rFonts w:hint="eastAsia" w:eastAsiaTheme="minorEastAsia"/>
                <w:i w:val="0"/>
                <w:iCs w:val="0"/>
              </w:rPr>
              <w:t>计算：</w:t>
            </w:r>
            <w:r>
              <w:rPr>
                <w:rFonts w:eastAsiaTheme="minorEastAsia"/>
                <w:i w:val="0"/>
                <w:iCs w:val="0"/>
              </w:rPr>
              <w:t>ALB/GLB</w:t>
            </w:r>
          </w:p>
        </w:tc>
      </w:tr>
      <w:tr w14:paraId="598F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64B7B9DB">
            <w:pPr>
              <w:pStyle w:val="540"/>
              <w:rPr>
                <w:rFonts w:eastAsiaTheme="minorEastAsia"/>
                <w:i w:val="0"/>
                <w:iCs w:val="0"/>
              </w:rPr>
            </w:pPr>
            <w:r>
              <w:rPr>
                <w:rFonts w:hint="eastAsia" w:eastAsiaTheme="minorEastAsia"/>
                <w:i w:val="0"/>
                <w:iCs w:val="0"/>
              </w:rPr>
              <w:t>血糖（</w:t>
            </w:r>
            <w:r>
              <w:rPr>
                <w:rFonts w:eastAsiaTheme="minorEastAsia"/>
                <w:i w:val="0"/>
                <w:iCs w:val="0"/>
              </w:rPr>
              <w:t>GLU</w:t>
            </w:r>
            <w:r>
              <w:rPr>
                <w:rFonts w:hint="eastAsia" w:eastAsiaTheme="minorEastAsia"/>
                <w:i w:val="0"/>
                <w:iCs w:val="0"/>
              </w:rPr>
              <w:t>）</w:t>
            </w:r>
          </w:p>
        </w:tc>
        <w:tc>
          <w:tcPr>
            <w:tcW w:w="551" w:type="pct"/>
            <w:vAlign w:val="center"/>
          </w:tcPr>
          <w:p w14:paraId="7761F2AD">
            <w:pPr>
              <w:pStyle w:val="540"/>
              <w:rPr>
                <w:rFonts w:eastAsiaTheme="minorEastAsia"/>
                <w:i w:val="0"/>
                <w:iCs w:val="0"/>
              </w:rPr>
            </w:pPr>
            <w:r>
              <w:rPr>
                <w:rFonts w:eastAsiaTheme="minorEastAsia"/>
                <w:i w:val="0"/>
                <w:iCs w:val="0"/>
              </w:rPr>
              <w:t>mmol/L</w:t>
            </w:r>
          </w:p>
        </w:tc>
        <w:tc>
          <w:tcPr>
            <w:tcW w:w="2732" w:type="pct"/>
            <w:gridSpan w:val="2"/>
            <w:vAlign w:val="center"/>
          </w:tcPr>
          <w:p w14:paraId="03A7DB2D">
            <w:pPr>
              <w:pStyle w:val="540"/>
              <w:rPr>
                <w:rFonts w:eastAsiaTheme="minorEastAsia"/>
                <w:i w:val="0"/>
                <w:iCs w:val="0"/>
              </w:rPr>
            </w:pPr>
            <w:r>
              <w:rPr>
                <w:rFonts w:hint="eastAsia" w:eastAsiaTheme="minorEastAsia"/>
                <w:i w:val="0"/>
                <w:iCs w:val="0"/>
              </w:rPr>
              <w:t>葡萄糖氧化酶法</w:t>
            </w:r>
          </w:p>
        </w:tc>
      </w:tr>
      <w:tr w14:paraId="14BB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033A7ED0">
            <w:pPr>
              <w:pStyle w:val="540"/>
              <w:rPr>
                <w:rFonts w:eastAsiaTheme="minorEastAsia"/>
                <w:i w:val="0"/>
                <w:iCs w:val="0"/>
              </w:rPr>
            </w:pPr>
            <w:r>
              <w:rPr>
                <w:rFonts w:hint="eastAsia" w:eastAsiaTheme="minorEastAsia"/>
                <w:i w:val="0"/>
                <w:iCs w:val="0"/>
              </w:rPr>
              <w:t>总胆红素（</w:t>
            </w:r>
            <w:r>
              <w:rPr>
                <w:rFonts w:eastAsiaTheme="minorEastAsia"/>
                <w:i w:val="0"/>
                <w:iCs w:val="0"/>
              </w:rPr>
              <w:t>TBIL</w:t>
            </w:r>
            <w:r>
              <w:rPr>
                <w:rFonts w:hint="eastAsia" w:eastAsiaTheme="minorEastAsia"/>
                <w:i w:val="0"/>
                <w:iCs w:val="0"/>
              </w:rPr>
              <w:t>）</w:t>
            </w:r>
          </w:p>
        </w:tc>
        <w:tc>
          <w:tcPr>
            <w:tcW w:w="551" w:type="pct"/>
            <w:vAlign w:val="center"/>
          </w:tcPr>
          <w:p w14:paraId="761FA5C9">
            <w:pPr>
              <w:pStyle w:val="540"/>
              <w:rPr>
                <w:rFonts w:eastAsiaTheme="minorEastAsia"/>
                <w:i w:val="0"/>
                <w:iCs w:val="0"/>
              </w:rPr>
            </w:pPr>
            <w:r>
              <w:rPr>
                <w:rFonts w:eastAsiaTheme="minorEastAsia"/>
                <w:i w:val="0"/>
                <w:iCs w:val="0"/>
              </w:rPr>
              <w:t>μmol/L</w:t>
            </w:r>
          </w:p>
        </w:tc>
        <w:tc>
          <w:tcPr>
            <w:tcW w:w="2732" w:type="pct"/>
            <w:gridSpan w:val="2"/>
            <w:vAlign w:val="center"/>
          </w:tcPr>
          <w:p w14:paraId="37280104">
            <w:pPr>
              <w:pStyle w:val="540"/>
              <w:rPr>
                <w:rFonts w:eastAsiaTheme="minorEastAsia"/>
                <w:i w:val="0"/>
                <w:iCs w:val="0"/>
              </w:rPr>
            </w:pPr>
            <w:r>
              <w:rPr>
                <w:rFonts w:hint="eastAsia" w:eastAsiaTheme="minorEastAsia"/>
                <w:i w:val="0"/>
                <w:iCs w:val="0"/>
              </w:rPr>
              <w:t>钒酸盐氧化法</w:t>
            </w:r>
          </w:p>
        </w:tc>
      </w:tr>
      <w:tr w14:paraId="6986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0169BEFF">
            <w:pPr>
              <w:pStyle w:val="540"/>
              <w:rPr>
                <w:rFonts w:eastAsiaTheme="minorEastAsia"/>
                <w:i w:val="0"/>
                <w:iCs w:val="0"/>
              </w:rPr>
            </w:pPr>
            <w:r>
              <w:rPr>
                <w:rFonts w:hint="eastAsia" w:eastAsiaTheme="minorEastAsia"/>
                <w:i w:val="0"/>
                <w:iCs w:val="0"/>
              </w:rPr>
              <w:t>总胆固醇</w:t>
            </w:r>
            <w:r>
              <w:rPr>
                <w:rFonts w:eastAsiaTheme="minorEastAsia"/>
                <w:i w:val="0"/>
                <w:iCs w:val="0"/>
              </w:rPr>
              <w:t>(TCHO)</w:t>
            </w:r>
          </w:p>
        </w:tc>
        <w:tc>
          <w:tcPr>
            <w:tcW w:w="551" w:type="pct"/>
            <w:vAlign w:val="center"/>
          </w:tcPr>
          <w:p w14:paraId="50D0E1E0">
            <w:pPr>
              <w:pStyle w:val="540"/>
              <w:rPr>
                <w:rFonts w:eastAsiaTheme="minorEastAsia"/>
                <w:i w:val="0"/>
                <w:iCs w:val="0"/>
              </w:rPr>
            </w:pPr>
            <w:r>
              <w:rPr>
                <w:rFonts w:eastAsiaTheme="minorEastAsia"/>
                <w:i w:val="0"/>
                <w:iCs w:val="0"/>
              </w:rPr>
              <w:t>mmol/L</w:t>
            </w:r>
          </w:p>
        </w:tc>
        <w:tc>
          <w:tcPr>
            <w:tcW w:w="2732" w:type="pct"/>
            <w:gridSpan w:val="2"/>
            <w:vAlign w:val="center"/>
          </w:tcPr>
          <w:p w14:paraId="787632C7">
            <w:pPr>
              <w:pStyle w:val="540"/>
              <w:rPr>
                <w:rFonts w:eastAsiaTheme="minorEastAsia"/>
                <w:i w:val="0"/>
                <w:iCs w:val="0"/>
              </w:rPr>
            </w:pPr>
            <w:r>
              <w:rPr>
                <w:rFonts w:eastAsiaTheme="minorEastAsia"/>
                <w:i w:val="0"/>
                <w:iCs w:val="0"/>
              </w:rPr>
              <w:t>CHOD-PAP</w:t>
            </w:r>
            <w:r>
              <w:rPr>
                <w:rFonts w:hint="eastAsia" w:eastAsiaTheme="minorEastAsia"/>
                <w:i w:val="0"/>
                <w:iCs w:val="0"/>
              </w:rPr>
              <w:t>法</w:t>
            </w:r>
          </w:p>
        </w:tc>
      </w:tr>
      <w:tr w14:paraId="4B22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78D3D9DA">
            <w:pPr>
              <w:pStyle w:val="540"/>
              <w:rPr>
                <w:rFonts w:eastAsiaTheme="minorEastAsia"/>
                <w:i w:val="0"/>
                <w:iCs w:val="0"/>
              </w:rPr>
            </w:pPr>
            <w:r>
              <w:rPr>
                <w:rFonts w:hint="eastAsia" w:eastAsiaTheme="minorEastAsia"/>
                <w:i w:val="0"/>
                <w:iCs w:val="0"/>
              </w:rPr>
              <w:t>甘油三酯（</w:t>
            </w:r>
            <w:r>
              <w:rPr>
                <w:rFonts w:eastAsiaTheme="minorEastAsia"/>
                <w:i w:val="0"/>
                <w:iCs w:val="0"/>
              </w:rPr>
              <w:t>TG</w:t>
            </w:r>
            <w:r>
              <w:rPr>
                <w:rFonts w:hint="eastAsia" w:eastAsiaTheme="minorEastAsia"/>
                <w:i w:val="0"/>
                <w:iCs w:val="0"/>
              </w:rPr>
              <w:t>）</w:t>
            </w:r>
          </w:p>
        </w:tc>
        <w:tc>
          <w:tcPr>
            <w:tcW w:w="551" w:type="pct"/>
            <w:vAlign w:val="center"/>
          </w:tcPr>
          <w:p w14:paraId="72597288">
            <w:pPr>
              <w:pStyle w:val="540"/>
              <w:rPr>
                <w:rFonts w:eastAsiaTheme="minorEastAsia"/>
                <w:i w:val="0"/>
                <w:iCs w:val="0"/>
              </w:rPr>
            </w:pPr>
            <w:r>
              <w:rPr>
                <w:rFonts w:eastAsiaTheme="minorEastAsia"/>
                <w:i w:val="0"/>
                <w:iCs w:val="0"/>
              </w:rPr>
              <w:t>mmol/L</w:t>
            </w:r>
          </w:p>
        </w:tc>
        <w:tc>
          <w:tcPr>
            <w:tcW w:w="2732" w:type="pct"/>
            <w:gridSpan w:val="2"/>
            <w:vAlign w:val="center"/>
          </w:tcPr>
          <w:p w14:paraId="6C8BD2CD">
            <w:pPr>
              <w:pStyle w:val="540"/>
              <w:rPr>
                <w:rFonts w:eastAsiaTheme="minorEastAsia"/>
                <w:i w:val="0"/>
                <w:iCs w:val="0"/>
              </w:rPr>
            </w:pPr>
            <w:r>
              <w:rPr>
                <w:rFonts w:eastAsiaTheme="minorEastAsia"/>
                <w:i w:val="0"/>
                <w:iCs w:val="0"/>
              </w:rPr>
              <w:t>GPO-PAP</w:t>
            </w:r>
            <w:r>
              <w:rPr>
                <w:rFonts w:hint="eastAsia" w:eastAsiaTheme="minorEastAsia"/>
                <w:i w:val="0"/>
                <w:iCs w:val="0"/>
              </w:rPr>
              <w:t>法</w:t>
            </w:r>
          </w:p>
        </w:tc>
      </w:tr>
      <w:tr w14:paraId="349C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14B82BCF">
            <w:pPr>
              <w:pStyle w:val="540"/>
              <w:rPr>
                <w:rFonts w:eastAsiaTheme="minorEastAsia"/>
                <w:i w:val="0"/>
                <w:iCs w:val="0"/>
              </w:rPr>
            </w:pPr>
            <w:r>
              <w:rPr>
                <w:rFonts w:hint="eastAsia" w:eastAsiaTheme="minorEastAsia"/>
                <w:i w:val="0"/>
                <w:iCs w:val="0"/>
              </w:rPr>
              <w:t>钠离子浓度（</w:t>
            </w:r>
            <w:r>
              <w:rPr>
                <w:rFonts w:eastAsiaTheme="minorEastAsia"/>
                <w:i w:val="0"/>
                <w:iCs w:val="0"/>
              </w:rPr>
              <w:t>Na+</w:t>
            </w:r>
            <w:r>
              <w:rPr>
                <w:rFonts w:hint="eastAsia" w:eastAsiaTheme="minorEastAsia"/>
                <w:i w:val="0"/>
                <w:iCs w:val="0"/>
              </w:rPr>
              <w:t>）</w:t>
            </w:r>
          </w:p>
        </w:tc>
        <w:tc>
          <w:tcPr>
            <w:tcW w:w="551" w:type="pct"/>
            <w:vAlign w:val="center"/>
          </w:tcPr>
          <w:p w14:paraId="787572DF">
            <w:pPr>
              <w:pStyle w:val="540"/>
              <w:rPr>
                <w:rFonts w:eastAsiaTheme="minorEastAsia"/>
                <w:i w:val="0"/>
                <w:iCs w:val="0"/>
              </w:rPr>
            </w:pPr>
            <w:r>
              <w:rPr>
                <w:rFonts w:eastAsiaTheme="minorEastAsia"/>
                <w:i w:val="0"/>
                <w:iCs w:val="0"/>
              </w:rPr>
              <w:t>mmol/L</w:t>
            </w:r>
          </w:p>
        </w:tc>
        <w:tc>
          <w:tcPr>
            <w:tcW w:w="2732" w:type="pct"/>
            <w:gridSpan w:val="2"/>
            <w:vAlign w:val="center"/>
          </w:tcPr>
          <w:p w14:paraId="4CC4CA93">
            <w:pPr>
              <w:pStyle w:val="540"/>
              <w:rPr>
                <w:rFonts w:eastAsiaTheme="minorEastAsia"/>
                <w:i w:val="0"/>
                <w:iCs w:val="0"/>
              </w:rPr>
            </w:pPr>
            <w:r>
              <w:rPr>
                <w:rFonts w:hint="eastAsia" w:eastAsiaTheme="minorEastAsia"/>
                <w:i w:val="0"/>
                <w:iCs w:val="0"/>
              </w:rPr>
              <w:t>离子选择电极法</w:t>
            </w:r>
          </w:p>
        </w:tc>
      </w:tr>
      <w:tr w14:paraId="3C73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69C6B374">
            <w:pPr>
              <w:pStyle w:val="540"/>
              <w:rPr>
                <w:rFonts w:eastAsiaTheme="minorEastAsia"/>
                <w:i w:val="0"/>
                <w:iCs w:val="0"/>
              </w:rPr>
            </w:pPr>
            <w:r>
              <w:rPr>
                <w:rFonts w:hint="eastAsia" w:eastAsiaTheme="minorEastAsia"/>
                <w:i w:val="0"/>
                <w:iCs w:val="0"/>
              </w:rPr>
              <w:t>钾离子浓度（</w:t>
            </w:r>
            <w:r>
              <w:rPr>
                <w:rFonts w:eastAsiaTheme="minorEastAsia"/>
                <w:i w:val="0"/>
                <w:iCs w:val="0"/>
              </w:rPr>
              <w:t>K+</w:t>
            </w:r>
            <w:r>
              <w:rPr>
                <w:rFonts w:hint="eastAsia" w:eastAsiaTheme="minorEastAsia"/>
                <w:i w:val="0"/>
                <w:iCs w:val="0"/>
              </w:rPr>
              <w:t>）</w:t>
            </w:r>
          </w:p>
        </w:tc>
        <w:tc>
          <w:tcPr>
            <w:tcW w:w="551" w:type="pct"/>
            <w:vAlign w:val="center"/>
          </w:tcPr>
          <w:p w14:paraId="06DF4AC7">
            <w:pPr>
              <w:pStyle w:val="540"/>
              <w:rPr>
                <w:rFonts w:eastAsiaTheme="minorEastAsia"/>
                <w:i w:val="0"/>
                <w:iCs w:val="0"/>
              </w:rPr>
            </w:pPr>
            <w:r>
              <w:rPr>
                <w:rFonts w:eastAsiaTheme="minorEastAsia"/>
                <w:i w:val="0"/>
                <w:iCs w:val="0"/>
              </w:rPr>
              <w:t>mmol/L</w:t>
            </w:r>
          </w:p>
        </w:tc>
        <w:tc>
          <w:tcPr>
            <w:tcW w:w="2732" w:type="pct"/>
            <w:gridSpan w:val="2"/>
            <w:vAlign w:val="center"/>
          </w:tcPr>
          <w:p w14:paraId="3F445B68">
            <w:pPr>
              <w:pStyle w:val="540"/>
              <w:rPr>
                <w:rFonts w:eastAsiaTheme="minorEastAsia"/>
                <w:i w:val="0"/>
                <w:iCs w:val="0"/>
              </w:rPr>
            </w:pPr>
            <w:r>
              <w:rPr>
                <w:rFonts w:hint="eastAsia" w:eastAsiaTheme="minorEastAsia"/>
                <w:i w:val="0"/>
                <w:iCs w:val="0"/>
              </w:rPr>
              <w:t>离子选择电极法</w:t>
            </w:r>
          </w:p>
        </w:tc>
      </w:tr>
      <w:tr w14:paraId="0EE1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34BF3797">
            <w:pPr>
              <w:pStyle w:val="540"/>
              <w:rPr>
                <w:rFonts w:eastAsiaTheme="minorEastAsia"/>
                <w:i w:val="0"/>
                <w:iCs w:val="0"/>
              </w:rPr>
            </w:pPr>
            <w:r>
              <w:rPr>
                <w:rFonts w:hint="eastAsia" w:eastAsiaTheme="minorEastAsia"/>
                <w:i w:val="0"/>
                <w:iCs w:val="0"/>
              </w:rPr>
              <w:t>氯离子浓度（</w:t>
            </w:r>
            <w:r>
              <w:rPr>
                <w:rFonts w:eastAsiaTheme="minorEastAsia"/>
                <w:i w:val="0"/>
                <w:iCs w:val="0"/>
              </w:rPr>
              <w:t>Cl-</w:t>
            </w:r>
            <w:r>
              <w:rPr>
                <w:rFonts w:hint="eastAsia" w:eastAsiaTheme="minorEastAsia"/>
                <w:i w:val="0"/>
                <w:iCs w:val="0"/>
              </w:rPr>
              <w:t>）</w:t>
            </w:r>
          </w:p>
        </w:tc>
        <w:tc>
          <w:tcPr>
            <w:tcW w:w="551" w:type="pct"/>
            <w:vAlign w:val="center"/>
          </w:tcPr>
          <w:p w14:paraId="26C478FE">
            <w:pPr>
              <w:pStyle w:val="540"/>
              <w:rPr>
                <w:rFonts w:eastAsiaTheme="minorEastAsia"/>
                <w:i w:val="0"/>
                <w:iCs w:val="0"/>
              </w:rPr>
            </w:pPr>
            <w:r>
              <w:rPr>
                <w:rFonts w:eastAsiaTheme="minorEastAsia"/>
                <w:i w:val="0"/>
                <w:iCs w:val="0"/>
              </w:rPr>
              <w:t>mmol/L</w:t>
            </w:r>
          </w:p>
        </w:tc>
        <w:tc>
          <w:tcPr>
            <w:tcW w:w="2732" w:type="pct"/>
            <w:gridSpan w:val="2"/>
            <w:vAlign w:val="center"/>
          </w:tcPr>
          <w:p w14:paraId="5A6279A5">
            <w:pPr>
              <w:pStyle w:val="540"/>
              <w:rPr>
                <w:rFonts w:eastAsiaTheme="minorEastAsia"/>
                <w:i w:val="0"/>
                <w:iCs w:val="0"/>
              </w:rPr>
            </w:pPr>
            <w:r>
              <w:rPr>
                <w:rFonts w:hint="eastAsia" w:eastAsiaTheme="minorEastAsia"/>
                <w:i w:val="0"/>
                <w:iCs w:val="0"/>
              </w:rPr>
              <w:t>离子选择电极法</w:t>
            </w:r>
          </w:p>
        </w:tc>
      </w:tr>
      <w:tr w14:paraId="39B1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65" w:type="dxa"/>
          <w:trHeight w:val="340" w:hRule="atLeast"/>
        </w:trPr>
        <w:tc>
          <w:tcPr>
            <w:tcW w:w="1717" w:type="pct"/>
            <w:vAlign w:val="center"/>
          </w:tcPr>
          <w:p w14:paraId="7ECA60FF">
            <w:pPr>
              <w:pStyle w:val="540"/>
              <w:rPr>
                <w:rFonts w:eastAsiaTheme="minorEastAsia"/>
                <w:i w:val="0"/>
                <w:iCs w:val="0"/>
              </w:rPr>
            </w:pPr>
            <w:r>
              <w:rPr>
                <w:rFonts w:hint="eastAsia" w:eastAsiaTheme="minorEastAsia"/>
                <w:i w:val="0"/>
                <w:iCs w:val="0"/>
              </w:rPr>
              <w:t>乳酸脱氢酶（</w:t>
            </w:r>
            <w:r>
              <w:rPr>
                <w:rFonts w:eastAsiaTheme="minorEastAsia"/>
                <w:i w:val="0"/>
                <w:iCs w:val="0"/>
              </w:rPr>
              <w:t>LDH</w:t>
            </w:r>
            <w:r>
              <w:rPr>
                <w:rFonts w:hint="eastAsia" w:eastAsiaTheme="minorEastAsia"/>
                <w:i w:val="0"/>
                <w:iCs w:val="0"/>
              </w:rPr>
              <w:t>）</w:t>
            </w:r>
          </w:p>
        </w:tc>
        <w:tc>
          <w:tcPr>
            <w:tcW w:w="551" w:type="pct"/>
            <w:vAlign w:val="center"/>
          </w:tcPr>
          <w:p w14:paraId="34F80741">
            <w:pPr>
              <w:pStyle w:val="540"/>
              <w:rPr>
                <w:rFonts w:eastAsiaTheme="minorEastAsia"/>
                <w:i w:val="0"/>
                <w:iCs w:val="0"/>
              </w:rPr>
            </w:pPr>
            <w:r>
              <w:rPr>
                <w:rFonts w:eastAsiaTheme="minorEastAsia"/>
                <w:i w:val="0"/>
                <w:iCs w:val="0"/>
              </w:rPr>
              <w:t>U/L</w:t>
            </w:r>
          </w:p>
        </w:tc>
        <w:tc>
          <w:tcPr>
            <w:tcW w:w="2728" w:type="pct"/>
            <w:vAlign w:val="center"/>
          </w:tcPr>
          <w:p w14:paraId="2A3B22C1">
            <w:pPr>
              <w:pStyle w:val="540"/>
              <w:rPr>
                <w:rFonts w:eastAsiaTheme="minorEastAsia"/>
                <w:i w:val="0"/>
                <w:iCs w:val="0"/>
              </w:rPr>
            </w:pPr>
            <w:r>
              <w:rPr>
                <w:rFonts w:hint="eastAsia" w:eastAsiaTheme="minorEastAsia"/>
                <w:i w:val="0"/>
                <w:iCs w:val="0"/>
              </w:rPr>
              <w:t>乳酸底物法</w:t>
            </w:r>
          </w:p>
        </w:tc>
      </w:tr>
      <w:tr w14:paraId="63D9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5857E583">
            <w:pPr>
              <w:pStyle w:val="540"/>
              <w:rPr>
                <w:rFonts w:eastAsiaTheme="minorEastAsia"/>
                <w:i w:val="0"/>
                <w:iCs w:val="0"/>
                <w:highlight w:val="none"/>
              </w:rPr>
            </w:pPr>
            <w:r>
              <w:rPr>
                <w:rFonts w:hint="eastAsia" w:eastAsiaTheme="minorEastAsia"/>
                <w:i w:val="0"/>
                <w:iCs w:val="0"/>
                <w:highlight w:val="none"/>
              </w:rPr>
              <w:t>磷（</w:t>
            </w:r>
            <w:r>
              <w:rPr>
                <w:rFonts w:eastAsiaTheme="minorEastAsia"/>
                <w:i w:val="0"/>
                <w:iCs w:val="0"/>
                <w:highlight w:val="none"/>
              </w:rPr>
              <w:t>P</w:t>
            </w:r>
            <w:r>
              <w:rPr>
                <w:rFonts w:hint="eastAsia" w:eastAsiaTheme="minorEastAsia"/>
                <w:i w:val="0"/>
                <w:iCs w:val="0"/>
                <w:highlight w:val="none"/>
              </w:rPr>
              <w:t>）（非必须）</w:t>
            </w:r>
          </w:p>
        </w:tc>
        <w:tc>
          <w:tcPr>
            <w:tcW w:w="551" w:type="pct"/>
            <w:vAlign w:val="center"/>
          </w:tcPr>
          <w:p w14:paraId="3F0CC8AD">
            <w:pPr>
              <w:pStyle w:val="540"/>
              <w:rPr>
                <w:rFonts w:eastAsiaTheme="minorEastAsia"/>
                <w:i w:val="0"/>
                <w:iCs w:val="0"/>
              </w:rPr>
            </w:pPr>
            <w:r>
              <w:rPr>
                <w:rFonts w:eastAsiaTheme="minorEastAsia"/>
                <w:i w:val="0"/>
                <w:iCs w:val="0"/>
              </w:rPr>
              <w:t>mmol/L</w:t>
            </w:r>
          </w:p>
        </w:tc>
        <w:tc>
          <w:tcPr>
            <w:tcW w:w="2732" w:type="pct"/>
            <w:gridSpan w:val="2"/>
            <w:vAlign w:val="center"/>
          </w:tcPr>
          <w:p w14:paraId="687B78E0">
            <w:pPr>
              <w:pStyle w:val="540"/>
              <w:rPr>
                <w:rFonts w:eastAsiaTheme="minorEastAsia"/>
                <w:i w:val="0"/>
                <w:iCs w:val="0"/>
              </w:rPr>
            </w:pPr>
            <w:r>
              <w:rPr>
                <w:rFonts w:hint="eastAsia" w:eastAsiaTheme="minorEastAsia"/>
                <w:i w:val="0"/>
                <w:iCs w:val="0"/>
              </w:rPr>
              <w:t>磷钼酸盐法</w:t>
            </w:r>
          </w:p>
        </w:tc>
      </w:tr>
      <w:tr w14:paraId="1EDE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1A2EA632">
            <w:pPr>
              <w:pStyle w:val="540"/>
              <w:rPr>
                <w:rFonts w:eastAsiaTheme="minorEastAsia"/>
                <w:i w:val="0"/>
                <w:iCs w:val="0"/>
                <w:highlight w:val="none"/>
              </w:rPr>
            </w:pPr>
            <w:r>
              <w:rPr>
                <w:rFonts w:hint="eastAsia" w:eastAsiaTheme="minorEastAsia"/>
                <w:i w:val="0"/>
                <w:iCs w:val="0"/>
                <w:highlight w:val="none"/>
              </w:rPr>
              <w:t>钙（</w:t>
            </w:r>
            <w:r>
              <w:rPr>
                <w:rFonts w:eastAsiaTheme="minorEastAsia"/>
                <w:i w:val="0"/>
                <w:iCs w:val="0"/>
                <w:highlight w:val="none"/>
              </w:rPr>
              <w:t>Ca</w:t>
            </w:r>
            <w:r>
              <w:rPr>
                <w:rFonts w:hint="eastAsia" w:eastAsiaTheme="minorEastAsia"/>
                <w:i w:val="0"/>
                <w:iCs w:val="0"/>
                <w:highlight w:val="none"/>
              </w:rPr>
              <w:t>）（非必须）</w:t>
            </w:r>
          </w:p>
        </w:tc>
        <w:tc>
          <w:tcPr>
            <w:tcW w:w="551" w:type="pct"/>
            <w:vAlign w:val="center"/>
          </w:tcPr>
          <w:p w14:paraId="0AAA809E">
            <w:pPr>
              <w:pStyle w:val="540"/>
              <w:rPr>
                <w:rFonts w:eastAsiaTheme="minorEastAsia"/>
                <w:i w:val="0"/>
                <w:iCs w:val="0"/>
              </w:rPr>
            </w:pPr>
            <w:r>
              <w:rPr>
                <w:rFonts w:eastAsiaTheme="minorEastAsia"/>
                <w:i w:val="0"/>
                <w:iCs w:val="0"/>
              </w:rPr>
              <w:t>mmol/L</w:t>
            </w:r>
          </w:p>
        </w:tc>
        <w:tc>
          <w:tcPr>
            <w:tcW w:w="2732" w:type="pct"/>
            <w:gridSpan w:val="2"/>
            <w:vAlign w:val="center"/>
          </w:tcPr>
          <w:p w14:paraId="4A14E692">
            <w:pPr>
              <w:pStyle w:val="540"/>
              <w:rPr>
                <w:rFonts w:eastAsiaTheme="minorEastAsia"/>
                <w:i w:val="0"/>
                <w:iCs w:val="0"/>
              </w:rPr>
            </w:pPr>
            <w:r>
              <w:rPr>
                <w:rFonts w:hint="eastAsia" w:eastAsiaTheme="minorEastAsia"/>
                <w:i w:val="0"/>
                <w:iCs w:val="0"/>
              </w:rPr>
              <w:t>偶氮胂</w:t>
            </w:r>
            <w:r>
              <w:rPr>
                <w:rFonts w:eastAsiaTheme="minorEastAsia"/>
                <w:i w:val="0"/>
                <w:iCs w:val="0"/>
              </w:rPr>
              <w:t>III</w:t>
            </w:r>
            <w:r>
              <w:rPr>
                <w:rFonts w:hint="eastAsia" w:eastAsiaTheme="minorEastAsia"/>
                <w:i w:val="0"/>
                <w:iCs w:val="0"/>
              </w:rPr>
              <w:t>法</w:t>
            </w:r>
          </w:p>
        </w:tc>
      </w:tr>
      <w:tr w14:paraId="7E70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4E45EC70">
            <w:pPr>
              <w:pStyle w:val="540"/>
              <w:rPr>
                <w:rFonts w:eastAsiaTheme="minorEastAsia"/>
                <w:i w:val="0"/>
                <w:iCs w:val="0"/>
                <w:highlight w:val="none"/>
              </w:rPr>
            </w:pPr>
            <w:r>
              <w:rPr>
                <w:rFonts w:hint="eastAsia" w:eastAsiaTheme="minorEastAsia"/>
                <w:i w:val="0"/>
                <w:iCs w:val="0"/>
                <w:highlight w:val="none"/>
              </w:rPr>
              <w:t>尿酸（</w:t>
            </w:r>
            <w:r>
              <w:rPr>
                <w:rFonts w:eastAsiaTheme="minorEastAsia"/>
                <w:i w:val="0"/>
                <w:iCs w:val="0"/>
                <w:highlight w:val="none"/>
              </w:rPr>
              <w:t>UA</w:t>
            </w:r>
            <w:r>
              <w:rPr>
                <w:rFonts w:hint="eastAsia" w:eastAsiaTheme="minorEastAsia"/>
                <w:i w:val="0"/>
                <w:iCs w:val="0"/>
                <w:highlight w:val="none"/>
              </w:rPr>
              <w:t>）（非必须）</w:t>
            </w:r>
          </w:p>
        </w:tc>
        <w:tc>
          <w:tcPr>
            <w:tcW w:w="551" w:type="pct"/>
            <w:vAlign w:val="center"/>
          </w:tcPr>
          <w:p w14:paraId="6B8C6F62">
            <w:pPr>
              <w:pStyle w:val="540"/>
              <w:rPr>
                <w:rFonts w:eastAsiaTheme="minorEastAsia"/>
                <w:i w:val="0"/>
                <w:iCs w:val="0"/>
              </w:rPr>
            </w:pPr>
            <w:r>
              <w:rPr>
                <w:rFonts w:eastAsiaTheme="minorEastAsia"/>
                <w:i w:val="0"/>
                <w:iCs w:val="0"/>
              </w:rPr>
              <w:t>μmol/L</w:t>
            </w:r>
          </w:p>
        </w:tc>
        <w:tc>
          <w:tcPr>
            <w:tcW w:w="2732" w:type="pct"/>
            <w:gridSpan w:val="2"/>
            <w:vAlign w:val="center"/>
          </w:tcPr>
          <w:p w14:paraId="0599F59F">
            <w:pPr>
              <w:pStyle w:val="540"/>
              <w:rPr>
                <w:rFonts w:eastAsiaTheme="minorEastAsia"/>
                <w:i w:val="0"/>
                <w:iCs w:val="0"/>
              </w:rPr>
            </w:pPr>
            <w:r>
              <w:rPr>
                <w:rFonts w:hint="eastAsia" w:eastAsiaTheme="minorEastAsia"/>
                <w:i w:val="0"/>
                <w:iCs w:val="0"/>
              </w:rPr>
              <w:t>尿酸酶法</w:t>
            </w:r>
          </w:p>
        </w:tc>
      </w:tr>
      <w:tr w14:paraId="79E3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7" w:type="pct"/>
            <w:vAlign w:val="center"/>
          </w:tcPr>
          <w:p w14:paraId="3D1EE9BB">
            <w:pPr>
              <w:pStyle w:val="540"/>
              <w:rPr>
                <w:rFonts w:eastAsiaTheme="minorEastAsia"/>
                <w:i w:val="0"/>
                <w:iCs w:val="0"/>
                <w:highlight w:val="none"/>
              </w:rPr>
            </w:pPr>
            <w:r>
              <w:rPr>
                <w:rFonts w:eastAsiaTheme="minorEastAsia"/>
                <w:i w:val="0"/>
                <w:iCs w:val="0"/>
                <w:highlight w:val="none"/>
              </w:rPr>
              <w:t>C</w:t>
            </w:r>
            <w:r>
              <w:rPr>
                <w:rFonts w:hint="eastAsia" w:eastAsiaTheme="minorEastAsia"/>
                <w:i w:val="0"/>
                <w:iCs w:val="0"/>
                <w:highlight w:val="none"/>
              </w:rPr>
              <w:t>反应蛋白（</w:t>
            </w:r>
            <w:r>
              <w:rPr>
                <w:rFonts w:eastAsiaTheme="minorEastAsia"/>
                <w:i w:val="0"/>
                <w:iCs w:val="0"/>
                <w:highlight w:val="none"/>
              </w:rPr>
              <w:t>CRP</w:t>
            </w:r>
            <w:r>
              <w:rPr>
                <w:rFonts w:hint="eastAsia" w:eastAsiaTheme="minorEastAsia"/>
                <w:i w:val="0"/>
                <w:iCs w:val="0"/>
                <w:highlight w:val="none"/>
              </w:rPr>
              <w:t>）（非必须）</w:t>
            </w:r>
          </w:p>
        </w:tc>
        <w:tc>
          <w:tcPr>
            <w:tcW w:w="551" w:type="pct"/>
            <w:vAlign w:val="center"/>
          </w:tcPr>
          <w:p w14:paraId="65F97FFA">
            <w:pPr>
              <w:pStyle w:val="540"/>
              <w:rPr>
                <w:rFonts w:eastAsiaTheme="minorEastAsia"/>
                <w:i w:val="0"/>
                <w:iCs w:val="0"/>
              </w:rPr>
            </w:pPr>
            <w:r>
              <w:rPr>
                <w:rFonts w:eastAsiaTheme="minorEastAsia"/>
                <w:i w:val="0"/>
                <w:iCs w:val="0"/>
              </w:rPr>
              <w:t>mg/L</w:t>
            </w:r>
          </w:p>
        </w:tc>
        <w:tc>
          <w:tcPr>
            <w:tcW w:w="2732" w:type="pct"/>
            <w:gridSpan w:val="2"/>
            <w:vAlign w:val="center"/>
          </w:tcPr>
          <w:p w14:paraId="2FAF79E1">
            <w:pPr>
              <w:pStyle w:val="540"/>
              <w:rPr>
                <w:rFonts w:eastAsiaTheme="minorEastAsia"/>
                <w:i w:val="0"/>
                <w:iCs w:val="0"/>
              </w:rPr>
            </w:pPr>
            <w:r>
              <w:rPr>
                <w:rFonts w:hint="eastAsia" w:eastAsiaTheme="minorEastAsia"/>
                <w:i w:val="0"/>
                <w:iCs w:val="0"/>
              </w:rPr>
              <w:t>免疫比浊法</w:t>
            </w:r>
          </w:p>
        </w:tc>
      </w:tr>
    </w:tbl>
    <w:p w14:paraId="27E5767E">
      <w:pPr>
        <w:rPr>
          <w:rFonts w:eastAsiaTheme="minorEastAsia"/>
          <w:i w:val="0"/>
          <w:iCs w:val="0"/>
        </w:rPr>
      </w:pPr>
      <w:bookmarkStart w:id="548" w:name="_Toc23251758"/>
      <w:bookmarkStart w:id="549" w:name="_Toc94519394"/>
      <w:bookmarkStart w:id="550" w:name="_Toc14228"/>
      <w:bookmarkStart w:id="551" w:name="_Toc8728"/>
      <w:bookmarkStart w:id="552" w:name="_Toc94521886"/>
      <w:bookmarkStart w:id="553" w:name="_Toc94521546"/>
      <w:r>
        <w:rPr>
          <w:rFonts w:eastAsiaTheme="minorEastAsia"/>
          <w:i w:val="0"/>
          <w:iCs w:val="0"/>
        </w:rPr>
        <w:t xml:space="preserve"> </w:t>
      </w:r>
      <w:bookmarkStart w:id="554" w:name="_Toc108169258"/>
      <w:bookmarkStart w:id="555" w:name="_Toc108186779"/>
    </w:p>
    <w:bookmarkEnd w:id="548"/>
    <w:bookmarkEnd w:id="549"/>
    <w:bookmarkEnd w:id="550"/>
    <w:bookmarkEnd w:id="551"/>
    <w:bookmarkEnd w:id="552"/>
    <w:bookmarkEnd w:id="553"/>
    <w:bookmarkEnd w:id="554"/>
    <w:bookmarkEnd w:id="555"/>
    <w:p w14:paraId="13CC4D59">
      <w:pPr>
        <w:rPr>
          <w:rFonts w:hint="default" w:ascii="Times New Roman" w:hAnsi="Times New Roman" w:cs="Times New Roman" w:eastAsiaTheme="minorEastAsia"/>
          <w:b/>
          <w:i w:val="0"/>
          <w:iCs w:val="0"/>
          <w:kern w:val="0"/>
          <w:sz w:val="24"/>
          <w:szCs w:val="24"/>
          <w:lang w:val="en-CA" w:eastAsia="en-US" w:bidi="ar-SA"/>
        </w:rPr>
      </w:pPr>
      <w:r>
        <w:rPr>
          <w:rFonts w:hint="default" w:ascii="Times New Roman" w:hAnsi="Times New Roman" w:cs="Times New Roman" w:eastAsiaTheme="minorEastAsia"/>
          <w:b/>
          <w:i w:val="0"/>
          <w:iCs w:val="0"/>
          <w:kern w:val="0"/>
          <w:sz w:val="24"/>
          <w:szCs w:val="24"/>
          <w:lang w:val="en-CA" w:eastAsia="en-US" w:bidi="ar-SA"/>
        </w:rPr>
        <w:br w:type="page"/>
      </w:r>
    </w:p>
    <w:p w14:paraId="09F20F44">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w:t>
      </w:r>
      <w:r>
        <w:rPr>
          <w:rFonts w:hint="eastAsia" w:cs="Times New Roman" w:eastAsiaTheme="minorEastAsia"/>
          <w:b/>
          <w:i w:val="0"/>
          <w:iCs w:val="0"/>
          <w:kern w:val="0"/>
          <w:sz w:val="24"/>
          <w:szCs w:val="24"/>
          <w:lang w:val="en-US" w:eastAsia="zh-CN" w:bidi="ar-SA"/>
        </w:rPr>
        <w:t>9</w:t>
      </w:r>
      <w:r>
        <w:rPr>
          <w:rFonts w:hint="default" w:ascii="Times New Roman" w:hAnsi="Times New Roman" w:cs="Times New Roman" w:eastAsiaTheme="minorEastAsia"/>
          <w:b/>
          <w:i w:val="0"/>
          <w:iCs w:val="0"/>
          <w:kern w:val="0"/>
          <w:sz w:val="24"/>
          <w:szCs w:val="24"/>
          <w:lang w:val="en-CA" w:eastAsia="en-US" w:bidi="ar-SA"/>
        </w:rPr>
        <w:t>.4</w:t>
      </w:r>
      <w:r>
        <w:rPr>
          <w:rFonts w:hint="eastAsia" w:cs="Times New Roman" w:eastAsiaTheme="minorEastAsia"/>
          <w:i w:val="0"/>
          <w:iCs w:val="0"/>
          <w:lang w:eastAsia="zh-CN"/>
        </w:rPr>
        <w:t>尿液检测</w:t>
      </w:r>
    </w:p>
    <w:p w14:paraId="1F08C1DC">
      <w:pPr>
        <w:ind w:firstLine="480" w:firstLineChars="200"/>
        <w:rPr>
          <w:rFonts w:eastAsiaTheme="minorEastAsia"/>
          <w:i w:val="0"/>
          <w:iCs w:val="0"/>
        </w:rPr>
      </w:pPr>
      <w:r>
        <w:rPr>
          <w:rFonts w:eastAsiaTheme="minorEastAsia"/>
          <w:i w:val="0"/>
          <w:iCs w:val="0"/>
        </w:rPr>
        <w:t>具体测定项目及测定方法见</w:t>
      </w:r>
      <w:r>
        <w:rPr>
          <w:rFonts w:eastAsiaTheme="minorEastAsia"/>
          <w:i w:val="0"/>
          <w:iCs w:val="0"/>
          <w:color w:val="0000FF"/>
        </w:rPr>
        <w:fldChar w:fldCharType="begin"/>
      </w:r>
      <w:r>
        <w:rPr>
          <w:rFonts w:eastAsiaTheme="minorEastAsia"/>
          <w:i w:val="0"/>
          <w:iCs w:val="0"/>
          <w:color w:val="0000FF"/>
        </w:rPr>
        <w:instrText xml:space="preserve"> REF _Ref109559165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10</w:t>
      </w:r>
      <w:r>
        <w:rPr>
          <w:rFonts w:eastAsiaTheme="minorEastAsia"/>
          <w:i w:val="0"/>
          <w:iCs w:val="0"/>
          <w:color w:val="0000FF"/>
        </w:rPr>
        <w:fldChar w:fldCharType="end"/>
      </w:r>
      <w:r>
        <w:rPr>
          <w:rFonts w:eastAsiaTheme="minorEastAsia"/>
          <w:i w:val="0"/>
          <w:iCs w:val="0"/>
        </w:rPr>
        <w:t>。</w:t>
      </w:r>
    </w:p>
    <w:p w14:paraId="2E01D92F">
      <w:pPr>
        <w:pStyle w:val="22"/>
        <w:jc w:val="center"/>
        <w:rPr>
          <w:rFonts w:cs="Times New Roman" w:eastAsiaTheme="minorEastAsia"/>
          <w:i w:val="0"/>
          <w:iCs w:val="0"/>
          <w:color w:val="000000"/>
        </w:rPr>
      </w:pPr>
      <w:bookmarkStart w:id="556" w:name="_Ref109559165"/>
      <w:bookmarkStart w:id="557" w:name="_Toc110270615"/>
      <w:bookmarkStart w:id="558" w:name="_Toc112851969"/>
      <w:bookmarkStart w:id="559" w:name="_Toc126237443"/>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10</w:t>
      </w:r>
      <w:r>
        <w:rPr>
          <w:rFonts w:cs="Times New Roman" w:eastAsiaTheme="minorEastAsia"/>
          <w:i w:val="0"/>
          <w:iCs w:val="0"/>
          <w:szCs w:val="24"/>
        </w:rPr>
        <w:fldChar w:fldCharType="end"/>
      </w:r>
      <w:bookmarkEnd w:id="556"/>
      <w:r>
        <w:rPr>
          <w:rFonts w:hint="eastAsia" w:cs="Times New Roman" w:eastAsiaTheme="minorEastAsia"/>
          <w:i w:val="0"/>
          <w:iCs w:val="0"/>
          <w:szCs w:val="24"/>
        </w:rPr>
        <w:t xml:space="preserve"> 尿液检测</w:t>
      </w:r>
      <w:bookmarkEnd w:id="557"/>
      <w:bookmarkEnd w:id="558"/>
      <w:bookmarkEnd w:id="559"/>
      <w:r>
        <w:rPr>
          <w:rFonts w:cs="Times New Roman" w:eastAsiaTheme="minorEastAsia"/>
          <w:i w:val="0"/>
          <w:iCs w:val="0"/>
          <w:color w:val="000000"/>
        </w:rPr>
        <w:t xml:space="preserve"> </w:t>
      </w:r>
    </w:p>
    <w:tbl>
      <w:tblPr>
        <w:tblStyle w:val="8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83"/>
        <w:gridCol w:w="1308"/>
        <w:gridCol w:w="4496"/>
      </w:tblGrid>
      <w:tr w14:paraId="03E66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17F5A5C3">
            <w:pPr>
              <w:pStyle w:val="540"/>
              <w:rPr>
                <w:rFonts w:eastAsiaTheme="minorEastAsia"/>
                <w:b/>
                <w:i w:val="0"/>
                <w:iCs w:val="0"/>
              </w:rPr>
            </w:pPr>
            <w:r>
              <w:rPr>
                <w:rFonts w:hint="eastAsia" w:eastAsiaTheme="minorEastAsia"/>
                <w:b/>
                <w:i w:val="0"/>
                <w:iCs w:val="0"/>
              </w:rPr>
              <w:t>测定项目</w:t>
            </w:r>
          </w:p>
        </w:tc>
        <w:tc>
          <w:tcPr>
            <w:tcW w:w="704" w:type="pct"/>
            <w:vAlign w:val="center"/>
          </w:tcPr>
          <w:p w14:paraId="45E4DA78">
            <w:pPr>
              <w:pStyle w:val="540"/>
              <w:rPr>
                <w:rFonts w:eastAsiaTheme="minorEastAsia"/>
                <w:b/>
                <w:i w:val="0"/>
                <w:iCs w:val="0"/>
              </w:rPr>
            </w:pPr>
            <w:r>
              <w:rPr>
                <w:rFonts w:hint="eastAsia" w:eastAsiaTheme="minorEastAsia"/>
                <w:b/>
                <w:i w:val="0"/>
                <w:iCs w:val="0"/>
              </w:rPr>
              <w:t>单位</w:t>
            </w:r>
          </w:p>
        </w:tc>
        <w:tc>
          <w:tcPr>
            <w:tcW w:w="2421" w:type="pct"/>
            <w:vAlign w:val="center"/>
          </w:tcPr>
          <w:p w14:paraId="779E0302">
            <w:pPr>
              <w:pStyle w:val="540"/>
              <w:rPr>
                <w:rFonts w:eastAsiaTheme="minorEastAsia"/>
                <w:b/>
                <w:i w:val="0"/>
                <w:iCs w:val="0"/>
              </w:rPr>
            </w:pPr>
            <w:r>
              <w:rPr>
                <w:rFonts w:hint="eastAsia" w:eastAsiaTheme="minorEastAsia"/>
                <w:b/>
                <w:i w:val="0"/>
                <w:iCs w:val="0"/>
              </w:rPr>
              <w:t>测定方法</w:t>
            </w:r>
          </w:p>
        </w:tc>
      </w:tr>
      <w:tr w14:paraId="384B3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38FBEE8D">
            <w:pPr>
              <w:pStyle w:val="540"/>
              <w:rPr>
                <w:rFonts w:eastAsiaTheme="minorEastAsia"/>
                <w:i w:val="0"/>
                <w:iCs w:val="0"/>
              </w:rPr>
            </w:pPr>
            <w:r>
              <w:rPr>
                <w:rFonts w:hint="eastAsia" w:eastAsiaTheme="minorEastAsia"/>
                <w:i w:val="0"/>
                <w:iCs w:val="0"/>
              </w:rPr>
              <w:t>尿液颜色</w:t>
            </w:r>
          </w:p>
        </w:tc>
        <w:tc>
          <w:tcPr>
            <w:tcW w:w="704" w:type="pct"/>
            <w:vAlign w:val="center"/>
          </w:tcPr>
          <w:p w14:paraId="33FB7CAD">
            <w:pPr>
              <w:pStyle w:val="540"/>
              <w:rPr>
                <w:rFonts w:eastAsiaTheme="minorEastAsia"/>
                <w:i w:val="0"/>
                <w:iCs w:val="0"/>
              </w:rPr>
            </w:pPr>
            <w:r>
              <w:rPr>
                <w:rFonts w:eastAsiaTheme="minorEastAsia"/>
                <w:i w:val="0"/>
                <w:iCs w:val="0"/>
              </w:rPr>
              <w:t>/</w:t>
            </w:r>
          </w:p>
        </w:tc>
        <w:tc>
          <w:tcPr>
            <w:tcW w:w="2421" w:type="pct"/>
            <w:vAlign w:val="center"/>
          </w:tcPr>
          <w:p w14:paraId="51EAD070">
            <w:pPr>
              <w:pStyle w:val="540"/>
              <w:rPr>
                <w:rFonts w:eastAsiaTheme="minorEastAsia"/>
                <w:i w:val="0"/>
                <w:iCs w:val="0"/>
              </w:rPr>
            </w:pPr>
            <w:r>
              <w:rPr>
                <w:rFonts w:hint="eastAsia" w:eastAsiaTheme="minorEastAsia"/>
                <w:i w:val="0"/>
                <w:iCs w:val="0"/>
              </w:rPr>
              <w:t>比色法</w:t>
            </w:r>
          </w:p>
        </w:tc>
      </w:tr>
      <w:tr w14:paraId="0E1E6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39CF8058">
            <w:pPr>
              <w:pStyle w:val="540"/>
              <w:rPr>
                <w:rFonts w:eastAsiaTheme="minorEastAsia"/>
                <w:i w:val="0"/>
                <w:iCs w:val="0"/>
              </w:rPr>
            </w:pPr>
            <w:r>
              <w:rPr>
                <w:rFonts w:hint="eastAsia" w:eastAsiaTheme="minorEastAsia"/>
                <w:i w:val="0"/>
                <w:iCs w:val="0"/>
              </w:rPr>
              <w:t>浊度</w:t>
            </w:r>
          </w:p>
        </w:tc>
        <w:tc>
          <w:tcPr>
            <w:tcW w:w="704" w:type="pct"/>
            <w:vAlign w:val="center"/>
          </w:tcPr>
          <w:p w14:paraId="687B72F4">
            <w:pPr>
              <w:pStyle w:val="540"/>
              <w:rPr>
                <w:rFonts w:eastAsiaTheme="minorEastAsia"/>
                <w:i w:val="0"/>
                <w:iCs w:val="0"/>
              </w:rPr>
            </w:pPr>
            <w:r>
              <w:rPr>
                <w:rFonts w:eastAsiaTheme="minorEastAsia"/>
                <w:i w:val="0"/>
                <w:iCs w:val="0"/>
              </w:rPr>
              <w:t>/</w:t>
            </w:r>
          </w:p>
        </w:tc>
        <w:tc>
          <w:tcPr>
            <w:tcW w:w="2421" w:type="pct"/>
            <w:vAlign w:val="center"/>
          </w:tcPr>
          <w:p w14:paraId="62F5E350">
            <w:pPr>
              <w:pStyle w:val="540"/>
              <w:rPr>
                <w:rFonts w:eastAsiaTheme="minorEastAsia"/>
                <w:i w:val="0"/>
                <w:iCs w:val="0"/>
              </w:rPr>
            </w:pPr>
            <w:r>
              <w:rPr>
                <w:rFonts w:hint="eastAsia" w:eastAsiaTheme="minorEastAsia"/>
                <w:i w:val="0"/>
                <w:iCs w:val="0"/>
              </w:rPr>
              <w:t>比浊法</w:t>
            </w:r>
          </w:p>
        </w:tc>
      </w:tr>
      <w:tr w14:paraId="28ADB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3FF216CD">
            <w:pPr>
              <w:pStyle w:val="540"/>
              <w:rPr>
                <w:rFonts w:eastAsiaTheme="minorEastAsia"/>
                <w:i w:val="0"/>
                <w:iCs w:val="0"/>
              </w:rPr>
            </w:pPr>
            <w:r>
              <w:rPr>
                <w:rFonts w:hint="eastAsia" w:eastAsiaTheme="minorEastAsia"/>
                <w:i w:val="0"/>
                <w:iCs w:val="0"/>
              </w:rPr>
              <w:t>葡萄糖（</w:t>
            </w:r>
            <w:r>
              <w:rPr>
                <w:rFonts w:eastAsiaTheme="minorEastAsia"/>
                <w:i w:val="0"/>
                <w:iCs w:val="0"/>
              </w:rPr>
              <w:t>GLU</w:t>
            </w:r>
            <w:r>
              <w:rPr>
                <w:rFonts w:hint="eastAsia" w:eastAsiaTheme="minorEastAsia"/>
                <w:i w:val="0"/>
                <w:iCs w:val="0"/>
              </w:rPr>
              <w:t>）</w:t>
            </w:r>
          </w:p>
        </w:tc>
        <w:tc>
          <w:tcPr>
            <w:tcW w:w="704" w:type="pct"/>
            <w:vAlign w:val="center"/>
          </w:tcPr>
          <w:p w14:paraId="45618226">
            <w:pPr>
              <w:pStyle w:val="540"/>
              <w:rPr>
                <w:rFonts w:eastAsiaTheme="minorEastAsia"/>
                <w:i w:val="0"/>
                <w:iCs w:val="0"/>
              </w:rPr>
            </w:pPr>
            <w:r>
              <w:rPr>
                <w:rFonts w:eastAsiaTheme="minorEastAsia"/>
                <w:i w:val="0"/>
                <w:iCs w:val="0"/>
              </w:rPr>
              <w:t>mg/mL</w:t>
            </w:r>
          </w:p>
        </w:tc>
        <w:tc>
          <w:tcPr>
            <w:tcW w:w="2421" w:type="pct"/>
            <w:vAlign w:val="center"/>
          </w:tcPr>
          <w:p w14:paraId="48CAD72D">
            <w:pPr>
              <w:pStyle w:val="540"/>
              <w:rPr>
                <w:rFonts w:eastAsiaTheme="minorEastAsia"/>
                <w:i w:val="0"/>
                <w:iCs w:val="0"/>
              </w:rPr>
            </w:pPr>
            <w:r>
              <w:rPr>
                <w:rFonts w:hint="eastAsia" w:eastAsiaTheme="minorEastAsia"/>
                <w:i w:val="0"/>
                <w:iCs w:val="0"/>
              </w:rPr>
              <w:t>比色法：酶法（</w:t>
            </w:r>
            <w:r>
              <w:rPr>
                <w:rFonts w:eastAsiaTheme="minorEastAsia"/>
                <w:i w:val="0"/>
                <w:iCs w:val="0"/>
              </w:rPr>
              <w:t>GOD, POD</w:t>
            </w:r>
            <w:r>
              <w:rPr>
                <w:rFonts w:hint="eastAsia" w:eastAsiaTheme="minorEastAsia"/>
                <w:i w:val="0"/>
                <w:iCs w:val="0"/>
              </w:rPr>
              <w:t>法）</w:t>
            </w:r>
          </w:p>
        </w:tc>
      </w:tr>
      <w:tr w14:paraId="12D94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2C6C56D7">
            <w:pPr>
              <w:pStyle w:val="540"/>
              <w:rPr>
                <w:rFonts w:eastAsiaTheme="minorEastAsia"/>
                <w:i w:val="0"/>
                <w:iCs w:val="0"/>
              </w:rPr>
            </w:pPr>
            <w:r>
              <w:rPr>
                <w:rFonts w:hint="eastAsia" w:eastAsiaTheme="minorEastAsia"/>
                <w:i w:val="0"/>
                <w:iCs w:val="0"/>
              </w:rPr>
              <w:t>胆红素（</w:t>
            </w:r>
            <w:r>
              <w:rPr>
                <w:rFonts w:eastAsiaTheme="minorEastAsia"/>
                <w:i w:val="0"/>
                <w:iCs w:val="0"/>
              </w:rPr>
              <w:t>BIL</w:t>
            </w:r>
            <w:r>
              <w:rPr>
                <w:rFonts w:hint="eastAsia" w:eastAsiaTheme="minorEastAsia"/>
                <w:i w:val="0"/>
                <w:iCs w:val="0"/>
              </w:rPr>
              <w:t>）</w:t>
            </w:r>
          </w:p>
        </w:tc>
        <w:tc>
          <w:tcPr>
            <w:tcW w:w="704" w:type="pct"/>
            <w:vAlign w:val="center"/>
          </w:tcPr>
          <w:p w14:paraId="534C4F45">
            <w:pPr>
              <w:pStyle w:val="540"/>
              <w:rPr>
                <w:rFonts w:eastAsiaTheme="minorEastAsia"/>
                <w:i w:val="0"/>
                <w:iCs w:val="0"/>
              </w:rPr>
            </w:pPr>
            <w:r>
              <w:rPr>
                <w:rFonts w:eastAsiaTheme="minorEastAsia"/>
                <w:i w:val="0"/>
                <w:iCs w:val="0"/>
              </w:rPr>
              <w:t>mg/dL</w:t>
            </w:r>
          </w:p>
        </w:tc>
        <w:tc>
          <w:tcPr>
            <w:tcW w:w="2421" w:type="pct"/>
            <w:vAlign w:val="center"/>
          </w:tcPr>
          <w:p w14:paraId="3189E9C0">
            <w:pPr>
              <w:pStyle w:val="540"/>
              <w:rPr>
                <w:rFonts w:eastAsiaTheme="minorEastAsia"/>
                <w:i w:val="0"/>
                <w:iCs w:val="0"/>
              </w:rPr>
            </w:pPr>
            <w:r>
              <w:rPr>
                <w:rFonts w:hint="eastAsia" w:eastAsiaTheme="minorEastAsia"/>
                <w:i w:val="0"/>
                <w:iCs w:val="0"/>
              </w:rPr>
              <w:t>比色法：重氮偶合法</w:t>
            </w:r>
          </w:p>
        </w:tc>
      </w:tr>
      <w:tr w14:paraId="5C3AB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33E70981">
            <w:pPr>
              <w:pStyle w:val="540"/>
              <w:rPr>
                <w:rFonts w:eastAsiaTheme="minorEastAsia"/>
                <w:i w:val="0"/>
                <w:iCs w:val="0"/>
              </w:rPr>
            </w:pPr>
            <w:r>
              <w:rPr>
                <w:rFonts w:hint="eastAsia" w:eastAsiaTheme="minorEastAsia"/>
                <w:i w:val="0"/>
                <w:iCs w:val="0"/>
              </w:rPr>
              <w:t>酮体（</w:t>
            </w:r>
            <w:r>
              <w:rPr>
                <w:rFonts w:eastAsiaTheme="minorEastAsia"/>
                <w:i w:val="0"/>
                <w:iCs w:val="0"/>
              </w:rPr>
              <w:t>KET</w:t>
            </w:r>
            <w:r>
              <w:rPr>
                <w:rFonts w:hint="eastAsia" w:eastAsiaTheme="minorEastAsia"/>
                <w:i w:val="0"/>
                <w:iCs w:val="0"/>
              </w:rPr>
              <w:t>）</w:t>
            </w:r>
          </w:p>
        </w:tc>
        <w:tc>
          <w:tcPr>
            <w:tcW w:w="704" w:type="pct"/>
            <w:vAlign w:val="center"/>
          </w:tcPr>
          <w:p w14:paraId="41645EF3">
            <w:pPr>
              <w:pStyle w:val="540"/>
              <w:rPr>
                <w:rFonts w:eastAsiaTheme="minorEastAsia"/>
                <w:i w:val="0"/>
                <w:iCs w:val="0"/>
              </w:rPr>
            </w:pPr>
            <w:r>
              <w:rPr>
                <w:rFonts w:eastAsiaTheme="minorEastAsia"/>
                <w:i w:val="0"/>
                <w:iCs w:val="0"/>
              </w:rPr>
              <w:t>mg/dL</w:t>
            </w:r>
          </w:p>
        </w:tc>
        <w:tc>
          <w:tcPr>
            <w:tcW w:w="2421" w:type="pct"/>
            <w:vAlign w:val="center"/>
          </w:tcPr>
          <w:p w14:paraId="429B55E3">
            <w:pPr>
              <w:pStyle w:val="540"/>
              <w:rPr>
                <w:rFonts w:eastAsiaTheme="minorEastAsia"/>
                <w:i w:val="0"/>
                <w:iCs w:val="0"/>
              </w:rPr>
            </w:pPr>
            <w:r>
              <w:rPr>
                <w:rFonts w:hint="eastAsia" w:eastAsiaTheme="minorEastAsia"/>
                <w:i w:val="0"/>
                <w:iCs w:val="0"/>
              </w:rPr>
              <w:t>比色法：碱性硝普钠法</w:t>
            </w:r>
          </w:p>
        </w:tc>
      </w:tr>
      <w:tr w14:paraId="0BB4A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535155F3">
            <w:pPr>
              <w:pStyle w:val="540"/>
              <w:rPr>
                <w:rFonts w:eastAsiaTheme="minorEastAsia"/>
                <w:i w:val="0"/>
                <w:iCs w:val="0"/>
              </w:rPr>
            </w:pPr>
            <w:r>
              <w:rPr>
                <w:rFonts w:hint="eastAsia" w:eastAsiaTheme="minorEastAsia"/>
                <w:i w:val="0"/>
                <w:iCs w:val="0"/>
              </w:rPr>
              <w:t>比重（</w:t>
            </w:r>
            <w:r>
              <w:rPr>
                <w:rFonts w:eastAsiaTheme="minorEastAsia"/>
                <w:i w:val="0"/>
                <w:iCs w:val="0"/>
              </w:rPr>
              <w:t>US.G.</w:t>
            </w:r>
            <w:r>
              <w:rPr>
                <w:rFonts w:hint="eastAsia" w:eastAsiaTheme="minorEastAsia"/>
                <w:i w:val="0"/>
                <w:iCs w:val="0"/>
              </w:rPr>
              <w:t>）</w:t>
            </w:r>
          </w:p>
        </w:tc>
        <w:tc>
          <w:tcPr>
            <w:tcW w:w="704" w:type="pct"/>
            <w:vAlign w:val="center"/>
          </w:tcPr>
          <w:p w14:paraId="725B2770">
            <w:pPr>
              <w:pStyle w:val="540"/>
              <w:rPr>
                <w:rFonts w:eastAsiaTheme="minorEastAsia"/>
                <w:i w:val="0"/>
                <w:iCs w:val="0"/>
              </w:rPr>
            </w:pPr>
            <w:r>
              <w:rPr>
                <w:rFonts w:eastAsiaTheme="minorEastAsia"/>
                <w:i w:val="0"/>
                <w:iCs w:val="0"/>
              </w:rPr>
              <w:t>/</w:t>
            </w:r>
          </w:p>
        </w:tc>
        <w:tc>
          <w:tcPr>
            <w:tcW w:w="2421" w:type="pct"/>
            <w:vAlign w:val="center"/>
          </w:tcPr>
          <w:p w14:paraId="2E04DD90">
            <w:pPr>
              <w:pStyle w:val="540"/>
              <w:rPr>
                <w:rFonts w:eastAsiaTheme="minorEastAsia"/>
                <w:i w:val="0"/>
                <w:iCs w:val="0"/>
              </w:rPr>
            </w:pPr>
            <w:r>
              <w:rPr>
                <w:rFonts w:hint="eastAsia" w:eastAsiaTheme="minorEastAsia"/>
                <w:i w:val="0"/>
                <w:iCs w:val="0"/>
              </w:rPr>
              <w:t>折射计法</w:t>
            </w:r>
          </w:p>
        </w:tc>
      </w:tr>
      <w:tr w14:paraId="039C2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2CEEFB58">
            <w:pPr>
              <w:pStyle w:val="540"/>
              <w:rPr>
                <w:rFonts w:eastAsiaTheme="minorEastAsia"/>
                <w:i w:val="0"/>
                <w:iCs w:val="0"/>
              </w:rPr>
            </w:pPr>
            <w:r>
              <w:rPr>
                <w:rFonts w:hint="eastAsia" w:eastAsiaTheme="minorEastAsia"/>
                <w:i w:val="0"/>
                <w:iCs w:val="0"/>
              </w:rPr>
              <w:t>隐血（</w:t>
            </w:r>
            <w:r>
              <w:rPr>
                <w:rFonts w:eastAsiaTheme="minorEastAsia"/>
                <w:i w:val="0"/>
                <w:iCs w:val="0"/>
              </w:rPr>
              <w:t>BLD</w:t>
            </w:r>
            <w:r>
              <w:rPr>
                <w:rFonts w:hint="eastAsia" w:eastAsiaTheme="minorEastAsia"/>
                <w:i w:val="0"/>
                <w:iCs w:val="0"/>
              </w:rPr>
              <w:t>）</w:t>
            </w:r>
          </w:p>
        </w:tc>
        <w:tc>
          <w:tcPr>
            <w:tcW w:w="704" w:type="pct"/>
            <w:vAlign w:val="center"/>
          </w:tcPr>
          <w:p w14:paraId="672D2C84">
            <w:pPr>
              <w:pStyle w:val="540"/>
              <w:rPr>
                <w:rFonts w:eastAsiaTheme="minorEastAsia"/>
                <w:i w:val="0"/>
                <w:iCs w:val="0"/>
              </w:rPr>
            </w:pPr>
            <w:r>
              <w:rPr>
                <w:rFonts w:eastAsiaTheme="minorEastAsia"/>
                <w:i w:val="0"/>
                <w:iCs w:val="0"/>
              </w:rPr>
              <w:t>mg/dL</w:t>
            </w:r>
          </w:p>
        </w:tc>
        <w:tc>
          <w:tcPr>
            <w:tcW w:w="2421" w:type="pct"/>
            <w:vAlign w:val="center"/>
          </w:tcPr>
          <w:p w14:paraId="4B11C415">
            <w:pPr>
              <w:pStyle w:val="540"/>
              <w:rPr>
                <w:rFonts w:eastAsiaTheme="minorEastAsia"/>
                <w:i w:val="0"/>
                <w:iCs w:val="0"/>
              </w:rPr>
            </w:pPr>
            <w:r>
              <w:rPr>
                <w:rFonts w:hint="eastAsia" w:eastAsiaTheme="minorEastAsia"/>
                <w:i w:val="0"/>
                <w:iCs w:val="0"/>
              </w:rPr>
              <w:t>比色法：血红蛋白（</w:t>
            </w:r>
            <w:r>
              <w:rPr>
                <w:rFonts w:eastAsiaTheme="minorEastAsia"/>
                <w:i w:val="0"/>
                <w:iCs w:val="0"/>
              </w:rPr>
              <w:t>Hb</w:t>
            </w:r>
            <w:r>
              <w:rPr>
                <w:rFonts w:hint="eastAsia" w:eastAsiaTheme="minorEastAsia"/>
                <w:i w:val="0"/>
                <w:iCs w:val="0"/>
              </w:rPr>
              <w:t>）过氧化物酶法</w:t>
            </w:r>
          </w:p>
        </w:tc>
      </w:tr>
      <w:tr w14:paraId="1BA5A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182AAE64">
            <w:pPr>
              <w:pStyle w:val="540"/>
              <w:rPr>
                <w:rFonts w:eastAsiaTheme="minorEastAsia"/>
                <w:i w:val="0"/>
                <w:iCs w:val="0"/>
              </w:rPr>
            </w:pPr>
            <w:r>
              <w:rPr>
                <w:rFonts w:hint="eastAsia" w:eastAsiaTheme="minorEastAsia"/>
                <w:i w:val="0"/>
                <w:iCs w:val="0"/>
              </w:rPr>
              <w:t>酸碱值（</w:t>
            </w:r>
            <w:r>
              <w:rPr>
                <w:rFonts w:eastAsiaTheme="minorEastAsia"/>
                <w:i w:val="0"/>
                <w:iCs w:val="0"/>
              </w:rPr>
              <w:t>pH</w:t>
            </w:r>
            <w:r>
              <w:rPr>
                <w:rFonts w:hint="eastAsia" w:eastAsiaTheme="minorEastAsia"/>
                <w:i w:val="0"/>
                <w:iCs w:val="0"/>
              </w:rPr>
              <w:t>）</w:t>
            </w:r>
          </w:p>
        </w:tc>
        <w:tc>
          <w:tcPr>
            <w:tcW w:w="704" w:type="pct"/>
            <w:vAlign w:val="center"/>
          </w:tcPr>
          <w:p w14:paraId="3871002E">
            <w:pPr>
              <w:pStyle w:val="540"/>
              <w:rPr>
                <w:rFonts w:eastAsiaTheme="minorEastAsia"/>
                <w:i w:val="0"/>
                <w:iCs w:val="0"/>
              </w:rPr>
            </w:pPr>
            <w:r>
              <w:rPr>
                <w:rFonts w:eastAsiaTheme="minorEastAsia"/>
                <w:i w:val="0"/>
                <w:iCs w:val="0"/>
              </w:rPr>
              <w:t>/</w:t>
            </w:r>
          </w:p>
        </w:tc>
        <w:tc>
          <w:tcPr>
            <w:tcW w:w="2421" w:type="pct"/>
            <w:vAlign w:val="center"/>
          </w:tcPr>
          <w:p w14:paraId="6220B3FC">
            <w:pPr>
              <w:pStyle w:val="540"/>
              <w:rPr>
                <w:rFonts w:eastAsiaTheme="minorEastAsia"/>
                <w:i w:val="0"/>
                <w:iCs w:val="0"/>
              </w:rPr>
            </w:pPr>
            <w:r>
              <w:rPr>
                <w:rFonts w:hint="eastAsia" w:eastAsiaTheme="minorEastAsia"/>
                <w:i w:val="0"/>
                <w:iCs w:val="0"/>
              </w:rPr>
              <w:t>比色法：</w:t>
            </w:r>
            <w:r>
              <w:rPr>
                <w:rFonts w:eastAsiaTheme="minorEastAsia"/>
                <w:i w:val="0"/>
                <w:iCs w:val="0"/>
              </w:rPr>
              <w:t>pH</w:t>
            </w:r>
            <w:r>
              <w:rPr>
                <w:rFonts w:hint="eastAsia" w:eastAsiaTheme="minorEastAsia"/>
                <w:i w:val="0"/>
                <w:iCs w:val="0"/>
              </w:rPr>
              <w:t>指示剂法</w:t>
            </w:r>
          </w:p>
        </w:tc>
      </w:tr>
      <w:tr w14:paraId="321F0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3DA2EFFF">
            <w:pPr>
              <w:pStyle w:val="540"/>
              <w:rPr>
                <w:rFonts w:eastAsiaTheme="minorEastAsia"/>
                <w:i w:val="0"/>
                <w:iCs w:val="0"/>
              </w:rPr>
            </w:pPr>
            <w:r>
              <w:rPr>
                <w:rFonts w:hint="eastAsia" w:eastAsiaTheme="minorEastAsia"/>
                <w:i w:val="0"/>
                <w:iCs w:val="0"/>
              </w:rPr>
              <w:t>尿蛋白（</w:t>
            </w:r>
            <w:r>
              <w:rPr>
                <w:rFonts w:eastAsiaTheme="minorEastAsia"/>
                <w:i w:val="0"/>
                <w:iCs w:val="0"/>
              </w:rPr>
              <w:t>PRO</w:t>
            </w:r>
            <w:r>
              <w:rPr>
                <w:rFonts w:hint="eastAsia" w:eastAsiaTheme="minorEastAsia"/>
                <w:i w:val="0"/>
                <w:iCs w:val="0"/>
              </w:rPr>
              <w:t>）</w:t>
            </w:r>
          </w:p>
        </w:tc>
        <w:tc>
          <w:tcPr>
            <w:tcW w:w="704" w:type="pct"/>
            <w:vAlign w:val="center"/>
          </w:tcPr>
          <w:p w14:paraId="2EDDEFC4">
            <w:pPr>
              <w:pStyle w:val="540"/>
              <w:rPr>
                <w:rFonts w:eastAsiaTheme="minorEastAsia"/>
                <w:i w:val="0"/>
                <w:iCs w:val="0"/>
              </w:rPr>
            </w:pPr>
            <w:r>
              <w:rPr>
                <w:rFonts w:eastAsiaTheme="minorEastAsia"/>
                <w:i w:val="0"/>
                <w:iCs w:val="0"/>
              </w:rPr>
              <w:t>mg/mL</w:t>
            </w:r>
          </w:p>
        </w:tc>
        <w:tc>
          <w:tcPr>
            <w:tcW w:w="2421" w:type="pct"/>
            <w:vAlign w:val="center"/>
          </w:tcPr>
          <w:p w14:paraId="1343FBC9">
            <w:pPr>
              <w:pStyle w:val="540"/>
              <w:rPr>
                <w:rFonts w:eastAsiaTheme="minorEastAsia"/>
                <w:i w:val="0"/>
                <w:iCs w:val="0"/>
              </w:rPr>
            </w:pPr>
            <w:r>
              <w:rPr>
                <w:rFonts w:hint="eastAsia" w:eastAsiaTheme="minorEastAsia"/>
                <w:i w:val="0"/>
                <w:iCs w:val="0"/>
              </w:rPr>
              <w:t>比色法：</w:t>
            </w:r>
            <w:r>
              <w:rPr>
                <w:rFonts w:eastAsiaTheme="minorEastAsia"/>
                <w:i w:val="0"/>
                <w:iCs w:val="0"/>
              </w:rPr>
              <w:t>pH</w:t>
            </w:r>
            <w:r>
              <w:rPr>
                <w:rFonts w:hint="eastAsia" w:eastAsiaTheme="minorEastAsia"/>
                <w:i w:val="0"/>
                <w:iCs w:val="0"/>
              </w:rPr>
              <w:t>指示剂的蛋白质误差法</w:t>
            </w:r>
          </w:p>
        </w:tc>
      </w:tr>
      <w:tr w14:paraId="48015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6CAB5E3C">
            <w:pPr>
              <w:pStyle w:val="540"/>
              <w:rPr>
                <w:rFonts w:eastAsiaTheme="minorEastAsia"/>
                <w:i w:val="0"/>
                <w:iCs w:val="0"/>
              </w:rPr>
            </w:pPr>
            <w:r>
              <w:rPr>
                <w:rFonts w:hint="eastAsia" w:eastAsiaTheme="minorEastAsia"/>
                <w:i w:val="0"/>
                <w:iCs w:val="0"/>
              </w:rPr>
              <w:t>尿胆原（</w:t>
            </w:r>
            <w:r>
              <w:rPr>
                <w:rFonts w:eastAsiaTheme="minorEastAsia"/>
                <w:i w:val="0"/>
                <w:iCs w:val="0"/>
              </w:rPr>
              <w:t>UBO</w:t>
            </w:r>
            <w:r>
              <w:rPr>
                <w:rFonts w:hint="eastAsia" w:eastAsiaTheme="minorEastAsia"/>
                <w:i w:val="0"/>
                <w:iCs w:val="0"/>
              </w:rPr>
              <w:t>）</w:t>
            </w:r>
          </w:p>
        </w:tc>
        <w:tc>
          <w:tcPr>
            <w:tcW w:w="704" w:type="pct"/>
            <w:vAlign w:val="center"/>
          </w:tcPr>
          <w:p w14:paraId="054B13D2">
            <w:pPr>
              <w:pStyle w:val="540"/>
              <w:rPr>
                <w:rFonts w:eastAsiaTheme="minorEastAsia"/>
                <w:i w:val="0"/>
                <w:iCs w:val="0"/>
              </w:rPr>
            </w:pPr>
            <w:r>
              <w:rPr>
                <w:rFonts w:eastAsiaTheme="minorEastAsia"/>
                <w:i w:val="0"/>
                <w:iCs w:val="0"/>
              </w:rPr>
              <w:t>mg/dL</w:t>
            </w:r>
          </w:p>
        </w:tc>
        <w:tc>
          <w:tcPr>
            <w:tcW w:w="2421" w:type="pct"/>
            <w:vAlign w:val="center"/>
          </w:tcPr>
          <w:p w14:paraId="2C4401AF">
            <w:pPr>
              <w:pStyle w:val="540"/>
              <w:rPr>
                <w:rFonts w:eastAsiaTheme="minorEastAsia"/>
                <w:i w:val="0"/>
                <w:iCs w:val="0"/>
              </w:rPr>
            </w:pPr>
            <w:r>
              <w:rPr>
                <w:rFonts w:hint="eastAsia" w:eastAsiaTheme="minorEastAsia"/>
                <w:i w:val="0"/>
                <w:iCs w:val="0"/>
              </w:rPr>
              <w:t>比色法：重氮偶合法</w:t>
            </w:r>
          </w:p>
        </w:tc>
      </w:tr>
      <w:tr w14:paraId="604DA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76A7ADB1">
            <w:pPr>
              <w:pStyle w:val="540"/>
              <w:rPr>
                <w:rFonts w:eastAsiaTheme="minorEastAsia"/>
                <w:i w:val="0"/>
                <w:iCs w:val="0"/>
              </w:rPr>
            </w:pPr>
            <w:r>
              <w:rPr>
                <w:rFonts w:hint="eastAsia" w:eastAsiaTheme="minorEastAsia"/>
                <w:i w:val="0"/>
                <w:iCs w:val="0"/>
              </w:rPr>
              <w:t>亚硝酸盐（</w:t>
            </w:r>
            <w:r>
              <w:rPr>
                <w:rFonts w:eastAsiaTheme="minorEastAsia"/>
                <w:i w:val="0"/>
                <w:iCs w:val="0"/>
              </w:rPr>
              <w:t>NIT</w:t>
            </w:r>
            <w:r>
              <w:rPr>
                <w:rFonts w:hint="eastAsia" w:eastAsiaTheme="minorEastAsia"/>
                <w:i w:val="0"/>
                <w:iCs w:val="0"/>
              </w:rPr>
              <w:t>）</w:t>
            </w:r>
          </w:p>
        </w:tc>
        <w:tc>
          <w:tcPr>
            <w:tcW w:w="704" w:type="pct"/>
            <w:vAlign w:val="center"/>
          </w:tcPr>
          <w:p w14:paraId="19BF4B33">
            <w:pPr>
              <w:pStyle w:val="540"/>
              <w:rPr>
                <w:rFonts w:eastAsiaTheme="minorEastAsia"/>
                <w:i w:val="0"/>
                <w:iCs w:val="0"/>
              </w:rPr>
            </w:pPr>
            <w:r>
              <w:rPr>
                <w:rFonts w:eastAsiaTheme="minorEastAsia"/>
                <w:i w:val="0"/>
                <w:iCs w:val="0"/>
              </w:rPr>
              <w:t>/</w:t>
            </w:r>
          </w:p>
        </w:tc>
        <w:tc>
          <w:tcPr>
            <w:tcW w:w="2421" w:type="pct"/>
            <w:vAlign w:val="center"/>
          </w:tcPr>
          <w:p w14:paraId="5AB4AC95">
            <w:pPr>
              <w:pStyle w:val="540"/>
              <w:rPr>
                <w:rFonts w:eastAsiaTheme="minorEastAsia"/>
                <w:i w:val="0"/>
                <w:iCs w:val="0"/>
              </w:rPr>
            </w:pPr>
            <w:r>
              <w:rPr>
                <w:rFonts w:hint="eastAsia" w:eastAsiaTheme="minorEastAsia"/>
                <w:i w:val="0"/>
                <w:iCs w:val="0"/>
              </w:rPr>
              <w:t>比色法：亚硝酸盐还原法</w:t>
            </w:r>
          </w:p>
        </w:tc>
      </w:tr>
      <w:tr w14:paraId="4C29C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1F10FA2C">
            <w:pPr>
              <w:pStyle w:val="540"/>
              <w:rPr>
                <w:rFonts w:eastAsiaTheme="minorEastAsia"/>
                <w:i w:val="0"/>
                <w:iCs w:val="0"/>
              </w:rPr>
            </w:pPr>
            <w:r>
              <w:rPr>
                <w:rFonts w:hint="eastAsia" w:eastAsiaTheme="minorEastAsia"/>
                <w:i w:val="0"/>
                <w:iCs w:val="0"/>
              </w:rPr>
              <w:t>白细胞（</w:t>
            </w:r>
            <w:r>
              <w:rPr>
                <w:rFonts w:eastAsiaTheme="minorEastAsia"/>
                <w:i w:val="0"/>
                <w:iCs w:val="0"/>
              </w:rPr>
              <w:t>LEU</w:t>
            </w:r>
            <w:r>
              <w:rPr>
                <w:rFonts w:hint="eastAsia" w:eastAsiaTheme="minorEastAsia"/>
                <w:i w:val="0"/>
                <w:iCs w:val="0"/>
              </w:rPr>
              <w:t>）</w:t>
            </w:r>
          </w:p>
        </w:tc>
        <w:tc>
          <w:tcPr>
            <w:tcW w:w="704" w:type="pct"/>
            <w:vAlign w:val="center"/>
          </w:tcPr>
          <w:p w14:paraId="695A3104">
            <w:pPr>
              <w:pStyle w:val="540"/>
              <w:rPr>
                <w:rFonts w:eastAsiaTheme="minorEastAsia"/>
                <w:i w:val="0"/>
                <w:iCs w:val="0"/>
              </w:rPr>
            </w:pPr>
            <w:r>
              <w:rPr>
                <w:rFonts w:eastAsiaTheme="minorEastAsia"/>
                <w:i w:val="0"/>
                <w:iCs w:val="0"/>
              </w:rPr>
              <w:t>/μL</w:t>
            </w:r>
          </w:p>
        </w:tc>
        <w:tc>
          <w:tcPr>
            <w:tcW w:w="2421" w:type="pct"/>
            <w:vAlign w:val="center"/>
          </w:tcPr>
          <w:p w14:paraId="441747C9">
            <w:pPr>
              <w:pStyle w:val="540"/>
              <w:rPr>
                <w:rFonts w:eastAsiaTheme="minorEastAsia"/>
                <w:i w:val="0"/>
                <w:iCs w:val="0"/>
              </w:rPr>
            </w:pPr>
            <w:r>
              <w:rPr>
                <w:rFonts w:hint="eastAsia" w:eastAsiaTheme="minorEastAsia"/>
                <w:i w:val="0"/>
                <w:iCs w:val="0"/>
              </w:rPr>
              <w:t>比色法：酯酶活性测定法</w:t>
            </w:r>
          </w:p>
        </w:tc>
      </w:tr>
      <w:tr w14:paraId="0005B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875" w:type="pct"/>
            <w:vAlign w:val="center"/>
          </w:tcPr>
          <w:p w14:paraId="7903C3D3">
            <w:pPr>
              <w:pStyle w:val="540"/>
              <w:rPr>
                <w:rFonts w:eastAsiaTheme="minorEastAsia"/>
                <w:i w:val="0"/>
                <w:iCs w:val="0"/>
              </w:rPr>
            </w:pPr>
            <w:r>
              <w:rPr>
                <w:rFonts w:hint="eastAsia" w:eastAsiaTheme="minorEastAsia"/>
                <w:i w:val="0"/>
                <w:iCs w:val="0"/>
              </w:rPr>
              <w:t>尿沉渣（管型、结晶、上皮细胞）</w:t>
            </w:r>
          </w:p>
        </w:tc>
        <w:tc>
          <w:tcPr>
            <w:tcW w:w="704" w:type="pct"/>
            <w:vAlign w:val="center"/>
          </w:tcPr>
          <w:p w14:paraId="207C6958">
            <w:pPr>
              <w:pStyle w:val="540"/>
              <w:rPr>
                <w:rFonts w:eastAsiaTheme="minorEastAsia"/>
                <w:i w:val="0"/>
                <w:iCs w:val="0"/>
              </w:rPr>
            </w:pPr>
            <w:r>
              <w:rPr>
                <w:rFonts w:eastAsiaTheme="minorEastAsia"/>
                <w:i w:val="0"/>
                <w:iCs w:val="0"/>
              </w:rPr>
              <w:t>/</w:t>
            </w:r>
          </w:p>
        </w:tc>
        <w:tc>
          <w:tcPr>
            <w:tcW w:w="2421" w:type="pct"/>
            <w:vAlign w:val="center"/>
          </w:tcPr>
          <w:p w14:paraId="5FE219D4">
            <w:pPr>
              <w:pStyle w:val="540"/>
              <w:rPr>
                <w:rFonts w:eastAsiaTheme="minorEastAsia"/>
                <w:i w:val="0"/>
                <w:iCs w:val="0"/>
              </w:rPr>
            </w:pPr>
            <w:r>
              <w:rPr>
                <w:rFonts w:hint="eastAsia" w:eastAsiaTheme="minorEastAsia"/>
                <w:i w:val="0"/>
                <w:iCs w:val="0"/>
              </w:rPr>
              <w:t>荧光染色流式细胞计数法</w:t>
            </w:r>
          </w:p>
        </w:tc>
      </w:tr>
    </w:tbl>
    <w:p w14:paraId="75674F03">
      <w:pPr>
        <w:rPr>
          <w:rFonts w:eastAsiaTheme="minorEastAsia"/>
          <w:i w:val="0"/>
          <w:iCs w:val="0"/>
        </w:rPr>
      </w:pPr>
      <w:bookmarkStart w:id="560" w:name="_Toc94521547"/>
      <w:bookmarkStart w:id="561" w:name="_Toc94519395"/>
      <w:bookmarkStart w:id="562" w:name="_Toc25213"/>
      <w:bookmarkStart w:id="563" w:name="_Toc19004"/>
      <w:bookmarkStart w:id="564" w:name="_Toc94521887"/>
    </w:p>
    <w:p w14:paraId="174F24DF">
      <w:pPr>
        <w:pStyle w:val="5"/>
        <w:keepNext/>
        <w:numPr>
          <w:ilvl w:val="2"/>
          <w:numId w:val="0"/>
        </w:numPr>
        <w:ind w:left="0" w:leftChars="0" w:firstLine="0" w:firstLineChars="0"/>
        <w:jc w:val="both"/>
        <w:rPr>
          <w:rFonts w:eastAsiaTheme="minorEastAsia"/>
          <w:i w:val="0"/>
          <w:iCs w:val="0"/>
        </w:rPr>
      </w:pPr>
      <w:r>
        <w:rPr>
          <w:rFonts w:hint="eastAsia" w:ascii="Times New Roman" w:hAnsi="Times New Roman" w:cs="Times New Roman" w:eastAsiaTheme="minorEastAsia"/>
          <w:b/>
          <w:i w:val="0"/>
          <w:iCs w:val="0"/>
          <w:kern w:val="2"/>
          <w:sz w:val="24"/>
          <w:szCs w:val="28"/>
          <w:lang w:val="en-US" w:eastAsia="zh-CN" w:bidi="ar-SA"/>
        </w:rPr>
        <w:t>3.2.</w:t>
      </w:r>
      <w:r>
        <w:rPr>
          <w:rFonts w:hint="eastAsia" w:cs="Times New Roman" w:eastAsiaTheme="minorEastAsia"/>
          <w:b/>
          <w:i w:val="0"/>
          <w:iCs w:val="0"/>
          <w:kern w:val="2"/>
          <w:sz w:val="24"/>
          <w:szCs w:val="28"/>
          <w:lang w:val="en-US" w:eastAsia="zh-CN" w:bidi="ar-SA"/>
        </w:rPr>
        <w:t>10</w:t>
      </w:r>
      <w:r>
        <w:rPr>
          <w:rFonts w:eastAsiaTheme="minorEastAsia"/>
          <w:i w:val="0"/>
          <w:iCs w:val="0"/>
          <w:szCs w:val="20"/>
        </w:rPr>
        <w:t xml:space="preserve"> </w:t>
      </w:r>
      <w:bookmarkStart w:id="565" w:name="_Toc108186780"/>
      <w:bookmarkStart w:id="566" w:name="_Toc112852076"/>
      <w:bookmarkStart w:id="567" w:name="_Toc109559481"/>
      <w:bookmarkStart w:id="568" w:name="_Toc108169259"/>
      <w:r>
        <w:rPr>
          <w:rFonts w:hint="eastAsia" w:eastAsiaTheme="minorEastAsia"/>
          <w:i w:val="0"/>
          <w:iCs w:val="0"/>
          <w:szCs w:val="20"/>
        </w:rPr>
        <w:t>免疫毒性（如需）</w:t>
      </w:r>
      <w:bookmarkEnd w:id="560"/>
      <w:bookmarkEnd w:id="561"/>
      <w:bookmarkEnd w:id="562"/>
      <w:bookmarkEnd w:id="563"/>
      <w:bookmarkEnd w:id="564"/>
      <w:bookmarkEnd w:id="565"/>
      <w:bookmarkEnd w:id="566"/>
      <w:bookmarkEnd w:id="567"/>
      <w:bookmarkEnd w:id="568"/>
    </w:p>
    <w:p w14:paraId="52464D50">
      <w:pPr>
        <w:pStyle w:val="6"/>
        <w:numPr>
          <w:ilvl w:val="3"/>
          <w:numId w:val="0"/>
        </w:numPr>
        <w:ind w:left="0" w:leftChars="0" w:firstLine="0" w:firstLineChars="0"/>
        <w:rPr>
          <w:rFonts w:cs="Times New Roman" w:eastAsiaTheme="minorEastAsia"/>
          <w:i w:val="0"/>
          <w:iCs w:val="0"/>
          <w:szCs w:val="20"/>
          <w:lang w:eastAsia="zh-CN"/>
        </w:rPr>
      </w:pPr>
      <w:bookmarkStart w:id="569" w:name="_Toc103011733"/>
      <w:r>
        <w:rPr>
          <w:rFonts w:hint="default" w:ascii="Times New Roman" w:hAnsi="Times New Roman" w:cs="Times New Roman" w:eastAsiaTheme="minorEastAsia"/>
          <w:b/>
          <w:i w:val="0"/>
          <w:iCs w:val="0"/>
          <w:kern w:val="0"/>
          <w:sz w:val="24"/>
          <w:szCs w:val="20"/>
          <w:lang w:val="en-CA" w:eastAsia="zh-CN" w:bidi="ar-SA"/>
        </w:rPr>
        <w:t>3.2.</w:t>
      </w:r>
      <w:r>
        <w:rPr>
          <w:rFonts w:hint="eastAsia" w:cs="Times New Roman" w:eastAsiaTheme="minorEastAsia"/>
          <w:b/>
          <w:i w:val="0"/>
          <w:iCs w:val="0"/>
          <w:kern w:val="0"/>
          <w:sz w:val="24"/>
          <w:szCs w:val="20"/>
          <w:lang w:val="en-US" w:eastAsia="zh-CN" w:bidi="ar-SA"/>
        </w:rPr>
        <w:t>10</w:t>
      </w:r>
      <w:r>
        <w:rPr>
          <w:rFonts w:hint="default" w:ascii="Times New Roman" w:hAnsi="Times New Roman" w:cs="Times New Roman" w:eastAsiaTheme="minorEastAsia"/>
          <w:b/>
          <w:i w:val="0"/>
          <w:iCs w:val="0"/>
          <w:kern w:val="0"/>
          <w:sz w:val="24"/>
          <w:szCs w:val="20"/>
          <w:lang w:val="en-CA" w:eastAsia="zh-CN" w:bidi="ar-SA"/>
        </w:rPr>
        <w:t>.1</w:t>
      </w:r>
      <w:r>
        <w:rPr>
          <w:rFonts w:hint="eastAsia" w:cs="Times New Roman" w:eastAsiaTheme="minorEastAsia"/>
          <w:i w:val="0"/>
          <w:iCs w:val="0"/>
          <w:lang w:eastAsia="zh-CN"/>
        </w:rPr>
        <w:t>淋巴细胞及淋巴细胞亚群</w:t>
      </w:r>
      <w:bookmarkEnd w:id="569"/>
    </w:p>
    <w:p w14:paraId="214297CC">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05538E81">
      <w:pPr>
        <w:ind w:firstLine="480" w:firstLineChars="200"/>
        <w:rPr>
          <w:rFonts w:eastAsiaTheme="minorEastAsia"/>
          <w:i w:val="0"/>
          <w:iCs w:val="0"/>
        </w:rPr>
      </w:pPr>
      <w:r>
        <w:rPr>
          <w:rFonts w:hint="eastAsia" w:eastAsiaTheme="minorEastAsia"/>
          <w:i w:val="0"/>
          <w:iCs w:val="0"/>
        </w:rPr>
        <w:t>具体设门策略见</w:t>
      </w:r>
      <w:r>
        <w:rPr>
          <w:rFonts w:eastAsiaTheme="minorEastAsia"/>
          <w:i w:val="0"/>
          <w:iCs w:val="0"/>
          <w:color w:val="0000FF"/>
        </w:rPr>
        <w:fldChar w:fldCharType="begin"/>
      </w:r>
      <w:r>
        <w:rPr>
          <w:rFonts w:eastAsiaTheme="minorEastAsia"/>
          <w:i w:val="0"/>
          <w:iCs w:val="0"/>
          <w:color w:val="0000FF"/>
        </w:rPr>
        <w:instrText xml:space="preserve"> REF _Ref109559236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11</w:t>
      </w:r>
      <w:r>
        <w:rPr>
          <w:rFonts w:eastAsiaTheme="minorEastAsia"/>
          <w:i w:val="0"/>
          <w:iCs w:val="0"/>
          <w:color w:val="0000FF"/>
        </w:rPr>
        <w:fldChar w:fldCharType="end"/>
      </w:r>
      <w:r>
        <w:rPr>
          <w:rFonts w:hint="eastAsia" w:eastAsiaTheme="minorEastAsia"/>
          <w:i w:val="0"/>
          <w:iCs w:val="0"/>
        </w:rPr>
        <w:t>，</w:t>
      </w:r>
      <w:r>
        <w:rPr>
          <w:rFonts w:eastAsiaTheme="minorEastAsia"/>
          <w:i w:val="0"/>
          <w:iCs w:val="0"/>
        </w:rPr>
        <w:t>测定方法参考SOP CLI-03-44</w:t>
      </w:r>
      <w:r>
        <w:rPr>
          <w:rFonts w:hint="eastAsia" w:eastAsiaTheme="minorEastAsia"/>
          <w:i w:val="0"/>
          <w:iCs w:val="0"/>
        </w:rPr>
        <w:t>《</w:t>
      </w:r>
      <w:r>
        <w:rPr>
          <w:rFonts w:eastAsiaTheme="minorEastAsia"/>
          <w:i w:val="0"/>
          <w:iCs w:val="0"/>
        </w:rPr>
        <w:t>流式细胞术检测外周血及单细胞悬液的操作规程</w:t>
      </w:r>
      <w:r>
        <w:rPr>
          <w:rFonts w:hint="eastAsia" w:eastAsiaTheme="minorEastAsia"/>
          <w:i w:val="0"/>
          <w:iCs w:val="0"/>
        </w:rPr>
        <w:t>》。</w:t>
      </w:r>
    </w:p>
    <w:p w14:paraId="718E9B90">
      <w:pPr>
        <w:pStyle w:val="22"/>
        <w:jc w:val="center"/>
        <w:rPr>
          <w:rFonts w:cs="Times New Roman" w:eastAsiaTheme="minorEastAsia"/>
          <w:i w:val="0"/>
          <w:iCs w:val="0"/>
          <w:color w:val="000000"/>
        </w:rPr>
      </w:pPr>
      <w:bookmarkStart w:id="570" w:name="_Ref109559236"/>
      <w:bookmarkStart w:id="571" w:name="_Toc110270616"/>
      <w:bookmarkStart w:id="572" w:name="_Toc112851970"/>
      <w:bookmarkStart w:id="573" w:name="_Toc126237444"/>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11</w:t>
      </w:r>
      <w:r>
        <w:rPr>
          <w:rFonts w:cs="Times New Roman" w:eastAsiaTheme="minorEastAsia"/>
          <w:i w:val="0"/>
          <w:iCs w:val="0"/>
          <w:szCs w:val="24"/>
        </w:rPr>
        <w:fldChar w:fldCharType="end"/>
      </w:r>
      <w:bookmarkEnd w:id="570"/>
      <w:r>
        <w:rPr>
          <w:rFonts w:hint="eastAsia" w:cs="Times New Roman" w:eastAsiaTheme="minorEastAsia"/>
          <w:i w:val="0"/>
          <w:iCs w:val="0"/>
          <w:szCs w:val="24"/>
        </w:rPr>
        <w:t>淋巴细胞及淋巴细胞亚群设门策略</w:t>
      </w:r>
      <w:bookmarkEnd w:id="571"/>
      <w:bookmarkEnd w:id="572"/>
      <w:bookmarkEnd w:id="573"/>
      <w:r>
        <w:rPr>
          <w:rFonts w:cs="Times New Roman" w:eastAsiaTheme="minorEastAsia"/>
          <w:i w:val="0"/>
          <w:iCs w:val="0"/>
          <w:color w:val="000000"/>
        </w:rPr>
        <w:t xml:space="preserve"> </w:t>
      </w:r>
    </w:p>
    <w:tbl>
      <w:tblPr>
        <w:tblStyle w:val="8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40"/>
        <w:gridCol w:w="4547"/>
      </w:tblGrid>
      <w:tr w14:paraId="155A9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52" w:type="pct"/>
            <w:vAlign w:val="center"/>
          </w:tcPr>
          <w:p w14:paraId="06F2E611">
            <w:pPr>
              <w:pStyle w:val="540"/>
              <w:rPr>
                <w:rFonts w:eastAsiaTheme="minorEastAsia"/>
                <w:b/>
                <w:i w:val="0"/>
                <w:iCs w:val="0"/>
              </w:rPr>
            </w:pPr>
            <w:r>
              <w:rPr>
                <w:rFonts w:hint="eastAsia" w:eastAsiaTheme="minorEastAsia"/>
                <w:b/>
                <w:i w:val="0"/>
                <w:iCs w:val="0"/>
              </w:rPr>
              <w:t>细胞类型</w:t>
            </w:r>
          </w:p>
        </w:tc>
        <w:tc>
          <w:tcPr>
            <w:tcW w:w="2448" w:type="pct"/>
            <w:vAlign w:val="center"/>
          </w:tcPr>
          <w:p w14:paraId="2F70CC4E">
            <w:pPr>
              <w:pStyle w:val="540"/>
              <w:rPr>
                <w:rFonts w:eastAsiaTheme="minorEastAsia"/>
                <w:b/>
                <w:i w:val="0"/>
                <w:iCs w:val="0"/>
              </w:rPr>
            </w:pPr>
            <w:r>
              <w:rPr>
                <w:rFonts w:hint="eastAsia" w:eastAsiaTheme="minorEastAsia"/>
                <w:b/>
                <w:i w:val="0"/>
                <w:iCs w:val="0"/>
              </w:rPr>
              <w:t>设门策略</w:t>
            </w:r>
          </w:p>
        </w:tc>
      </w:tr>
      <w:tr w14:paraId="773B4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52" w:type="pct"/>
            <w:vAlign w:val="center"/>
          </w:tcPr>
          <w:p w14:paraId="4EDFDDF6">
            <w:pPr>
              <w:pStyle w:val="540"/>
              <w:rPr>
                <w:rFonts w:eastAsiaTheme="minorEastAsia"/>
                <w:i w:val="0"/>
                <w:iCs w:val="0"/>
                <w:spacing w:val="-12"/>
                <w:kern w:val="0"/>
              </w:rPr>
            </w:pPr>
            <w:r>
              <w:rPr>
                <w:rFonts w:eastAsiaTheme="minorEastAsia"/>
                <w:i w:val="0"/>
                <w:iCs w:val="0"/>
              </w:rPr>
              <w:t>T</w:t>
            </w:r>
            <w:r>
              <w:rPr>
                <w:rFonts w:hint="eastAsia" w:eastAsiaTheme="minorEastAsia"/>
                <w:i w:val="0"/>
                <w:iCs w:val="0"/>
              </w:rPr>
              <w:t>淋巴细胞</w:t>
            </w:r>
          </w:p>
        </w:tc>
        <w:tc>
          <w:tcPr>
            <w:tcW w:w="2448" w:type="pct"/>
            <w:vAlign w:val="center"/>
          </w:tcPr>
          <w:p w14:paraId="7D531435">
            <w:pPr>
              <w:pStyle w:val="540"/>
              <w:rPr>
                <w:rFonts w:eastAsiaTheme="minorEastAsia"/>
                <w:i w:val="0"/>
                <w:iCs w:val="0"/>
              </w:rPr>
            </w:pPr>
            <w:r>
              <w:rPr>
                <w:rFonts w:eastAsiaTheme="minorEastAsia"/>
                <w:i w:val="0"/>
                <w:iCs w:val="0"/>
              </w:rPr>
              <w:t>CD3</w:t>
            </w:r>
            <w:r>
              <w:rPr>
                <w:rFonts w:eastAsiaTheme="minorEastAsia"/>
                <w:i w:val="0"/>
                <w:iCs w:val="0"/>
                <w:vertAlign w:val="superscript"/>
              </w:rPr>
              <w:t>+</w:t>
            </w:r>
          </w:p>
        </w:tc>
      </w:tr>
      <w:tr w14:paraId="4756B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52" w:type="pct"/>
            <w:vAlign w:val="center"/>
          </w:tcPr>
          <w:p w14:paraId="3722485F">
            <w:pPr>
              <w:pStyle w:val="540"/>
              <w:ind w:firstLine="210" w:firstLineChars="100"/>
              <w:rPr>
                <w:rFonts w:eastAsiaTheme="minorEastAsia"/>
                <w:i w:val="0"/>
                <w:iCs w:val="0"/>
                <w:kern w:val="0"/>
              </w:rPr>
            </w:pPr>
            <w:r>
              <w:rPr>
                <w:rFonts w:eastAsiaTheme="minorEastAsia"/>
                <w:i w:val="0"/>
                <w:iCs w:val="0"/>
                <w:kern w:val="0"/>
              </w:rPr>
              <w:t>CD4</w:t>
            </w:r>
            <w:r>
              <w:rPr>
                <w:rFonts w:eastAsiaTheme="minorEastAsia"/>
                <w:i w:val="0"/>
                <w:iCs w:val="0"/>
                <w:kern w:val="0"/>
                <w:vertAlign w:val="superscript"/>
              </w:rPr>
              <w:t>+</w:t>
            </w:r>
            <w:r>
              <w:rPr>
                <w:rFonts w:eastAsiaTheme="minorEastAsia"/>
                <w:i w:val="0"/>
                <w:iCs w:val="0"/>
              </w:rPr>
              <w:t xml:space="preserve"> T</w:t>
            </w:r>
            <w:r>
              <w:rPr>
                <w:rFonts w:hint="eastAsia" w:eastAsiaTheme="minorEastAsia"/>
                <w:i w:val="0"/>
                <w:iCs w:val="0"/>
              </w:rPr>
              <w:t>淋巴细胞</w:t>
            </w:r>
          </w:p>
        </w:tc>
        <w:tc>
          <w:tcPr>
            <w:tcW w:w="2448" w:type="pct"/>
            <w:vAlign w:val="center"/>
          </w:tcPr>
          <w:p w14:paraId="393F2AB8">
            <w:pPr>
              <w:pStyle w:val="540"/>
              <w:rPr>
                <w:rFonts w:eastAsiaTheme="minorEastAsia"/>
                <w:i w:val="0"/>
                <w:iCs w:val="0"/>
              </w:rPr>
            </w:pPr>
            <w:r>
              <w:rPr>
                <w:rFonts w:eastAsiaTheme="minorEastAsia"/>
                <w:i w:val="0"/>
                <w:iCs w:val="0"/>
              </w:rPr>
              <w:t>CD3</w:t>
            </w:r>
            <w:r>
              <w:rPr>
                <w:rFonts w:eastAsiaTheme="minorEastAsia"/>
                <w:i w:val="0"/>
                <w:iCs w:val="0"/>
                <w:vertAlign w:val="superscript"/>
              </w:rPr>
              <w:t>+</w:t>
            </w:r>
            <w:r>
              <w:rPr>
                <w:rFonts w:eastAsiaTheme="minorEastAsia"/>
                <w:i w:val="0"/>
                <w:iCs w:val="0"/>
              </w:rPr>
              <w:t>CD4</w:t>
            </w:r>
            <w:r>
              <w:rPr>
                <w:rFonts w:eastAsiaTheme="minorEastAsia"/>
                <w:i w:val="0"/>
                <w:iCs w:val="0"/>
                <w:vertAlign w:val="superscript"/>
              </w:rPr>
              <w:t>+</w:t>
            </w:r>
          </w:p>
        </w:tc>
      </w:tr>
      <w:tr w14:paraId="6EB00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52" w:type="pct"/>
            <w:vAlign w:val="center"/>
          </w:tcPr>
          <w:p w14:paraId="649A942F">
            <w:pPr>
              <w:pStyle w:val="540"/>
              <w:ind w:firstLine="210" w:firstLineChars="100"/>
              <w:rPr>
                <w:rFonts w:eastAsiaTheme="minorEastAsia"/>
                <w:i w:val="0"/>
                <w:iCs w:val="0"/>
                <w:kern w:val="0"/>
              </w:rPr>
            </w:pPr>
            <w:r>
              <w:rPr>
                <w:rFonts w:eastAsiaTheme="minorEastAsia"/>
                <w:i w:val="0"/>
                <w:iCs w:val="0"/>
                <w:kern w:val="0"/>
              </w:rPr>
              <w:t>CD8</w:t>
            </w:r>
            <w:r>
              <w:rPr>
                <w:rFonts w:eastAsiaTheme="minorEastAsia"/>
                <w:i w:val="0"/>
                <w:iCs w:val="0"/>
                <w:kern w:val="0"/>
                <w:vertAlign w:val="superscript"/>
              </w:rPr>
              <w:t>+</w:t>
            </w:r>
            <w:r>
              <w:rPr>
                <w:rFonts w:eastAsiaTheme="minorEastAsia"/>
                <w:i w:val="0"/>
                <w:iCs w:val="0"/>
              </w:rPr>
              <w:t xml:space="preserve"> T</w:t>
            </w:r>
            <w:r>
              <w:rPr>
                <w:rFonts w:hint="eastAsia" w:eastAsiaTheme="minorEastAsia"/>
                <w:i w:val="0"/>
                <w:iCs w:val="0"/>
              </w:rPr>
              <w:t>淋巴细胞</w:t>
            </w:r>
          </w:p>
        </w:tc>
        <w:tc>
          <w:tcPr>
            <w:tcW w:w="2448" w:type="pct"/>
            <w:vAlign w:val="center"/>
          </w:tcPr>
          <w:p w14:paraId="1933AE3C">
            <w:pPr>
              <w:pStyle w:val="540"/>
              <w:rPr>
                <w:rFonts w:eastAsiaTheme="minorEastAsia"/>
                <w:i w:val="0"/>
                <w:iCs w:val="0"/>
              </w:rPr>
            </w:pPr>
            <w:r>
              <w:rPr>
                <w:rFonts w:eastAsiaTheme="minorEastAsia"/>
                <w:i w:val="0"/>
                <w:iCs w:val="0"/>
              </w:rPr>
              <w:t>CD3</w:t>
            </w:r>
            <w:r>
              <w:rPr>
                <w:rFonts w:eastAsiaTheme="minorEastAsia"/>
                <w:i w:val="0"/>
                <w:iCs w:val="0"/>
                <w:vertAlign w:val="superscript"/>
              </w:rPr>
              <w:t>+</w:t>
            </w:r>
            <w:r>
              <w:rPr>
                <w:rFonts w:eastAsiaTheme="minorEastAsia"/>
                <w:i w:val="0"/>
                <w:iCs w:val="0"/>
              </w:rPr>
              <w:t>CD8</w:t>
            </w:r>
            <w:r>
              <w:rPr>
                <w:rFonts w:eastAsiaTheme="minorEastAsia"/>
                <w:i w:val="0"/>
                <w:iCs w:val="0"/>
                <w:vertAlign w:val="superscript"/>
              </w:rPr>
              <w:t>+</w:t>
            </w:r>
          </w:p>
        </w:tc>
      </w:tr>
      <w:tr w14:paraId="55531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52" w:type="pct"/>
            <w:vAlign w:val="center"/>
          </w:tcPr>
          <w:p w14:paraId="71364CD6">
            <w:pPr>
              <w:pStyle w:val="540"/>
              <w:rPr>
                <w:rFonts w:eastAsiaTheme="minorEastAsia"/>
                <w:i w:val="0"/>
                <w:iCs w:val="0"/>
                <w:kern w:val="0"/>
                <w:highlight w:val="none"/>
              </w:rPr>
            </w:pPr>
            <w:r>
              <w:rPr>
                <w:rFonts w:eastAsiaTheme="minorEastAsia"/>
                <w:i w:val="0"/>
                <w:iCs w:val="0"/>
                <w:highlight w:val="none"/>
              </w:rPr>
              <w:t>B</w:t>
            </w:r>
            <w:r>
              <w:rPr>
                <w:rFonts w:hint="eastAsia" w:eastAsiaTheme="minorEastAsia"/>
                <w:i w:val="0"/>
                <w:iCs w:val="0"/>
                <w:highlight w:val="none"/>
              </w:rPr>
              <w:t>淋巴细胞（非必须）</w:t>
            </w:r>
          </w:p>
        </w:tc>
        <w:tc>
          <w:tcPr>
            <w:tcW w:w="2448" w:type="pct"/>
            <w:vAlign w:val="center"/>
          </w:tcPr>
          <w:p w14:paraId="4B2E9691">
            <w:pPr>
              <w:pStyle w:val="540"/>
              <w:rPr>
                <w:rFonts w:eastAsiaTheme="minorEastAsia"/>
                <w:i w:val="0"/>
                <w:iCs w:val="0"/>
                <w:highlight w:val="none"/>
              </w:rPr>
            </w:pPr>
            <w:r>
              <w:rPr>
                <w:rFonts w:eastAsiaTheme="minorEastAsia"/>
                <w:i w:val="0"/>
                <w:iCs w:val="0"/>
                <w:highlight w:val="none"/>
              </w:rPr>
              <w:t>CD3</w:t>
            </w:r>
            <w:r>
              <w:rPr>
                <w:rFonts w:eastAsiaTheme="minorEastAsia"/>
                <w:i w:val="0"/>
                <w:iCs w:val="0"/>
                <w:highlight w:val="none"/>
                <w:vertAlign w:val="superscript"/>
              </w:rPr>
              <w:t>-</w:t>
            </w:r>
            <w:r>
              <w:rPr>
                <w:rFonts w:eastAsiaTheme="minorEastAsia"/>
                <w:i w:val="0"/>
                <w:iCs w:val="0"/>
                <w:highlight w:val="none"/>
              </w:rPr>
              <w:t>CD20</w:t>
            </w:r>
            <w:r>
              <w:rPr>
                <w:rFonts w:eastAsiaTheme="minorEastAsia"/>
                <w:i w:val="0"/>
                <w:iCs w:val="0"/>
                <w:highlight w:val="none"/>
                <w:vertAlign w:val="superscript"/>
              </w:rPr>
              <w:t>+</w:t>
            </w:r>
          </w:p>
        </w:tc>
      </w:tr>
      <w:tr w14:paraId="1FF28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552" w:type="pct"/>
            <w:vAlign w:val="center"/>
          </w:tcPr>
          <w:p w14:paraId="6FA69BDD">
            <w:pPr>
              <w:pStyle w:val="540"/>
              <w:rPr>
                <w:rFonts w:eastAsiaTheme="minorEastAsia"/>
                <w:i w:val="0"/>
                <w:iCs w:val="0"/>
                <w:kern w:val="0"/>
                <w:highlight w:val="none"/>
              </w:rPr>
            </w:pPr>
            <w:r>
              <w:rPr>
                <w:rFonts w:eastAsiaTheme="minorEastAsia"/>
                <w:i w:val="0"/>
                <w:iCs w:val="0"/>
                <w:highlight w:val="none"/>
              </w:rPr>
              <w:t>NK</w:t>
            </w:r>
            <w:r>
              <w:rPr>
                <w:rFonts w:hint="eastAsia" w:eastAsiaTheme="minorEastAsia"/>
                <w:i w:val="0"/>
                <w:iCs w:val="0"/>
                <w:highlight w:val="none"/>
              </w:rPr>
              <w:t>细胞（非必须）</w:t>
            </w:r>
          </w:p>
        </w:tc>
        <w:tc>
          <w:tcPr>
            <w:tcW w:w="2448" w:type="pct"/>
            <w:vAlign w:val="center"/>
          </w:tcPr>
          <w:p w14:paraId="65B65BF4">
            <w:pPr>
              <w:pStyle w:val="540"/>
              <w:rPr>
                <w:rFonts w:eastAsiaTheme="minorEastAsia"/>
                <w:i w:val="0"/>
                <w:iCs w:val="0"/>
                <w:spacing w:val="-12"/>
                <w:kern w:val="0"/>
                <w:highlight w:val="none"/>
              </w:rPr>
            </w:pPr>
            <w:r>
              <w:rPr>
                <w:rFonts w:eastAsiaTheme="minorEastAsia"/>
                <w:i w:val="0"/>
                <w:iCs w:val="0"/>
                <w:highlight w:val="none"/>
              </w:rPr>
              <w:t>CD3</w:t>
            </w:r>
            <w:r>
              <w:rPr>
                <w:rFonts w:eastAsiaTheme="minorEastAsia"/>
                <w:i w:val="0"/>
                <w:iCs w:val="0"/>
                <w:highlight w:val="none"/>
                <w:vertAlign w:val="superscript"/>
              </w:rPr>
              <w:t>-</w:t>
            </w:r>
            <w:r>
              <w:rPr>
                <w:rFonts w:eastAsiaTheme="minorEastAsia"/>
                <w:i w:val="0"/>
                <w:iCs w:val="0"/>
                <w:highlight w:val="none"/>
              </w:rPr>
              <w:t>CD56</w:t>
            </w:r>
            <w:r>
              <w:rPr>
                <w:rFonts w:eastAsiaTheme="minorEastAsia"/>
                <w:i w:val="0"/>
                <w:iCs w:val="0"/>
                <w:highlight w:val="none"/>
                <w:vertAlign w:val="superscript"/>
              </w:rPr>
              <w:t>+</w:t>
            </w:r>
          </w:p>
        </w:tc>
      </w:tr>
    </w:tbl>
    <w:p w14:paraId="35CEE27A">
      <w:pPr>
        <w:rPr>
          <w:rFonts w:eastAsiaTheme="minorEastAsia"/>
          <w:i w:val="0"/>
          <w:iCs w:val="0"/>
        </w:rPr>
      </w:pPr>
      <w:bookmarkStart w:id="574" w:name="_Toc103011734"/>
    </w:p>
    <w:p w14:paraId="6204280B">
      <w:pPr>
        <w:rPr>
          <w:rFonts w:hint="default" w:ascii="Times New Roman" w:hAnsi="Times New Roman" w:cs="Times New Roman" w:eastAsiaTheme="minorEastAsia"/>
          <w:b/>
          <w:i w:val="0"/>
          <w:iCs w:val="0"/>
          <w:kern w:val="0"/>
          <w:sz w:val="24"/>
          <w:szCs w:val="24"/>
          <w:lang w:val="en-CA" w:eastAsia="zh-CN" w:bidi="ar-SA"/>
        </w:rPr>
      </w:pPr>
      <w:r>
        <w:rPr>
          <w:rFonts w:hint="default" w:ascii="Times New Roman" w:hAnsi="Times New Roman" w:cs="Times New Roman" w:eastAsiaTheme="minorEastAsia"/>
          <w:b/>
          <w:i w:val="0"/>
          <w:iCs w:val="0"/>
          <w:kern w:val="0"/>
          <w:sz w:val="24"/>
          <w:szCs w:val="24"/>
          <w:lang w:val="en-CA" w:eastAsia="zh-CN" w:bidi="ar-SA"/>
        </w:rPr>
        <w:br w:type="page"/>
      </w:r>
    </w:p>
    <w:p w14:paraId="5CD3217C">
      <w:pPr>
        <w:pStyle w:val="6"/>
        <w:numPr>
          <w:ilvl w:val="3"/>
          <w:numId w:val="0"/>
        </w:numPr>
        <w:ind w:left="0" w:leftChars="0" w:firstLine="0" w:firstLineChars="0"/>
        <w:rPr>
          <w:rFonts w:cs="Times New Roman" w:eastAsiaTheme="minorEastAsia"/>
          <w:i w:val="0"/>
          <w:iCs w:val="0"/>
          <w:lang w:eastAsia="zh-CN"/>
        </w:rPr>
      </w:pPr>
      <w:r>
        <w:rPr>
          <w:rFonts w:hint="default" w:ascii="Times New Roman" w:hAnsi="Times New Roman" w:cs="Times New Roman" w:eastAsiaTheme="minorEastAsia"/>
          <w:b/>
          <w:i w:val="0"/>
          <w:iCs w:val="0"/>
          <w:kern w:val="0"/>
          <w:sz w:val="24"/>
          <w:szCs w:val="24"/>
          <w:lang w:val="en-CA" w:eastAsia="zh-CN" w:bidi="ar-SA"/>
        </w:rPr>
        <w:t>3.2.</w:t>
      </w:r>
      <w:r>
        <w:rPr>
          <w:rFonts w:hint="eastAsia" w:cs="Times New Roman" w:eastAsiaTheme="minorEastAsia"/>
          <w:b/>
          <w:i w:val="0"/>
          <w:iCs w:val="0"/>
          <w:kern w:val="0"/>
          <w:sz w:val="24"/>
          <w:szCs w:val="24"/>
          <w:lang w:val="en-US" w:eastAsia="zh-CN" w:bidi="ar-SA"/>
        </w:rPr>
        <w:t>10</w:t>
      </w:r>
      <w:r>
        <w:rPr>
          <w:rFonts w:hint="default" w:ascii="Times New Roman" w:hAnsi="Times New Roman" w:cs="Times New Roman" w:eastAsiaTheme="minorEastAsia"/>
          <w:b/>
          <w:i w:val="0"/>
          <w:iCs w:val="0"/>
          <w:kern w:val="0"/>
          <w:sz w:val="24"/>
          <w:szCs w:val="24"/>
          <w:lang w:val="en-CA" w:eastAsia="zh-CN" w:bidi="ar-SA"/>
        </w:rPr>
        <w:t>.2</w:t>
      </w:r>
      <w:r>
        <w:rPr>
          <w:rFonts w:hint="eastAsia" w:cs="Times New Roman" w:eastAsiaTheme="minorEastAsia"/>
          <w:i w:val="0"/>
          <w:iCs w:val="0"/>
          <w:lang w:eastAsia="zh-CN"/>
        </w:rPr>
        <w:t>补体、免疫球蛋白、循环免疫复合物</w:t>
      </w:r>
      <w:bookmarkEnd w:id="574"/>
    </w:p>
    <w:p w14:paraId="0BC1C3C6">
      <w:pPr>
        <w:widowControl/>
        <w:ind w:firstLine="480" w:firstLineChars="200"/>
        <w:jc w:val="left"/>
        <w:rPr>
          <w:rFonts w:eastAsiaTheme="minorEastAsia"/>
          <w:i w:val="0"/>
          <w:iCs w:val="0"/>
        </w:rPr>
      </w:pPr>
      <w:r>
        <w:rPr>
          <w:rFonts w:eastAsiaTheme="minorEastAsia"/>
          <w:i w:val="0"/>
          <w:iCs w:val="0"/>
          <w:szCs w:val="24"/>
          <w:highlight w:val="none"/>
          <w:lang w:bidi="ar"/>
        </w:rPr>
        <w:t>XXX</w:t>
      </w:r>
    </w:p>
    <w:p w14:paraId="23803D6A">
      <w:pPr>
        <w:ind w:firstLine="480" w:firstLineChars="200"/>
        <w:rPr>
          <w:rFonts w:eastAsiaTheme="minorEastAsia"/>
          <w:i w:val="0"/>
          <w:iCs w:val="0"/>
        </w:rPr>
      </w:pPr>
      <w:r>
        <w:rPr>
          <w:rFonts w:hint="eastAsia" w:eastAsiaTheme="minorEastAsia"/>
          <w:i w:val="0"/>
          <w:iCs w:val="0"/>
        </w:rPr>
        <w:t>具体测定指标及测定方法见</w:t>
      </w:r>
      <w:r>
        <w:rPr>
          <w:rFonts w:eastAsiaTheme="minorEastAsia"/>
          <w:i w:val="0"/>
          <w:iCs w:val="0"/>
          <w:color w:val="0000FF"/>
        </w:rPr>
        <w:fldChar w:fldCharType="begin"/>
      </w:r>
      <w:r>
        <w:rPr>
          <w:rFonts w:eastAsiaTheme="minorEastAsia"/>
          <w:i w:val="0"/>
          <w:iCs w:val="0"/>
          <w:color w:val="0000FF"/>
        </w:rPr>
        <w:instrText xml:space="preserve"> REF _Ref109559353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12</w:t>
      </w:r>
      <w:r>
        <w:rPr>
          <w:rFonts w:eastAsiaTheme="minorEastAsia"/>
          <w:i w:val="0"/>
          <w:iCs w:val="0"/>
          <w:color w:val="0000FF"/>
        </w:rPr>
        <w:fldChar w:fldCharType="end"/>
      </w:r>
      <w:r>
        <w:rPr>
          <w:rFonts w:hint="eastAsia" w:eastAsiaTheme="minorEastAsia"/>
          <w:i w:val="0"/>
          <w:iCs w:val="0"/>
        </w:rPr>
        <w:t>。</w:t>
      </w:r>
    </w:p>
    <w:p w14:paraId="09C0C95D">
      <w:pPr>
        <w:pStyle w:val="22"/>
        <w:jc w:val="center"/>
        <w:rPr>
          <w:rFonts w:cs="Times New Roman" w:eastAsiaTheme="minorEastAsia"/>
          <w:i w:val="0"/>
          <w:iCs w:val="0"/>
          <w:szCs w:val="24"/>
        </w:rPr>
      </w:pPr>
      <w:bookmarkStart w:id="575" w:name="_Ref109559353"/>
      <w:bookmarkStart w:id="576" w:name="_Toc126237445"/>
      <w:bookmarkStart w:id="577" w:name="_Toc112851971"/>
      <w:bookmarkStart w:id="578" w:name="_Toc110270617"/>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12</w:t>
      </w:r>
      <w:r>
        <w:rPr>
          <w:rFonts w:cs="Times New Roman" w:eastAsiaTheme="minorEastAsia"/>
          <w:i w:val="0"/>
          <w:iCs w:val="0"/>
          <w:szCs w:val="24"/>
        </w:rPr>
        <w:fldChar w:fldCharType="end"/>
      </w:r>
      <w:bookmarkEnd w:id="575"/>
      <w:r>
        <w:rPr>
          <w:rFonts w:hint="eastAsia" w:cs="Times New Roman" w:eastAsiaTheme="minorEastAsia"/>
          <w:i w:val="0"/>
          <w:iCs w:val="0"/>
          <w:szCs w:val="24"/>
        </w:rPr>
        <w:t>补体、免疫球蛋白、循环免疫复合物检测</w:t>
      </w:r>
      <w:bookmarkEnd w:id="576"/>
      <w:bookmarkEnd w:id="577"/>
      <w:bookmarkEnd w:id="578"/>
    </w:p>
    <w:tbl>
      <w:tblPr>
        <w:tblStyle w:val="8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93"/>
        <w:gridCol w:w="2132"/>
        <w:gridCol w:w="4062"/>
      </w:tblGrid>
      <w:tr w14:paraId="370AB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43F9B94F">
            <w:pPr>
              <w:autoSpaceDE w:val="0"/>
              <w:autoSpaceDN w:val="0"/>
              <w:adjustRightInd w:val="0"/>
              <w:spacing w:line="240" w:lineRule="auto"/>
              <w:rPr>
                <w:rFonts w:eastAsiaTheme="minorEastAsia"/>
                <w:b/>
                <w:i w:val="0"/>
                <w:iCs w:val="0"/>
                <w:color w:val="000000" w:themeColor="text1"/>
                <w:sz w:val="21"/>
                <w:szCs w:val="21"/>
                <w14:textFill>
                  <w14:solidFill>
                    <w14:schemeClr w14:val="tx1"/>
                  </w14:solidFill>
                </w14:textFill>
              </w:rPr>
            </w:pPr>
            <w:r>
              <w:rPr>
                <w:rFonts w:hint="eastAsia" w:eastAsiaTheme="minorEastAsia"/>
                <w:b/>
                <w:i w:val="0"/>
                <w:iCs w:val="0"/>
                <w:color w:val="000000" w:themeColor="text1"/>
                <w:sz w:val="21"/>
                <w:szCs w:val="21"/>
                <w14:textFill>
                  <w14:solidFill>
                    <w14:schemeClr w14:val="tx1"/>
                  </w14:solidFill>
                </w14:textFill>
              </w:rPr>
              <w:t>测定项目</w:t>
            </w:r>
          </w:p>
        </w:tc>
        <w:tc>
          <w:tcPr>
            <w:tcW w:w="1148" w:type="pct"/>
            <w:vAlign w:val="center"/>
          </w:tcPr>
          <w:p w14:paraId="5E46D697">
            <w:pPr>
              <w:autoSpaceDE w:val="0"/>
              <w:autoSpaceDN w:val="0"/>
              <w:adjustRightInd w:val="0"/>
              <w:spacing w:line="240" w:lineRule="auto"/>
              <w:rPr>
                <w:rFonts w:eastAsiaTheme="minorEastAsia"/>
                <w:b/>
                <w:i w:val="0"/>
                <w:iCs w:val="0"/>
                <w:color w:val="000000" w:themeColor="text1"/>
                <w:sz w:val="21"/>
                <w:szCs w:val="21"/>
                <w14:textFill>
                  <w14:solidFill>
                    <w14:schemeClr w14:val="tx1"/>
                  </w14:solidFill>
                </w14:textFill>
              </w:rPr>
            </w:pPr>
            <w:r>
              <w:rPr>
                <w:rFonts w:hint="eastAsia" w:eastAsiaTheme="minorEastAsia"/>
                <w:b/>
                <w:i w:val="0"/>
                <w:iCs w:val="0"/>
                <w:color w:val="000000" w:themeColor="text1"/>
                <w:sz w:val="21"/>
                <w:szCs w:val="21"/>
                <w14:textFill>
                  <w14:solidFill>
                    <w14:schemeClr w14:val="tx1"/>
                  </w14:solidFill>
                </w14:textFill>
              </w:rPr>
              <w:t>测定方法</w:t>
            </w:r>
          </w:p>
        </w:tc>
        <w:tc>
          <w:tcPr>
            <w:tcW w:w="2187" w:type="pct"/>
            <w:vAlign w:val="center"/>
          </w:tcPr>
          <w:p w14:paraId="5EA33A91">
            <w:pPr>
              <w:autoSpaceDE w:val="0"/>
              <w:autoSpaceDN w:val="0"/>
              <w:adjustRightInd w:val="0"/>
              <w:spacing w:line="240" w:lineRule="auto"/>
              <w:rPr>
                <w:rFonts w:eastAsiaTheme="minorEastAsia"/>
                <w:b/>
                <w:i w:val="0"/>
                <w:iCs w:val="0"/>
                <w:color w:val="000000" w:themeColor="text1"/>
                <w:sz w:val="21"/>
                <w:szCs w:val="21"/>
                <w14:textFill>
                  <w14:solidFill>
                    <w14:schemeClr w14:val="tx1"/>
                  </w14:solidFill>
                </w14:textFill>
              </w:rPr>
            </w:pPr>
            <w:r>
              <w:rPr>
                <w:rFonts w:hint="eastAsia" w:eastAsiaTheme="minorEastAsia"/>
                <w:b/>
                <w:i w:val="0"/>
                <w:iCs w:val="0"/>
                <w:color w:val="000000" w:themeColor="text1"/>
                <w:sz w:val="21"/>
                <w:szCs w:val="21"/>
                <w14:textFill>
                  <w14:solidFill>
                    <w14:schemeClr w14:val="tx1"/>
                  </w14:solidFill>
                </w14:textFill>
              </w:rPr>
              <w:t>测定设备</w:t>
            </w:r>
          </w:p>
        </w:tc>
      </w:tr>
      <w:tr w14:paraId="2512B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3085D1E6">
            <w:pPr>
              <w:pStyle w:val="540"/>
              <w:spacing w:line="240" w:lineRule="auto"/>
              <w:rPr>
                <w:rFonts w:eastAsiaTheme="minorEastAsia"/>
                <w:i w:val="0"/>
                <w:iCs w:val="0"/>
                <w:spacing w:val="-12"/>
                <w:kern w:val="0"/>
              </w:rPr>
            </w:pPr>
            <w:r>
              <w:rPr>
                <w:rFonts w:hint="eastAsia" w:eastAsiaTheme="minorEastAsia"/>
                <w:i w:val="0"/>
                <w:iCs w:val="0"/>
              </w:rPr>
              <w:t>免疫球蛋白</w:t>
            </w:r>
            <w:r>
              <w:rPr>
                <w:rFonts w:eastAsiaTheme="minorEastAsia"/>
                <w:i w:val="0"/>
                <w:iCs w:val="0"/>
              </w:rPr>
              <w:t>A</w:t>
            </w:r>
            <w:r>
              <w:rPr>
                <w:rFonts w:hint="eastAsia" w:eastAsiaTheme="minorEastAsia"/>
                <w:i w:val="0"/>
                <w:iCs w:val="0"/>
              </w:rPr>
              <w:t>（</w:t>
            </w:r>
            <w:r>
              <w:rPr>
                <w:rFonts w:eastAsiaTheme="minorEastAsia"/>
                <w:i w:val="0"/>
                <w:iCs w:val="0"/>
              </w:rPr>
              <w:t>IgA</w:t>
            </w:r>
            <w:r>
              <w:rPr>
                <w:rFonts w:hint="eastAsia" w:eastAsiaTheme="minorEastAsia"/>
                <w:i w:val="0"/>
                <w:iCs w:val="0"/>
              </w:rPr>
              <w:t>）</w:t>
            </w:r>
          </w:p>
        </w:tc>
        <w:tc>
          <w:tcPr>
            <w:tcW w:w="1148" w:type="pct"/>
          </w:tcPr>
          <w:p w14:paraId="18D23C26">
            <w:pPr>
              <w:pStyle w:val="540"/>
              <w:spacing w:line="240" w:lineRule="auto"/>
              <w:rPr>
                <w:rFonts w:eastAsiaTheme="minorEastAsia"/>
                <w:i w:val="0"/>
                <w:iCs w:val="0"/>
              </w:rPr>
            </w:pPr>
            <w:r>
              <w:rPr>
                <w:rFonts w:eastAsiaTheme="minorEastAsia"/>
                <w:i w:val="0"/>
                <w:iCs w:val="0"/>
              </w:rPr>
              <w:t>ELISA</w:t>
            </w:r>
          </w:p>
        </w:tc>
        <w:tc>
          <w:tcPr>
            <w:tcW w:w="2187" w:type="pct"/>
            <w:vAlign w:val="center"/>
          </w:tcPr>
          <w:p w14:paraId="545A3E3E">
            <w:pPr>
              <w:pStyle w:val="540"/>
              <w:spacing w:line="240" w:lineRule="auto"/>
              <w:rPr>
                <w:rFonts w:eastAsiaTheme="minorEastAsia"/>
                <w:i w:val="0"/>
                <w:iCs w:val="0"/>
                <w:spacing w:val="-12"/>
                <w:kern w:val="0"/>
              </w:rPr>
            </w:pPr>
            <w:r>
              <w:rPr>
                <w:rFonts w:hint="eastAsia" w:eastAsiaTheme="minorEastAsia"/>
                <w:i w:val="0"/>
                <w:iCs w:val="0"/>
                <w:kern w:val="0"/>
              </w:rPr>
              <w:t>多功能酶标仪</w:t>
            </w:r>
            <w:r>
              <w:rPr>
                <w:rFonts w:eastAsiaTheme="minorEastAsia"/>
                <w:i w:val="0"/>
                <w:iCs w:val="0"/>
              </w:rPr>
              <w:t>FLUOstar Omega</w:t>
            </w:r>
          </w:p>
        </w:tc>
      </w:tr>
      <w:tr w14:paraId="6517A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5954F57D">
            <w:pPr>
              <w:pStyle w:val="540"/>
              <w:spacing w:line="240" w:lineRule="auto"/>
              <w:rPr>
                <w:rFonts w:eastAsiaTheme="minorEastAsia"/>
                <w:i w:val="0"/>
                <w:iCs w:val="0"/>
                <w:kern w:val="0"/>
              </w:rPr>
            </w:pPr>
            <w:r>
              <w:rPr>
                <w:rFonts w:hint="eastAsia" w:eastAsiaTheme="minorEastAsia"/>
                <w:i w:val="0"/>
                <w:iCs w:val="0"/>
              </w:rPr>
              <w:t>免疫球蛋白</w:t>
            </w:r>
            <w:r>
              <w:rPr>
                <w:rFonts w:eastAsiaTheme="minorEastAsia"/>
                <w:i w:val="0"/>
                <w:iCs w:val="0"/>
              </w:rPr>
              <w:t>G</w:t>
            </w:r>
            <w:r>
              <w:rPr>
                <w:rFonts w:hint="eastAsia" w:eastAsiaTheme="minorEastAsia"/>
                <w:i w:val="0"/>
                <w:iCs w:val="0"/>
              </w:rPr>
              <w:t>（</w:t>
            </w:r>
            <w:r>
              <w:rPr>
                <w:rFonts w:eastAsiaTheme="minorEastAsia"/>
                <w:i w:val="0"/>
                <w:iCs w:val="0"/>
              </w:rPr>
              <w:t>IgG</w:t>
            </w:r>
            <w:r>
              <w:rPr>
                <w:rFonts w:hint="eastAsia" w:eastAsiaTheme="minorEastAsia"/>
                <w:i w:val="0"/>
                <w:iCs w:val="0"/>
              </w:rPr>
              <w:t>）</w:t>
            </w:r>
          </w:p>
        </w:tc>
        <w:tc>
          <w:tcPr>
            <w:tcW w:w="1148" w:type="pct"/>
          </w:tcPr>
          <w:p w14:paraId="2B5AA516">
            <w:pPr>
              <w:pStyle w:val="540"/>
              <w:spacing w:line="240" w:lineRule="auto"/>
              <w:rPr>
                <w:rFonts w:eastAsiaTheme="minorEastAsia"/>
                <w:i w:val="0"/>
                <w:iCs w:val="0"/>
              </w:rPr>
            </w:pPr>
            <w:r>
              <w:rPr>
                <w:rFonts w:eastAsiaTheme="minorEastAsia"/>
                <w:i w:val="0"/>
                <w:iCs w:val="0"/>
              </w:rPr>
              <w:t>ELISA</w:t>
            </w:r>
          </w:p>
        </w:tc>
        <w:tc>
          <w:tcPr>
            <w:tcW w:w="2187" w:type="pct"/>
            <w:vAlign w:val="center"/>
          </w:tcPr>
          <w:p w14:paraId="4F7C0D51">
            <w:pPr>
              <w:pStyle w:val="540"/>
              <w:spacing w:line="240" w:lineRule="auto"/>
              <w:rPr>
                <w:rFonts w:eastAsiaTheme="minorEastAsia"/>
                <w:i w:val="0"/>
                <w:iCs w:val="0"/>
                <w:kern w:val="0"/>
              </w:rPr>
            </w:pPr>
            <w:r>
              <w:rPr>
                <w:rFonts w:hint="eastAsia" w:eastAsiaTheme="minorEastAsia"/>
                <w:i w:val="0"/>
                <w:iCs w:val="0"/>
                <w:kern w:val="0"/>
              </w:rPr>
              <w:t>多功能酶标仪</w:t>
            </w:r>
            <w:r>
              <w:rPr>
                <w:rFonts w:eastAsiaTheme="minorEastAsia"/>
                <w:i w:val="0"/>
                <w:iCs w:val="0"/>
              </w:rPr>
              <w:t>FLUOstar Omega</w:t>
            </w:r>
          </w:p>
        </w:tc>
      </w:tr>
      <w:tr w14:paraId="430C5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581A32FF">
            <w:pPr>
              <w:pStyle w:val="540"/>
              <w:spacing w:line="240" w:lineRule="auto"/>
              <w:rPr>
                <w:rFonts w:eastAsiaTheme="minorEastAsia"/>
                <w:i w:val="0"/>
                <w:iCs w:val="0"/>
                <w:kern w:val="0"/>
              </w:rPr>
            </w:pPr>
            <w:r>
              <w:rPr>
                <w:rFonts w:hint="eastAsia" w:eastAsiaTheme="minorEastAsia"/>
                <w:i w:val="0"/>
                <w:iCs w:val="0"/>
              </w:rPr>
              <w:t>免疫球蛋白</w:t>
            </w:r>
            <w:r>
              <w:rPr>
                <w:rFonts w:eastAsiaTheme="minorEastAsia"/>
                <w:i w:val="0"/>
                <w:iCs w:val="0"/>
              </w:rPr>
              <w:t>M</w:t>
            </w:r>
            <w:r>
              <w:rPr>
                <w:rFonts w:hint="eastAsia" w:eastAsiaTheme="minorEastAsia"/>
                <w:i w:val="0"/>
                <w:iCs w:val="0"/>
              </w:rPr>
              <w:t>（</w:t>
            </w:r>
            <w:r>
              <w:rPr>
                <w:rFonts w:eastAsiaTheme="minorEastAsia"/>
                <w:i w:val="0"/>
                <w:iCs w:val="0"/>
              </w:rPr>
              <w:t>IgM</w:t>
            </w:r>
            <w:r>
              <w:rPr>
                <w:rFonts w:hint="eastAsia" w:eastAsiaTheme="minorEastAsia"/>
                <w:i w:val="0"/>
                <w:iCs w:val="0"/>
              </w:rPr>
              <w:t>）</w:t>
            </w:r>
          </w:p>
        </w:tc>
        <w:tc>
          <w:tcPr>
            <w:tcW w:w="1148" w:type="pct"/>
          </w:tcPr>
          <w:p w14:paraId="00234C03">
            <w:pPr>
              <w:pStyle w:val="540"/>
              <w:spacing w:line="240" w:lineRule="auto"/>
              <w:rPr>
                <w:rFonts w:eastAsiaTheme="minorEastAsia"/>
                <w:i w:val="0"/>
                <w:iCs w:val="0"/>
              </w:rPr>
            </w:pPr>
            <w:r>
              <w:rPr>
                <w:rFonts w:eastAsiaTheme="minorEastAsia"/>
                <w:i w:val="0"/>
                <w:iCs w:val="0"/>
              </w:rPr>
              <w:t>ELISA</w:t>
            </w:r>
          </w:p>
        </w:tc>
        <w:tc>
          <w:tcPr>
            <w:tcW w:w="2187" w:type="pct"/>
            <w:vAlign w:val="center"/>
          </w:tcPr>
          <w:p w14:paraId="6527CDBA">
            <w:pPr>
              <w:pStyle w:val="540"/>
              <w:spacing w:line="240" w:lineRule="auto"/>
              <w:rPr>
                <w:rFonts w:eastAsiaTheme="minorEastAsia"/>
                <w:i w:val="0"/>
                <w:iCs w:val="0"/>
                <w:kern w:val="0"/>
              </w:rPr>
            </w:pPr>
            <w:r>
              <w:rPr>
                <w:rFonts w:hint="eastAsia" w:eastAsiaTheme="minorEastAsia"/>
                <w:i w:val="0"/>
                <w:iCs w:val="0"/>
                <w:kern w:val="0"/>
              </w:rPr>
              <w:t>多功能酶标仪</w:t>
            </w:r>
            <w:r>
              <w:rPr>
                <w:rFonts w:eastAsiaTheme="minorEastAsia"/>
                <w:i w:val="0"/>
                <w:iCs w:val="0"/>
              </w:rPr>
              <w:t>FLUOstar Omega</w:t>
            </w:r>
          </w:p>
        </w:tc>
      </w:tr>
      <w:tr w14:paraId="625CA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4ADC0DD1">
            <w:pPr>
              <w:pStyle w:val="540"/>
              <w:spacing w:line="240" w:lineRule="auto"/>
              <w:rPr>
                <w:rFonts w:eastAsiaTheme="minorEastAsia"/>
                <w:i w:val="0"/>
                <w:iCs w:val="0"/>
                <w:kern w:val="0"/>
              </w:rPr>
            </w:pPr>
            <w:r>
              <w:rPr>
                <w:rFonts w:hint="eastAsia" w:eastAsiaTheme="minorEastAsia"/>
                <w:i w:val="0"/>
                <w:iCs w:val="0"/>
              </w:rPr>
              <w:t>补体</w:t>
            </w:r>
            <w:r>
              <w:rPr>
                <w:rFonts w:eastAsiaTheme="minorEastAsia"/>
                <w:i w:val="0"/>
                <w:iCs w:val="0"/>
              </w:rPr>
              <w:t>3</w:t>
            </w:r>
            <w:r>
              <w:rPr>
                <w:rFonts w:hint="eastAsia" w:eastAsiaTheme="minorEastAsia"/>
                <w:i w:val="0"/>
                <w:iCs w:val="0"/>
              </w:rPr>
              <w:t>（</w:t>
            </w:r>
            <w:r>
              <w:rPr>
                <w:rFonts w:eastAsiaTheme="minorEastAsia"/>
                <w:i w:val="0"/>
                <w:iCs w:val="0"/>
              </w:rPr>
              <w:t>C3</w:t>
            </w:r>
            <w:r>
              <w:rPr>
                <w:rFonts w:hint="eastAsia" w:eastAsiaTheme="minorEastAsia"/>
                <w:i w:val="0"/>
                <w:iCs w:val="0"/>
              </w:rPr>
              <w:t>）</w:t>
            </w:r>
          </w:p>
        </w:tc>
        <w:tc>
          <w:tcPr>
            <w:tcW w:w="1148" w:type="pct"/>
          </w:tcPr>
          <w:p w14:paraId="770AE5D0">
            <w:pPr>
              <w:pStyle w:val="540"/>
              <w:spacing w:line="240" w:lineRule="auto"/>
              <w:rPr>
                <w:rFonts w:eastAsiaTheme="minorEastAsia"/>
                <w:i w:val="0"/>
                <w:iCs w:val="0"/>
              </w:rPr>
            </w:pPr>
            <w:r>
              <w:rPr>
                <w:rFonts w:eastAsiaTheme="minorEastAsia"/>
                <w:i w:val="0"/>
                <w:iCs w:val="0"/>
              </w:rPr>
              <w:t>ELISA</w:t>
            </w:r>
          </w:p>
        </w:tc>
        <w:tc>
          <w:tcPr>
            <w:tcW w:w="2187" w:type="pct"/>
            <w:vAlign w:val="center"/>
          </w:tcPr>
          <w:p w14:paraId="781F4310">
            <w:pPr>
              <w:pStyle w:val="540"/>
              <w:spacing w:line="240" w:lineRule="auto"/>
              <w:rPr>
                <w:rFonts w:eastAsiaTheme="minorEastAsia"/>
                <w:i w:val="0"/>
                <w:iCs w:val="0"/>
                <w:kern w:val="0"/>
              </w:rPr>
            </w:pPr>
            <w:r>
              <w:rPr>
                <w:rFonts w:hint="eastAsia" w:eastAsiaTheme="minorEastAsia"/>
                <w:i w:val="0"/>
                <w:iCs w:val="0"/>
                <w:kern w:val="0"/>
              </w:rPr>
              <w:t>多功能酶标仪</w:t>
            </w:r>
            <w:r>
              <w:rPr>
                <w:rFonts w:eastAsiaTheme="minorEastAsia"/>
                <w:i w:val="0"/>
                <w:iCs w:val="0"/>
              </w:rPr>
              <w:t>FLUOstar Omega</w:t>
            </w:r>
          </w:p>
        </w:tc>
      </w:tr>
      <w:tr w14:paraId="6E057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17D53658">
            <w:pPr>
              <w:pStyle w:val="540"/>
              <w:spacing w:line="240" w:lineRule="auto"/>
              <w:rPr>
                <w:rFonts w:eastAsiaTheme="minorEastAsia"/>
                <w:i w:val="0"/>
                <w:iCs w:val="0"/>
                <w:kern w:val="0"/>
              </w:rPr>
            </w:pPr>
            <w:r>
              <w:rPr>
                <w:rFonts w:hint="eastAsia" w:eastAsiaTheme="minorEastAsia"/>
                <w:i w:val="0"/>
                <w:iCs w:val="0"/>
              </w:rPr>
              <w:t>补体</w:t>
            </w:r>
            <w:r>
              <w:rPr>
                <w:rFonts w:eastAsiaTheme="minorEastAsia"/>
                <w:i w:val="0"/>
                <w:iCs w:val="0"/>
              </w:rPr>
              <w:t>4</w:t>
            </w:r>
            <w:r>
              <w:rPr>
                <w:rFonts w:hint="eastAsia" w:eastAsiaTheme="minorEastAsia"/>
                <w:i w:val="0"/>
                <w:iCs w:val="0"/>
              </w:rPr>
              <w:t>（</w:t>
            </w:r>
            <w:r>
              <w:rPr>
                <w:rFonts w:eastAsiaTheme="minorEastAsia"/>
                <w:i w:val="0"/>
                <w:iCs w:val="0"/>
              </w:rPr>
              <w:t>C4</w:t>
            </w:r>
            <w:r>
              <w:rPr>
                <w:rFonts w:hint="eastAsia" w:eastAsiaTheme="minorEastAsia"/>
                <w:i w:val="0"/>
                <w:iCs w:val="0"/>
              </w:rPr>
              <w:t>）</w:t>
            </w:r>
          </w:p>
        </w:tc>
        <w:tc>
          <w:tcPr>
            <w:tcW w:w="1148" w:type="pct"/>
          </w:tcPr>
          <w:p w14:paraId="699295BF">
            <w:pPr>
              <w:pStyle w:val="540"/>
              <w:spacing w:line="240" w:lineRule="auto"/>
              <w:rPr>
                <w:rFonts w:eastAsiaTheme="minorEastAsia"/>
                <w:i w:val="0"/>
                <w:iCs w:val="0"/>
                <w:spacing w:val="-12"/>
                <w:kern w:val="0"/>
              </w:rPr>
            </w:pPr>
            <w:r>
              <w:rPr>
                <w:rFonts w:eastAsiaTheme="minorEastAsia"/>
                <w:i w:val="0"/>
                <w:iCs w:val="0"/>
              </w:rPr>
              <w:t>ELISA</w:t>
            </w:r>
          </w:p>
        </w:tc>
        <w:tc>
          <w:tcPr>
            <w:tcW w:w="2187" w:type="pct"/>
            <w:vAlign w:val="center"/>
          </w:tcPr>
          <w:p w14:paraId="3787C10A">
            <w:pPr>
              <w:pStyle w:val="540"/>
              <w:spacing w:line="240" w:lineRule="auto"/>
              <w:rPr>
                <w:rFonts w:eastAsiaTheme="minorEastAsia"/>
                <w:i w:val="0"/>
                <w:iCs w:val="0"/>
                <w:kern w:val="0"/>
              </w:rPr>
            </w:pPr>
            <w:r>
              <w:rPr>
                <w:rFonts w:hint="eastAsia" w:eastAsiaTheme="minorEastAsia"/>
                <w:i w:val="0"/>
                <w:iCs w:val="0"/>
                <w:kern w:val="0"/>
              </w:rPr>
              <w:t>多功能酶标仪</w:t>
            </w:r>
            <w:r>
              <w:rPr>
                <w:rFonts w:eastAsiaTheme="minorEastAsia"/>
                <w:i w:val="0"/>
                <w:iCs w:val="0"/>
              </w:rPr>
              <w:t>FLUOstar Omega</w:t>
            </w:r>
          </w:p>
        </w:tc>
      </w:tr>
      <w:tr w14:paraId="55C62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61E9B9C6">
            <w:pPr>
              <w:pStyle w:val="540"/>
              <w:spacing w:line="240" w:lineRule="auto"/>
              <w:rPr>
                <w:rFonts w:eastAsiaTheme="minorEastAsia"/>
                <w:i w:val="0"/>
                <w:iCs w:val="0"/>
                <w:highlight w:val="none"/>
              </w:rPr>
            </w:pPr>
            <w:r>
              <w:rPr>
                <w:rFonts w:hint="eastAsia" w:eastAsiaTheme="minorEastAsia"/>
                <w:i w:val="0"/>
                <w:iCs w:val="0"/>
                <w:highlight w:val="none"/>
              </w:rPr>
              <w:t>循环免疫复合物（</w:t>
            </w:r>
            <w:r>
              <w:rPr>
                <w:rFonts w:eastAsiaTheme="minorEastAsia"/>
                <w:i w:val="0"/>
                <w:iCs w:val="0"/>
                <w:highlight w:val="none"/>
              </w:rPr>
              <w:t>CIC</w:t>
            </w:r>
            <w:r>
              <w:rPr>
                <w:rFonts w:hint="eastAsia" w:eastAsiaTheme="minorEastAsia"/>
                <w:i w:val="0"/>
                <w:iCs w:val="0"/>
                <w:highlight w:val="none"/>
              </w:rPr>
              <w:t>）</w:t>
            </w:r>
          </w:p>
        </w:tc>
        <w:tc>
          <w:tcPr>
            <w:tcW w:w="1148" w:type="pct"/>
            <w:vAlign w:val="center"/>
          </w:tcPr>
          <w:p w14:paraId="5E88D7D7">
            <w:pPr>
              <w:pStyle w:val="540"/>
              <w:spacing w:line="240" w:lineRule="auto"/>
              <w:rPr>
                <w:rFonts w:eastAsiaTheme="minorEastAsia"/>
                <w:i w:val="0"/>
                <w:iCs w:val="0"/>
                <w:highlight w:val="none"/>
              </w:rPr>
            </w:pPr>
            <w:r>
              <w:rPr>
                <w:rFonts w:eastAsiaTheme="minorEastAsia"/>
                <w:i w:val="0"/>
                <w:iCs w:val="0"/>
                <w:highlight w:val="none"/>
              </w:rPr>
              <w:t>ELISA</w:t>
            </w:r>
          </w:p>
        </w:tc>
        <w:tc>
          <w:tcPr>
            <w:tcW w:w="2187" w:type="pct"/>
            <w:vAlign w:val="center"/>
          </w:tcPr>
          <w:p w14:paraId="42CD370F">
            <w:pPr>
              <w:pStyle w:val="540"/>
              <w:spacing w:line="240" w:lineRule="auto"/>
              <w:rPr>
                <w:rFonts w:eastAsiaTheme="minorEastAsia"/>
                <w:i w:val="0"/>
                <w:iCs w:val="0"/>
                <w:kern w:val="0"/>
                <w:highlight w:val="none"/>
              </w:rPr>
            </w:pPr>
            <w:r>
              <w:rPr>
                <w:rFonts w:hint="eastAsia" w:eastAsiaTheme="minorEastAsia"/>
                <w:i w:val="0"/>
                <w:iCs w:val="0"/>
                <w:kern w:val="0"/>
                <w:highlight w:val="none"/>
              </w:rPr>
              <w:t>多功能酶标仪</w:t>
            </w:r>
            <w:r>
              <w:rPr>
                <w:rFonts w:eastAsiaTheme="minorEastAsia"/>
                <w:i w:val="0"/>
                <w:iCs w:val="0"/>
                <w:highlight w:val="none"/>
              </w:rPr>
              <w:t>FLUOstar Omega</w:t>
            </w:r>
          </w:p>
        </w:tc>
      </w:tr>
    </w:tbl>
    <w:p w14:paraId="2CCB581F">
      <w:pPr>
        <w:rPr>
          <w:rFonts w:eastAsiaTheme="minorEastAsia"/>
          <w:i w:val="0"/>
          <w:iCs w:val="0"/>
        </w:rPr>
      </w:pPr>
      <w:bookmarkStart w:id="579" w:name="_Toc103011735"/>
    </w:p>
    <w:bookmarkEnd w:id="579"/>
    <w:p w14:paraId="100077B4">
      <w:pPr>
        <w:pStyle w:val="6"/>
        <w:numPr>
          <w:ilvl w:val="3"/>
          <w:numId w:val="0"/>
        </w:numPr>
        <w:ind w:left="0" w:leftChars="0" w:firstLine="0" w:firstLineChars="0"/>
        <w:rPr>
          <w:rFonts w:cs="Times New Roman" w:eastAsiaTheme="minorEastAsia"/>
          <w:i w:val="0"/>
          <w:iCs w:val="0"/>
        </w:rPr>
      </w:pPr>
      <w:bookmarkStart w:id="580" w:name="_Toc103011736"/>
      <w:r>
        <w:rPr>
          <w:rFonts w:hint="default" w:ascii="Times New Roman" w:hAnsi="Times New Roman" w:cs="Times New Roman" w:eastAsiaTheme="minorEastAsia"/>
          <w:b/>
          <w:i w:val="0"/>
          <w:iCs w:val="0"/>
          <w:kern w:val="0"/>
          <w:sz w:val="24"/>
          <w:szCs w:val="24"/>
          <w:lang w:val="en-CA" w:eastAsia="en-US" w:bidi="ar-SA"/>
        </w:rPr>
        <w:t>3.2.</w:t>
      </w:r>
      <w:r>
        <w:rPr>
          <w:rFonts w:hint="eastAsia" w:cs="Times New Roman" w:eastAsiaTheme="minorEastAsia"/>
          <w:b/>
          <w:i w:val="0"/>
          <w:iCs w:val="0"/>
          <w:kern w:val="0"/>
          <w:sz w:val="24"/>
          <w:szCs w:val="24"/>
          <w:lang w:val="en-US" w:eastAsia="zh-CN" w:bidi="ar-SA"/>
        </w:rPr>
        <w:t>10</w:t>
      </w:r>
      <w:r>
        <w:rPr>
          <w:rFonts w:hint="default" w:ascii="Times New Roman" w:hAnsi="Times New Roman" w:cs="Times New Roman" w:eastAsiaTheme="minorEastAsia"/>
          <w:b/>
          <w:i w:val="0"/>
          <w:iCs w:val="0"/>
          <w:kern w:val="0"/>
          <w:sz w:val="24"/>
          <w:szCs w:val="24"/>
          <w:lang w:val="en-CA" w:eastAsia="en-US" w:bidi="ar-SA"/>
        </w:rPr>
        <w:t>.3</w:t>
      </w:r>
      <w:r>
        <w:rPr>
          <w:rFonts w:hint="eastAsia" w:cs="Times New Roman" w:eastAsiaTheme="minorEastAsia"/>
          <w:i w:val="0"/>
          <w:iCs w:val="0"/>
        </w:rPr>
        <w:t>细胞因子</w:t>
      </w:r>
      <w:bookmarkEnd w:id="580"/>
    </w:p>
    <w:p w14:paraId="0386D82C">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66E73FA0">
      <w:pPr>
        <w:ind w:firstLine="480" w:firstLineChars="200"/>
        <w:rPr>
          <w:rFonts w:eastAsiaTheme="minorEastAsia"/>
          <w:i w:val="0"/>
          <w:iCs w:val="0"/>
          <w:szCs w:val="24"/>
          <w:lang w:bidi="ar"/>
        </w:rPr>
      </w:pPr>
      <w:r>
        <w:rPr>
          <w:rFonts w:hint="eastAsia" w:eastAsiaTheme="minorEastAsia"/>
          <w:i w:val="0"/>
          <w:iCs w:val="0"/>
          <w:szCs w:val="24"/>
          <w:lang w:bidi="ar"/>
        </w:rPr>
        <w:t>测</w:t>
      </w:r>
      <w:r>
        <w:rPr>
          <w:rFonts w:hint="eastAsia" w:eastAsiaTheme="minorEastAsia"/>
          <w:i w:val="0"/>
          <w:iCs w:val="0"/>
        </w:rPr>
        <w:t>具体测定指标及测定方法见</w:t>
      </w:r>
      <w:r>
        <w:rPr>
          <w:rFonts w:eastAsiaTheme="minorEastAsia"/>
          <w:i w:val="0"/>
          <w:iCs w:val="0"/>
          <w:color w:val="0000FF"/>
        </w:rPr>
        <w:fldChar w:fldCharType="begin"/>
      </w:r>
      <w:r>
        <w:rPr>
          <w:rFonts w:eastAsiaTheme="minorEastAsia"/>
          <w:i w:val="0"/>
          <w:iCs w:val="0"/>
          <w:color w:val="0000FF"/>
        </w:rPr>
        <w:instrText xml:space="preserve"> REF _Ref109559563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szCs w:val="24"/>
        </w:rPr>
        <w:t>正文表</w:t>
      </w:r>
      <w:r>
        <w:rPr>
          <w:rFonts w:eastAsiaTheme="minorEastAsia"/>
          <w:i w:val="0"/>
          <w:iCs w:val="0"/>
          <w:color w:val="0000FF"/>
          <w:szCs w:val="24"/>
        </w:rPr>
        <w:t>13</w:t>
      </w:r>
      <w:r>
        <w:rPr>
          <w:rFonts w:eastAsiaTheme="minorEastAsia"/>
          <w:i w:val="0"/>
          <w:iCs w:val="0"/>
          <w:color w:val="0000FF"/>
        </w:rPr>
        <w:fldChar w:fldCharType="end"/>
      </w:r>
    </w:p>
    <w:p w14:paraId="5080BF0E">
      <w:pPr>
        <w:pStyle w:val="22"/>
        <w:spacing w:line="240" w:lineRule="auto"/>
        <w:jc w:val="center"/>
        <w:rPr>
          <w:rFonts w:cs="Times New Roman" w:eastAsiaTheme="minorEastAsia"/>
          <w:i w:val="0"/>
          <w:iCs w:val="0"/>
          <w:szCs w:val="24"/>
        </w:rPr>
      </w:pPr>
      <w:bookmarkStart w:id="581" w:name="_Ref109559563"/>
      <w:bookmarkStart w:id="582" w:name="_Toc110270618"/>
      <w:bookmarkStart w:id="583" w:name="_Toc126237446"/>
      <w:bookmarkStart w:id="584" w:name="_Toc112851972"/>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13</w:t>
      </w:r>
      <w:r>
        <w:rPr>
          <w:rFonts w:cs="Times New Roman" w:eastAsiaTheme="minorEastAsia"/>
          <w:i w:val="0"/>
          <w:iCs w:val="0"/>
          <w:szCs w:val="24"/>
        </w:rPr>
        <w:fldChar w:fldCharType="end"/>
      </w:r>
      <w:bookmarkEnd w:id="581"/>
      <w:r>
        <w:rPr>
          <w:rFonts w:hint="eastAsia" w:cs="Times New Roman" w:eastAsiaTheme="minorEastAsia"/>
          <w:i w:val="0"/>
          <w:iCs w:val="0"/>
          <w:szCs w:val="24"/>
        </w:rPr>
        <w:t>细胞因子检测</w:t>
      </w:r>
      <w:bookmarkEnd w:id="582"/>
      <w:bookmarkEnd w:id="583"/>
      <w:bookmarkEnd w:id="584"/>
    </w:p>
    <w:tbl>
      <w:tblPr>
        <w:tblStyle w:val="8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93"/>
        <w:gridCol w:w="2132"/>
        <w:gridCol w:w="4062"/>
      </w:tblGrid>
      <w:tr w14:paraId="7144C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762E656F">
            <w:pPr>
              <w:autoSpaceDE w:val="0"/>
              <w:autoSpaceDN w:val="0"/>
              <w:adjustRightInd w:val="0"/>
              <w:spacing w:line="240" w:lineRule="auto"/>
              <w:rPr>
                <w:rFonts w:eastAsiaTheme="minorEastAsia"/>
                <w:b/>
                <w:i w:val="0"/>
                <w:iCs w:val="0"/>
                <w:color w:val="000000" w:themeColor="text1"/>
                <w:sz w:val="21"/>
                <w:szCs w:val="21"/>
                <w14:textFill>
                  <w14:solidFill>
                    <w14:schemeClr w14:val="tx1"/>
                  </w14:solidFill>
                </w14:textFill>
              </w:rPr>
            </w:pPr>
            <w:r>
              <w:rPr>
                <w:rFonts w:hint="eastAsia" w:eastAsiaTheme="minorEastAsia"/>
                <w:b/>
                <w:i w:val="0"/>
                <w:iCs w:val="0"/>
                <w:color w:val="000000" w:themeColor="text1"/>
                <w:sz w:val="21"/>
                <w:szCs w:val="21"/>
                <w14:textFill>
                  <w14:solidFill>
                    <w14:schemeClr w14:val="tx1"/>
                  </w14:solidFill>
                </w14:textFill>
              </w:rPr>
              <w:t>测定项目</w:t>
            </w:r>
          </w:p>
        </w:tc>
        <w:tc>
          <w:tcPr>
            <w:tcW w:w="1148" w:type="pct"/>
            <w:vAlign w:val="center"/>
          </w:tcPr>
          <w:p w14:paraId="6CF63BFF">
            <w:pPr>
              <w:autoSpaceDE w:val="0"/>
              <w:autoSpaceDN w:val="0"/>
              <w:adjustRightInd w:val="0"/>
              <w:spacing w:line="240" w:lineRule="auto"/>
              <w:rPr>
                <w:rFonts w:eastAsiaTheme="minorEastAsia"/>
                <w:b/>
                <w:i w:val="0"/>
                <w:iCs w:val="0"/>
                <w:color w:val="000000" w:themeColor="text1"/>
                <w:sz w:val="21"/>
                <w:szCs w:val="21"/>
                <w14:textFill>
                  <w14:solidFill>
                    <w14:schemeClr w14:val="tx1"/>
                  </w14:solidFill>
                </w14:textFill>
              </w:rPr>
            </w:pPr>
            <w:r>
              <w:rPr>
                <w:rFonts w:hint="eastAsia" w:eastAsiaTheme="minorEastAsia"/>
                <w:b/>
                <w:i w:val="0"/>
                <w:iCs w:val="0"/>
                <w:color w:val="000000" w:themeColor="text1"/>
                <w:sz w:val="21"/>
                <w:szCs w:val="21"/>
                <w14:textFill>
                  <w14:solidFill>
                    <w14:schemeClr w14:val="tx1"/>
                  </w14:solidFill>
                </w14:textFill>
              </w:rPr>
              <w:t>测定方法</w:t>
            </w:r>
          </w:p>
        </w:tc>
        <w:tc>
          <w:tcPr>
            <w:tcW w:w="2187" w:type="pct"/>
            <w:vAlign w:val="center"/>
          </w:tcPr>
          <w:p w14:paraId="3D689C66">
            <w:pPr>
              <w:autoSpaceDE w:val="0"/>
              <w:autoSpaceDN w:val="0"/>
              <w:adjustRightInd w:val="0"/>
              <w:spacing w:line="240" w:lineRule="auto"/>
              <w:rPr>
                <w:rFonts w:eastAsiaTheme="minorEastAsia"/>
                <w:b/>
                <w:i w:val="0"/>
                <w:iCs w:val="0"/>
                <w:color w:val="000000" w:themeColor="text1"/>
                <w:sz w:val="21"/>
                <w:szCs w:val="21"/>
                <w14:textFill>
                  <w14:solidFill>
                    <w14:schemeClr w14:val="tx1"/>
                  </w14:solidFill>
                </w14:textFill>
              </w:rPr>
            </w:pPr>
            <w:r>
              <w:rPr>
                <w:rFonts w:hint="eastAsia" w:eastAsiaTheme="minorEastAsia"/>
                <w:b/>
                <w:i w:val="0"/>
                <w:iCs w:val="0"/>
                <w:color w:val="000000" w:themeColor="text1"/>
                <w:sz w:val="21"/>
                <w:szCs w:val="21"/>
                <w14:textFill>
                  <w14:solidFill>
                    <w14:schemeClr w14:val="tx1"/>
                  </w14:solidFill>
                </w14:textFill>
              </w:rPr>
              <w:t>测定设备</w:t>
            </w:r>
          </w:p>
        </w:tc>
      </w:tr>
      <w:tr w14:paraId="44782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77323F54">
            <w:pPr>
              <w:pStyle w:val="540"/>
              <w:spacing w:line="240" w:lineRule="auto"/>
              <w:rPr>
                <w:rFonts w:eastAsiaTheme="minorEastAsia"/>
                <w:i w:val="0"/>
                <w:iCs w:val="0"/>
                <w:spacing w:val="-12"/>
                <w:kern w:val="0"/>
              </w:rPr>
            </w:pPr>
          </w:p>
        </w:tc>
        <w:tc>
          <w:tcPr>
            <w:tcW w:w="1148" w:type="pct"/>
          </w:tcPr>
          <w:p w14:paraId="5DB46124">
            <w:pPr>
              <w:pStyle w:val="540"/>
              <w:spacing w:line="240" w:lineRule="auto"/>
              <w:rPr>
                <w:rFonts w:eastAsiaTheme="minorEastAsia"/>
                <w:i w:val="0"/>
                <w:iCs w:val="0"/>
              </w:rPr>
            </w:pPr>
          </w:p>
        </w:tc>
        <w:tc>
          <w:tcPr>
            <w:tcW w:w="2187" w:type="pct"/>
            <w:vAlign w:val="center"/>
          </w:tcPr>
          <w:p w14:paraId="6BFF8402">
            <w:pPr>
              <w:pStyle w:val="540"/>
              <w:spacing w:line="240" w:lineRule="auto"/>
              <w:rPr>
                <w:rFonts w:eastAsiaTheme="minorEastAsia"/>
                <w:i w:val="0"/>
                <w:iCs w:val="0"/>
                <w:spacing w:val="-12"/>
                <w:kern w:val="0"/>
              </w:rPr>
            </w:pPr>
          </w:p>
        </w:tc>
      </w:tr>
      <w:tr w14:paraId="6E591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50F303BA">
            <w:pPr>
              <w:pStyle w:val="540"/>
              <w:spacing w:line="240" w:lineRule="auto"/>
              <w:rPr>
                <w:rFonts w:eastAsiaTheme="minorEastAsia"/>
                <w:i w:val="0"/>
                <w:iCs w:val="0"/>
                <w:kern w:val="0"/>
              </w:rPr>
            </w:pPr>
          </w:p>
        </w:tc>
        <w:tc>
          <w:tcPr>
            <w:tcW w:w="1148" w:type="pct"/>
          </w:tcPr>
          <w:p w14:paraId="15E2D4D5">
            <w:pPr>
              <w:pStyle w:val="540"/>
              <w:spacing w:line="240" w:lineRule="auto"/>
              <w:rPr>
                <w:rFonts w:eastAsiaTheme="minorEastAsia"/>
                <w:i w:val="0"/>
                <w:iCs w:val="0"/>
              </w:rPr>
            </w:pPr>
          </w:p>
        </w:tc>
        <w:tc>
          <w:tcPr>
            <w:tcW w:w="2187" w:type="pct"/>
            <w:vAlign w:val="center"/>
          </w:tcPr>
          <w:p w14:paraId="3A0BB630">
            <w:pPr>
              <w:pStyle w:val="540"/>
              <w:spacing w:line="240" w:lineRule="auto"/>
              <w:rPr>
                <w:rFonts w:eastAsiaTheme="minorEastAsia"/>
                <w:i w:val="0"/>
                <w:iCs w:val="0"/>
                <w:kern w:val="0"/>
              </w:rPr>
            </w:pPr>
          </w:p>
        </w:tc>
      </w:tr>
      <w:tr w14:paraId="56ED4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6B8ED19D">
            <w:pPr>
              <w:pStyle w:val="540"/>
              <w:spacing w:line="240" w:lineRule="auto"/>
              <w:rPr>
                <w:rFonts w:eastAsiaTheme="minorEastAsia"/>
                <w:i w:val="0"/>
                <w:iCs w:val="0"/>
                <w:kern w:val="0"/>
              </w:rPr>
            </w:pPr>
          </w:p>
        </w:tc>
        <w:tc>
          <w:tcPr>
            <w:tcW w:w="1148" w:type="pct"/>
          </w:tcPr>
          <w:p w14:paraId="610C5644">
            <w:pPr>
              <w:pStyle w:val="540"/>
              <w:spacing w:line="240" w:lineRule="auto"/>
              <w:rPr>
                <w:rFonts w:eastAsiaTheme="minorEastAsia"/>
                <w:i w:val="0"/>
                <w:iCs w:val="0"/>
              </w:rPr>
            </w:pPr>
          </w:p>
        </w:tc>
        <w:tc>
          <w:tcPr>
            <w:tcW w:w="2187" w:type="pct"/>
            <w:vAlign w:val="center"/>
          </w:tcPr>
          <w:p w14:paraId="31564DA3">
            <w:pPr>
              <w:pStyle w:val="540"/>
              <w:spacing w:line="240" w:lineRule="auto"/>
              <w:rPr>
                <w:rFonts w:eastAsiaTheme="minorEastAsia"/>
                <w:i w:val="0"/>
                <w:iCs w:val="0"/>
                <w:kern w:val="0"/>
              </w:rPr>
            </w:pPr>
          </w:p>
        </w:tc>
      </w:tr>
      <w:tr w14:paraId="3C26F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678B4193">
            <w:pPr>
              <w:pStyle w:val="540"/>
              <w:spacing w:line="240" w:lineRule="auto"/>
              <w:rPr>
                <w:rFonts w:eastAsiaTheme="minorEastAsia"/>
                <w:i w:val="0"/>
                <w:iCs w:val="0"/>
              </w:rPr>
            </w:pPr>
          </w:p>
        </w:tc>
        <w:tc>
          <w:tcPr>
            <w:tcW w:w="1148" w:type="pct"/>
          </w:tcPr>
          <w:p w14:paraId="645F8C1A">
            <w:pPr>
              <w:pStyle w:val="540"/>
              <w:spacing w:line="240" w:lineRule="auto"/>
              <w:rPr>
                <w:rFonts w:eastAsiaTheme="minorEastAsia"/>
                <w:i w:val="0"/>
                <w:iCs w:val="0"/>
              </w:rPr>
            </w:pPr>
          </w:p>
        </w:tc>
        <w:tc>
          <w:tcPr>
            <w:tcW w:w="2187" w:type="pct"/>
            <w:vAlign w:val="center"/>
          </w:tcPr>
          <w:p w14:paraId="408EAA45">
            <w:pPr>
              <w:pStyle w:val="540"/>
              <w:spacing w:line="240" w:lineRule="auto"/>
              <w:rPr>
                <w:rFonts w:eastAsiaTheme="minorEastAsia"/>
                <w:i w:val="0"/>
                <w:iCs w:val="0"/>
                <w:kern w:val="0"/>
              </w:rPr>
            </w:pPr>
          </w:p>
        </w:tc>
      </w:tr>
      <w:tr w14:paraId="7FED9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3DEB1853">
            <w:pPr>
              <w:pStyle w:val="540"/>
              <w:spacing w:line="240" w:lineRule="auto"/>
              <w:rPr>
                <w:rFonts w:eastAsiaTheme="minorEastAsia"/>
                <w:i w:val="0"/>
                <w:iCs w:val="0"/>
                <w:kern w:val="0"/>
              </w:rPr>
            </w:pPr>
          </w:p>
        </w:tc>
        <w:tc>
          <w:tcPr>
            <w:tcW w:w="1148" w:type="pct"/>
          </w:tcPr>
          <w:p w14:paraId="7F10F493">
            <w:pPr>
              <w:pStyle w:val="540"/>
              <w:spacing w:line="240" w:lineRule="auto"/>
              <w:rPr>
                <w:rFonts w:eastAsiaTheme="minorEastAsia"/>
                <w:i w:val="0"/>
                <w:iCs w:val="0"/>
              </w:rPr>
            </w:pPr>
          </w:p>
        </w:tc>
        <w:tc>
          <w:tcPr>
            <w:tcW w:w="2187" w:type="pct"/>
            <w:vAlign w:val="center"/>
          </w:tcPr>
          <w:p w14:paraId="4883B618">
            <w:pPr>
              <w:pStyle w:val="540"/>
              <w:spacing w:line="240" w:lineRule="auto"/>
              <w:rPr>
                <w:rFonts w:eastAsiaTheme="minorEastAsia"/>
                <w:i w:val="0"/>
                <w:iCs w:val="0"/>
                <w:kern w:val="0"/>
              </w:rPr>
            </w:pPr>
          </w:p>
        </w:tc>
      </w:tr>
      <w:tr w14:paraId="2ABBE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59118123">
            <w:pPr>
              <w:pStyle w:val="540"/>
              <w:spacing w:line="240" w:lineRule="auto"/>
              <w:rPr>
                <w:rFonts w:eastAsiaTheme="minorEastAsia"/>
                <w:i w:val="0"/>
                <w:iCs w:val="0"/>
                <w:kern w:val="0"/>
              </w:rPr>
            </w:pPr>
          </w:p>
        </w:tc>
        <w:tc>
          <w:tcPr>
            <w:tcW w:w="1148" w:type="pct"/>
          </w:tcPr>
          <w:p w14:paraId="0F93F40F">
            <w:pPr>
              <w:pStyle w:val="540"/>
              <w:spacing w:line="240" w:lineRule="auto"/>
              <w:rPr>
                <w:rFonts w:eastAsiaTheme="minorEastAsia"/>
                <w:i w:val="0"/>
                <w:iCs w:val="0"/>
                <w:spacing w:val="-12"/>
                <w:kern w:val="0"/>
              </w:rPr>
            </w:pPr>
          </w:p>
        </w:tc>
        <w:tc>
          <w:tcPr>
            <w:tcW w:w="2187" w:type="pct"/>
            <w:vAlign w:val="center"/>
          </w:tcPr>
          <w:p w14:paraId="3A069CD8">
            <w:pPr>
              <w:pStyle w:val="540"/>
              <w:spacing w:line="240" w:lineRule="auto"/>
              <w:rPr>
                <w:rFonts w:eastAsiaTheme="minorEastAsia"/>
                <w:i w:val="0"/>
                <w:iCs w:val="0"/>
                <w:kern w:val="0"/>
              </w:rPr>
            </w:pPr>
          </w:p>
        </w:tc>
      </w:tr>
      <w:tr w14:paraId="05F06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1665" w:type="pct"/>
            <w:vAlign w:val="center"/>
          </w:tcPr>
          <w:p w14:paraId="05FBB352">
            <w:pPr>
              <w:pStyle w:val="540"/>
              <w:spacing w:line="240" w:lineRule="auto"/>
              <w:rPr>
                <w:rFonts w:eastAsiaTheme="minorEastAsia"/>
                <w:i w:val="0"/>
                <w:iCs w:val="0"/>
              </w:rPr>
            </w:pPr>
          </w:p>
        </w:tc>
        <w:tc>
          <w:tcPr>
            <w:tcW w:w="1148" w:type="pct"/>
            <w:vAlign w:val="center"/>
          </w:tcPr>
          <w:p w14:paraId="241B1640">
            <w:pPr>
              <w:pStyle w:val="540"/>
              <w:spacing w:line="240" w:lineRule="auto"/>
              <w:rPr>
                <w:rFonts w:eastAsiaTheme="minorEastAsia"/>
                <w:i w:val="0"/>
                <w:iCs w:val="0"/>
              </w:rPr>
            </w:pPr>
          </w:p>
        </w:tc>
        <w:tc>
          <w:tcPr>
            <w:tcW w:w="2187" w:type="pct"/>
            <w:vAlign w:val="center"/>
          </w:tcPr>
          <w:p w14:paraId="3E315756">
            <w:pPr>
              <w:pStyle w:val="540"/>
              <w:spacing w:line="240" w:lineRule="auto"/>
              <w:rPr>
                <w:rFonts w:eastAsiaTheme="minorEastAsia"/>
                <w:i w:val="0"/>
                <w:iCs w:val="0"/>
                <w:kern w:val="0"/>
              </w:rPr>
            </w:pPr>
          </w:p>
        </w:tc>
      </w:tr>
    </w:tbl>
    <w:p w14:paraId="71A0A197">
      <w:pPr>
        <w:ind w:firstLine="480" w:firstLineChars="200"/>
        <w:rPr>
          <w:rFonts w:eastAsiaTheme="minorEastAsia"/>
          <w:i w:val="0"/>
          <w:iCs w:val="0"/>
          <w:szCs w:val="24"/>
          <w:lang w:bidi="ar"/>
        </w:rPr>
      </w:pPr>
    </w:p>
    <w:p w14:paraId="3A640EC6">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w:t>
      </w:r>
      <w:r>
        <w:rPr>
          <w:rFonts w:hint="eastAsia" w:cs="Times New Roman" w:eastAsiaTheme="minorEastAsia"/>
          <w:b/>
          <w:i w:val="0"/>
          <w:iCs w:val="0"/>
          <w:kern w:val="0"/>
          <w:sz w:val="24"/>
          <w:szCs w:val="24"/>
          <w:lang w:val="en-US" w:eastAsia="zh-CN" w:bidi="ar-SA"/>
        </w:rPr>
        <w:t>10</w:t>
      </w:r>
      <w:r>
        <w:rPr>
          <w:rFonts w:hint="default" w:ascii="Times New Roman" w:hAnsi="Times New Roman" w:cs="Times New Roman" w:eastAsiaTheme="minorEastAsia"/>
          <w:b/>
          <w:i w:val="0"/>
          <w:iCs w:val="0"/>
          <w:kern w:val="0"/>
          <w:sz w:val="24"/>
          <w:szCs w:val="24"/>
          <w:lang w:val="en-CA" w:eastAsia="en-US" w:bidi="ar-SA"/>
        </w:rPr>
        <w:t>.4</w:t>
      </w:r>
      <w:r>
        <w:rPr>
          <w:rFonts w:hint="eastAsia" w:cs="Times New Roman" w:eastAsiaTheme="minorEastAsia"/>
          <w:i w:val="0"/>
          <w:iCs w:val="0"/>
        </w:rPr>
        <w:t>抗药抗体（</w:t>
      </w:r>
      <w:r>
        <w:rPr>
          <w:rFonts w:cs="Times New Roman" w:eastAsiaTheme="minorEastAsia"/>
          <w:i w:val="0"/>
          <w:iCs w:val="0"/>
        </w:rPr>
        <w:t>ADA</w:t>
      </w:r>
      <w:r>
        <w:rPr>
          <w:rFonts w:hint="eastAsia" w:cs="Times New Roman" w:eastAsiaTheme="minorEastAsia"/>
          <w:i w:val="0"/>
          <w:iCs w:val="0"/>
        </w:rPr>
        <w:t>）</w:t>
      </w:r>
    </w:p>
    <w:p w14:paraId="03E275F9">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70B6577D">
      <w:pPr>
        <w:widowControl/>
        <w:ind w:firstLine="480" w:firstLineChars="200"/>
        <w:jc w:val="left"/>
        <w:rPr>
          <w:rFonts w:eastAsiaTheme="minorEastAsia"/>
          <w:i w:val="0"/>
          <w:iCs w:val="0"/>
          <w:szCs w:val="24"/>
          <w:highlight w:val="none"/>
          <w:lang w:bidi="ar"/>
        </w:rPr>
      </w:pPr>
    </w:p>
    <w:p w14:paraId="6BA09B5E">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8"/>
          <w:lang w:val="en-US" w:eastAsia="zh-CN" w:bidi="ar-SA"/>
        </w:rPr>
      </w:pPr>
      <w:bookmarkStart w:id="585" w:name="OLE_LINK12"/>
      <w:bookmarkStart w:id="586" w:name="_Ref133482241"/>
      <w:r>
        <w:rPr>
          <w:rFonts w:hint="eastAsia" w:ascii="Times New Roman" w:hAnsi="Times New Roman" w:cs="Times New Roman" w:eastAsiaTheme="minorEastAsia"/>
          <w:b/>
          <w:i w:val="0"/>
          <w:iCs w:val="0"/>
          <w:kern w:val="2"/>
          <w:sz w:val="24"/>
          <w:szCs w:val="28"/>
          <w:lang w:val="en-US" w:eastAsia="zh-CN" w:bidi="ar-SA"/>
        </w:rPr>
        <w:t>3.2.11特异性T细胞</w:t>
      </w:r>
      <w:bookmarkEnd w:id="585"/>
      <w:r>
        <w:rPr>
          <w:rFonts w:hint="eastAsia" w:ascii="Times New Roman" w:hAnsi="Times New Roman" w:cs="Times New Roman" w:eastAsiaTheme="minorEastAsia"/>
          <w:b/>
          <w:i w:val="0"/>
          <w:iCs w:val="0"/>
          <w:kern w:val="2"/>
          <w:sz w:val="24"/>
          <w:szCs w:val="28"/>
          <w:lang w:val="en-US" w:eastAsia="zh-CN" w:bidi="ar-SA"/>
        </w:rPr>
        <w:t>（ELISpot）</w:t>
      </w:r>
      <w:bookmarkEnd w:id="586"/>
    </w:p>
    <w:p w14:paraId="06C73B9D">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7874E308">
      <w:pPr>
        <w:widowControl/>
        <w:ind w:firstLine="480" w:firstLineChars="200"/>
        <w:jc w:val="left"/>
        <w:rPr>
          <w:rFonts w:eastAsiaTheme="minorEastAsia"/>
          <w:i w:val="0"/>
          <w:iCs w:val="0"/>
          <w:szCs w:val="24"/>
          <w:highlight w:val="none"/>
          <w:lang w:bidi="ar"/>
        </w:rPr>
      </w:pPr>
    </w:p>
    <w:p w14:paraId="69A0EB91">
      <w:pPr>
        <w:rPr>
          <w:rFonts w:hint="eastAsia" w:ascii="Times New Roman" w:hAnsi="Times New Roman" w:cs="Times New Roman" w:eastAsiaTheme="minorEastAsia"/>
          <w:b/>
          <w:i w:val="0"/>
          <w:iCs w:val="0"/>
          <w:kern w:val="2"/>
          <w:sz w:val="24"/>
          <w:szCs w:val="28"/>
          <w:lang w:val="en-US" w:eastAsia="zh-CN" w:bidi="ar-SA"/>
        </w:rPr>
      </w:pPr>
      <w:bookmarkStart w:id="587" w:name="_Toc94521893"/>
      <w:bookmarkStart w:id="588" w:name="_Toc26882"/>
      <w:bookmarkStart w:id="589" w:name="_Toc23251760"/>
      <w:bookmarkStart w:id="590" w:name="_Toc94519401"/>
      <w:bookmarkStart w:id="591" w:name="_Toc94521553"/>
      <w:bookmarkStart w:id="592" w:name="_Toc12349"/>
      <w:r>
        <w:rPr>
          <w:rFonts w:hint="eastAsia" w:ascii="Times New Roman" w:hAnsi="Times New Roman" w:cs="Times New Roman" w:eastAsiaTheme="minorEastAsia"/>
          <w:b/>
          <w:i w:val="0"/>
          <w:iCs w:val="0"/>
          <w:kern w:val="2"/>
          <w:sz w:val="24"/>
          <w:szCs w:val="28"/>
          <w:lang w:val="en-US" w:eastAsia="zh-CN" w:bidi="ar-SA"/>
        </w:rPr>
        <w:br w:type="page"/>
      </w:r>
    </w:p>
    <w:p w14:paraId="3C53D685">
      <w:pPr>
        <w:pStyle w:val="5"/>
        <w:keepNext/>
        <w:numPr>
          <w:ilvl w:val="2"/>
          <w:numId w:val="0"/>
        </w:numPr>
        <w:ind w:left="0" w:leftChars="0" w:firstLine="0" w:firstLineChars="0"/>
        <w:jc w:val="both"/>
        <w:rPr>
          <w:rFonts w:hint="eastAsia" w:eastAsiaTheme="minorEastAsia"/>
          <w:i w:val="0"/>
          <w:iCs w:val="0"/>
          <w:lang w:eastAsia="zh-CN"/>
        </w:rPr>
      </w:pPr>
      <w:r>
        <w:rPr>
          <w:rFonts w:hint="eastAsia" w:ascii="Times New Roman" w:hAnsi="Times New Roman" w:cs="Times New Roman" w:eastAsiaTheme="minorEastAsia"/>
          <w:b/>
          <w:i w:val="0"/>
          <w:iCs w:val="0"/>
          <w:kern w:val="2"/>
          <w:sz w:val="24"/>
          <w:szCs w:val="28"/>
          <w:lang w:val="en-US" w:eastAsia="zh-CN" w:bidi="ar-SA"/>
        </w:rPr>
        <w:t>3.2.</w:t>
      </w:r>
      <w:r>
        <w:rPr>
          <w:rFonts w:hint="eastAsia" w:cs="Times New Roman" w:eastAsiaTheme="minorEastAsia"/>
          <w:b/>
          <w:i w:val="0"/>
          <w:iCs w:val="0"/>
          <w:kern w:val="2"/>
          <w:sz w:val="24"/>
          <w:szCs w:val="28"/>
          <w:lang w:val="en-US" w:eastAsia="zh-CN" w:bidi="ar-SA"/>
        </w:rPr>
        <w:t>12</w:t>
      </w:r>
      <w:r>
        <w:rPr>
          <w:rFonts w:eastAsiaTheme="minorEastAsia"/>
          <w:i w:val="0"/>
          <w:iCs w:val="0"/>
          <w:szCs w:val="20"/>
        </w:rPr>
        <w:t xml:space="preserve"> </w:t>
      </w:r>
      <w:bookmarkStart w:id="593" w:name="_Toc108169265"/>
      <w:bookmarkStart w:id="594" w:name="_Toc108186781"/>
      <w:bookmarkStart w:id="595" w:name="_Toc112852077"/>
      <w:bookmarkStart w:id="596" w:name="_Toc109559482"/>
      <w:r>
        <w:rPr>
          <w:rFonts w:hint="eastAsia" w:eastAsiaTheme="minorEastAsia"/>
          <w:i w:val="0"/>
          <w:iCs w:val="0"/>
          <w:szCs w:val="20"/>
        </w:rPr>
        <w:t>毒代动力学</w:t>
      </w:r>
      <w:bookmarkEnd w:id="587"/>
      <w:bookmarkEnd w:id="588"/>
      <w:bookmarkEnd w:id="589"/>
      <w:bookmarkEnd w:id="590"/>
      <w:bookmarkEnd w:id="591"/>
      <w:bookmarkEnd w:id="592"/>
      <w:bookmarkEnd w:id="593"/>
      <w:bookmarkEnd w:id="594"/>
      <w:bookmarkEnd w:id="595"/>
      <w:bookmarkEnd w:id="596"/>
      <w:r>
        <w:rPr>
          <w:rFonts w:hint="eastAsia"/>
        </w:rPr>
        <w:t>（TK）</w:t>
      </w:r>
    </w:p>
    <w:p w14:paraId="3B6ABC80">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2C9577ED">
      <w:pPr>
        <w:widowControl/>
        <w:ind w:firstLine="480" w:firstLineChars="200"/>
        <w:jc w:val="left"/>
        <w:rPr>
          <w:rFonts w:eastAsiaTheme="minorEastAsia"/>
          <w:i w:val="0"/>
          <w:iCs w:val="0"/>
          <w:szCs w:val="24"/>
          <w:highlight w:val="none"/>
          <w:lang w:bidi="ar"/>
        </w:rPr>
      </w:pPr>
    </w:p>
    <w:p w14:paraId="25C75EA2">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8"/>
          <w:lang w:val="en-US" w:eastAsia="zh-CN" w:bidi="ar-SA"/>
        </w:rPr>
      </w:pPr>
      <w:r>
        <w:rPr>
          <w:rFonts w:hint="eastAsia" w:ascii="Times New Roman" w:hAnsi="Times New Roman" w:cs="Times New Roman" w:eastAsiaTheme="minorEastAsia"/>
          <w:b/>
          <w:i w:val="0"/>
          <w:iCs w:val="0"/>
          <w:kern w:val="2"/>
          <w:sz w:val="24"/>
          <w:szCs w:val="28"/>
          <w:lang w:val="en-US" w:eastAsia="zh-CN" w:bidi="ar-SA"/>
        </w:rPr>
        <w:t>3.2.13组织分布</w:t>
      </w:r>
    </w:p>
    <w:p w14:paraId="6C4FD7B6">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167ACC8E">
      <w:pPr>
        <w:widowControl/>
        <w:ind w:firstLine="480" w:firstLineChars="200"/>
        <w:jc w:val="left"/>
        <w:rPr>
          <w:rFonts w:eastAsiaTheme="minorEastAsia"/>
          <w:i w:val="0"/>
          <w:iCs w:val="0"/>
          <w:szCs w:val="24"/>
          <w:highlight w:val="none"/>
          <w:lang w:bidi="ar"/>
        </w:rPr>
      </w:pPr>
    </w:p>
    <w:p w14:paraId="3343658D">
      <w:pPr>
        <w:pStyle w:val="5"/>
        <w:keepNext/>
        <w:numPr>
          <w:ilvl w:val="2"/>
          <w:numId w:val="0"/>
        </w:numPr>
        <w:ind w:left="0" w:leftChars="0" w:firstLine="0" w:firstLineChars="0"/>
        <w:jc w:val="both"/>
        <w:rPr>
          <w:rFonts w:hint="default" w:ascii="Times New Roman" w:hAnsi="Times New Roman" w:cs="Times New Roman" w:eastAsiaTheme="minorEastAsia"/>
          <w:b/>
          <w:i w:val="0"/>
          <w:iCs w:val="0"/>
          <w:kern w:val="2"/>
          <w:sz w:val="24"/>
          <w:szCs w:val="28"/>
          <w:lang w:val="en-US" w:eastAsia="zh-CN" w:bidi="ar-SA"/>
        </w:rPr>
      </w:pPr>
      <w:r>
        <w:rPr>
          <w:rFonts w:hint="eastAsia" w:ascii="Times New Roman" w:hAnsi="Times New Roman" w:cs="Times New Roman" w:eastAsiaTheme="minorEastAsia"/>
          <w:b/>
          <w:i w:val="0"/>
          <w:iCs w:val="0"/>
          <w:kern w:val="2"/>
          <w:sz w:val="24"/>
          <w:szCs w:val="28"/>
          <w:lang w:val="en-US" w:eastAsia="zh-CN" w:bidi="ar-SA"/>
        </w:rPr>
        <w:t>3.2.14表达蛋白</w:t>
      </w:r>
    </w:p>
    <w:p w14:paraId="66EEBFB3">
      <w:pPr>
        <w:widowControl/>
        <w:ind w:firstLine="480" w:firstLineChars="200"/>
        <w:jc w:val="left"/>
        <w:rPr>
          <w:rFonts w:eastAsiaTheme="minorEastAsia"/>
          <w:i w:val="0"/>
          <w:iCs w:val="0"/>
          <w:szCs w:val="24"/>
          <w:highlight w:val="none"/>
          <w:lang w:bidi="ar"/>
        </w:rPr>
      </w:pPr>
      <w:bookmarkStart w:id="597" w:name="_Toc94521894"/>
      <w:bookmarkStart w:id="598" w:name="_Toc17211"/>
      <w:bookmarkStart w:id="599" w:name="_Toc94519402"/>
      <w:bookmarkStart w:id="600" w:name="_Toc94521554"/>
      <w:bookmarkStart w:id="601" w:name="_Toc14725"/>
      <w:bookmarkStart w:id="602" w:name="_Toc23251761"/>
      <w:r>
        <w:rPr>
          <w:rFonts w:eastAsiaTheme="minorEastAsia"/>
          <w:i w:val="0"/>
          <w:iCs w:val="0"/>
          <w:szCs w:val="24"/>
          <w:highlight w:val="none"/>
          <w:lang w:bidi="ar"/>
        </w:rPr>
        <w:t>XXX</w:t>
      </w:r>
    </w:p>
    <w:p w14:paraId="7A56CA52">
      <w:pPr>
        <w:widowControl/>
        <w:ind w:firstLine="480" w:firstLineChars="200"/>
        <w:jc w:val="left"/>
        <w:rPr>
          <w:rFonts w:hint="eastAsia" w:eastAsiaTheme="minorEastAsia"/>
          <w:i w:val="0"/>
          <w:iCs w:val="0"/>
          <w:szCs w:val="24"/>
          <w:highlight w:val="none"/>
          <w:lang w:eastAsia="zh-CN" w:bidi="ar"/>
        </w:rPr>
      </w:pPr>
    </w:p>
    <w:p w14:paraId="55C9ED6C">
      <w:pPr>
        <w:pStyle w:val="5"/>
        <w:keepNext/>
        <w:numPr>
          <w:ilvl w:val="2"/>
          <w:numId w:val="0"/>
        </w:numPr>
        <w:ind w:left="0" w:leftChars="0" w:firstLine="0" w:firstLineChars="0"/>
        <w:jc w:val="both"/>
        <w:rPr>
          <w:rFonts w:hint="eastAsia" w:eastAsiaTheme="minorEastAsia"/>
          <w:i w:val="0"/>
          <w:iCs w:val="0"/>
          <w:szCs w:val="20"/>
        </w:rPr>
      </w:pPr>
      <w:r>
        <w:rPr>
          <w:rFonts w:hint="eastAsia" w:ascii="Times New Roman" w:hAnsi="Times New Roman" w:cs="Times New Roman" w:eastAsiaTheme="minorEastAsia"/>
          <w:b/>
          <w:i w:val="0"/>
          <w:iCs w:val="0"/>
          <w:kern w:val="2"/>
          <w:sz w:val="24"/>
          <w:szCs w:val="28"/>
          <w:lang w:val="en-US" w:eastAsia="zh-CN" w:bidi="ar-SA"/>
        </w:rPr>
        <w:t>3.2.1</w:t>
      </w:r>
      <w:r>
        <w:rPr>
          <w:rFonts w:hint="eastAsia" w:cs="Times New Roman" w:eastAsiaTheme="minorEastAsia"/>
          <w:b/>
          <w:i w:val="0"/>
          <w:iCs w:val="0"/>
          <w:kern w:val="2"/>
          <w:sz w:val="24"/>
          <w:szCs w:val="28"/>
          <w:lang w:val="en-US" w:eastAsia="zh-CN" w:bidi="ar-SA"/>
        </w:rPr>
        <w:t>5</w:t>
      </w:r>
      <w:r>
        <w:rPr>
          <w:rFonts w:eastAsiaTheme="minorEastAsia"/>
          <w:i w:val="0"/>
          <w:iCs w:val="0"/>
          <w:szCs w:val="20"/>
        </w:rPr>
        <w:t xml:space="preserve"> </w:t>
      </w:r>
      <w:bookmarkStart w:id="603" w:name="_Toc108186782"/>
      <w:bookmarkStart w:id="604" w:name="_Toc112852078"/>
      <w:bookmarkStart w:id="605" w:name="_Toc108169266"/>
      <w:bookmarkStart w:id="606" w:name="_Toc109559483"/>
      <w:r>
        <w:rPr>
          <w:rFonts w:hint="eastAsia" w:eastAsiaTheme="minorEastAsia"/>
          <w:i w:val="0"/>
          <w:iCs w:val="0"/>
          <w:szCs w:val="20"/>
        </w:rPr>
        <w:t>大体解剖和</w:t>
      </w:r>
      <w:bookmarkStart w:id="607" w:name="_Hlk524958967"/>
      <w:r>
        <w:rPr>
          <w:rFonts w:hint="eastAsia" w:eastAsiaTheme="minorEastAsia"/>
          <w:i w:val="0"/>
          <w:iCs w:val="0"/>
          <w:szCs w:val="20"/>
        </w:rPr>
        <w:t>组织病理学</w:t>
      </w:r>
      <w:bookmarkEnd w:id="597"/>
      <w:bookmarkEnd w:id="598"/>
      <w:bookmarkEnd w:id="599"/>
      <w:bookmarkEnd w:id="600"/>
      <w:bookmarkEnd w:id="601"/>
      <w:bookmarkEnd w:id="602"/>
      <w:bookmarkEnd w:id="603"/>
      <w:bookmarkEnd w:id="604"/>
      <w:bookmarkEnd w:id="605"/>
      <w:bookmarkEnd w:id="606"/>
      <w:bookmarkEnd w:id="607"/>
    </w:p>
    <w:p w14:paraId="734B8C81">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52463E95"/>
    <w:p w14:paraId="3EA63ED9">
      <w:pPr>
        <w:pStyle w:val="6"/>
        <w:numPr>
          <w:ilvl w:val="3"/>
          <w:numId w:val="0"/>
        </w:numPr>
        <w:ind w:left="0" w:leftChars="0" w:firstLine="0" w:firstLineChars="0"/>
        <w:rPr>
          <w:rFonts w:cs="Times New Roman" w:eastAsiaTheme="minorEastAsia"/>
          <w:i w:val="0"/>
          <w:iCs w:val="0"/>
        </w:rPr>
      </w:pPr>
      <w:bookmarkStart w:id="608" w:name="_Toc103011744"/>
      <w:r>
        <w:rPr>
          <w:rFonts w:hint="default" w:ascii="Times New Roman" w:hAnsi="Times New Roman" w:cs="Times New Roman" w:eastAsiaTheme="minorEastAsia"/>
          <w:b/>
          <w:i w:val="0"/>
          <w:iCs w:val="0"/>
          <w:kern w:val="0"/>
          <w:sz w:val="24"/>
          <w:szCs w:val="24"/>
          <w:lang w:val="en-CA" w:eastAsia="en-US" w:bidi="ar-SA"/>
        </w:rPr>
        <w:t>3.2.1</w:t>
      </w:r>
      <w:r>
        <w:rPr>
          <w:rFonts w:hint="eastAsia" w:cs="Times New Roman" w:eastAsiaTheme="minorEastAsia"/>
          <w:b/>
          <w:i w:val="0"/>
          <w:iCs w:val="0"/>
          <w:kern w:val="0"/>
          <w:sz w:val="24"/>
          <w:szCs w:val="24"/>
          <w:lang w:val="en-US" w:eastAsia="zh-CN" w:bidi="ar-SA"/>
        </w:rPr>
        <w:t>5</w:t>
      </w:r>
      <w:r>
        <w:rPr>
          <w:rFonts w:hint="default" w:ascii="Times New Roman" w:hAnsi="Times New Roman" w:cs="Times New Roman" w:eastAsiaTheme="minorEastAsia"/>
          <w:b/>
          <w:i w:val="0"/>
          <w:iCs w:val="0"/>
          <w:kern w:val="0"/>
          <w:sz w:val="24"/>
          <w:szCs w:val="24"/>
          <w:lang w:val="en-CA" w:eastAsia="en-US" w:bidi="ar-SA"/>
        </w:rPr>
        <w:t>.1</w:t>
      </w:r>
      <w:r>
        <w:rPr>
          <w:rFonts w:hint="eastAsia" w:cs="Times New Roman" w:eastAsiaTheme="minorEastAsia"/>
          <w:i w:val="0"/>
          <w:iCs w:val="0"/>
        </w:rPr>
        <w:t>大体解剖</w:t>
      </w:r>
      <w:bookmarkEnd w:id="608"/>
    </w:p>
    <w:p w14:paraId="41076B65">
      <w:pPr>
        <w:widowControl/>
        <w:ind w:firstLine="480" w:firstLineChars="200"/>
        <w:jc w:val="left"/>
        <w:rPr>
          <w:rFonts w:eastAsiaTheme="minorEastAsia"/>
          <w:i w:val="0"/>
          <w:iCs w:val="0"/>
          <w:szCs w:val="24"/>
          <w:highlight w:val="none"/>
          <w:lang w:bidi="ar"/>
        </w:rPr>
      </w:pPr>
      <w:bookmarkStart w:id="609" w:name="_Hlk94687786"/>
      <w:r>
        <w:rPr>
          <w:rFonts w:eastAsiaTheme="minorEastAsia"/>
          <w:i w:val="0"/>
          <w:iCs w:val="0"/>
          <w:szCs w:val="24"/>
          <w:highlight w:val="none"/>
          <w:lang w:bidi="ar"/>
        </w:rPr>
        <w:t>XXX</w:t>
      </w:r>
      <w:bookmarkEnd w:id="609"/>
      <w:bookmarkStart w:id="610" w:name="_Toc103011745"/>
    </w:p>
    <w:p w14:paraId="5887E5F3">
      <w:pPr>
        <w:widowControl/>
        <w:ind w:firstLine="480" w:firstLineChars="200"/>
        <w:jc w:val="left"/>
        <w:rPr>
          <w:rFonts w:hint="default" w:eastAsiaTheme="minorEastAsia"/>
          <w:i w:val="0"/>
          <w:iCs w:val="0"/>
          <w:szCs w:val="24"/>
          <w:highlight w:val="none"/>
          <w:lang w:val="en-CA" w:eastAsia="en-US" w:bidi="ar"/>
        </w:rPr>
      </w:pPr>
    </w:p>
    <w:p w14:paraId="64CCAFC9">
      <w:pPr>
        <w:rPr>
          <w:rFonts w:hint="default" w:ascii="Times New Roman" w:hAnsi="Times New Roman" w:cs="Times New Roman" w:eastAsiaTheme="minorEastAsia"/>
          <w:b/>
          <w:i w:val="0"/>
          <w:iCs w:val="0"/>
          <w:kern w:val="0"/>
          <w:sz w:val="24"/>
          <w:szCs w:val="24"/>
          <w:lang w:val="en-CA" w:eastAsia="en-US" w:bidi="ar-SA"/>
        </w:rPr>
      </w:pPr>
      <w:r>
        <w:rPr>
          <w:rFonts w:hint="default" w:ascii="Times New Roman" w:hAnsi="Times New Roman" w:cs="Times New Roman" w:eastAsiaTheme="minorEastAsia"/>
          <w:b/>
          <w:i w:val="0"/>
          <w:iCs w:val="0"/>
          <w:kern w:val="0"/>
          <w:sz w:val="24"/>
          <w:szCs w:val="24"/>
          <w:lang w:val="en-CA" w:eastAsia="en-US" w:bidi="ar-SA"/>
        </w:rPr>
        <w:br w:type="page"/>
      </w:r>
    </w:p>
    <w:p w14:paraId="737DD0AA">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3.2.1</w:t>
      </w:r>
      <w:r>
        <w:rPr>
          <w:rFonts w:hint="eastAsia" w:cs="Times New Roman" w:eastAsiaTheme="minorEastAsia"/>
          <w:b/>
          <w:i w:val="0"/>
          <w:iCs w:val="0"/>
          <w:kern w:val="0"/>
          <w:sz w:val="24"/>
          <w:szCs w:val="24"/>
          <w:lang w:val="en-US" w:eastAsia="zh-CN" w:bidi="ar-SA"/>
        </w:rPr>
        <w:t>5</w:t>
      </w:r>
      <w:r>
        <w:rPr>
          <w:rFonts w:hint="default" w:ascii="Times New Roman" w:hAnsi="Times New Roman" w:cs="Times New Roman" w:eastAsiaTheme="minorEastAsia"/>
          <w:b/>
          <w:i w:val="0"/>
          <w:iCs w:val="0"/>
          <w:kern w:val="0"/>
          <w:sz w:val="24"/>
          <w:szCs w:val="24"/>
          <w:lang w:val="en-CA" w:eastAsia="en-US" w:bidi="ar-SA"/>
        </w:rPr>
        <w:t>.2</w:t>
      </w:r>
      <w:r>
        <w:rPr>
          <w:rFonts w:hint="eastAsia" w:cs="Times New Roman" w:eastAsiaTheme="minorEastAsia"/>
          <w:i w:val="0"/>
          <w:iCs w:val="0"/>
        </w:rPr>
        <w:t>脏器重量</w:t>
      </w:r>
      <w:bookmarkEnd w:id="610"/>
    </w:p>
    <w:p w14:paraId="3CBB076A">
      <w:pPr>
        <w:rPr>
          <w:rFonts w:eastAsiaTheme="minorEastAsia"/>
          <w:i w:val="0"/>
          <w:iCs w:val="0"/>
        </w:rPr>
      </w:pPr>
      <w:r>
        <w:rPr>
          <w:rFonts w:eastAsiaTheme="minorEastAsia"/>
          <w:i w:val="0"/>
          <w:iCs w:val="0"/>
        </w:rPr>
        <w:t xml:space="preserve">    </w:t>
      </w:r>
      <w:r>
        <w:rPr>
          <w:rFonts w:hint="eastAsia" w:eastAsiaTheme="minorEastAsia"/>
          <w:i w:val="0"/>
          <w:iCs w:val="0"/>
          <w:szCs w:val="24"/>
          <w:lang w:bidi="ar"/>
        </w:rPr>
        <w:t>称量方法：参考</w:t>
      </w:r>
      <w:r>
        <w:rPr>
          <w:rFonts w:eastAsiaTheme="minorEastAsia"/>
          <w:i w:val="0"/>
          <w:iCs w:val="0"/>
          <w:szCs w:val="24"/>
          <w:lang w:bidi="ar"/>
        </w:rPr>
        <w:t>SOP</w:t>
      </w:r>
      <w:r>
        <w:rPr>
          <w:rFonts w:eastAsiaTheme="minorEastAsia"/>
          <w:i w:val="0"/>
          <w:iCs w:val="0"/>
          <w:color w:val="000000"/>
          <w:kern w:val="0"/>
        </w:rPr>
        <w:t xml:space="preserve"> PAT-01-05</w:t>
      </w:r>
      <w:r>
        <w:rPr>
          <w:rFonts w:hint="eastAsia" w:eastAsiaTheme="minorEastAsia"/>
          <w:i w:val="0"/>
          <w:iCs w:val="0"/>
          <w:color w:val="000000"/>
          <w:kern w:val="0"/>
        </w:rPr>
        <w:t>《脏器称重》</w:t>
      </w:r>
      <w:r>
        <w:rPr>
          <w:rFonts w:hint="eastAsia" w:eastAsiaTheme="minorEastAsia"/>
          <w:i w:val="0"/>
          <w:iCs w:val="0"/>
          <w:szCs w:val="24"/>
          <w:lang w:bidi="ar"/>
        </w:rPr>
        <w:t>直接称量，双侧的脏器记录总重；濒死</w:t>
      </w:r>
      <w:r>
        <w:rPr>
          <w:rFonts w:eastAsiaTheme="minorEastAsia"/>
          <w:i w:val="0"/>
          <w:iCs w:val="0"/>
          <w:szCs w:val="24"/>
          <w:lang w:bidi="ar"/>
        </w:rPr>
        <w:t>/</w:t>
      </w:r>
      <w:r>
        <w:rPr>
          <w:rFonts w:hint="eastAsia" w:eastAsiaTheme="minorEastAsia"/>
          <w:i w:val="0"/>
          <w:iCs w:val="0"/>
          <w:szCs w:val="24"/>
          <w:lang w:bidi="ar"/>
        </w:rPr>
        <w:t>死亡动物不进行脏器称重。</w:t>
      </w:r>
    </w:p>
    <w:p w14:paraId="6E183882">
      <w:pPr>
        <w:ind w:firstLine="480" w:firstLineChars="200"/>
        <w:rPr>
          <w:rFonts w:eastAsiaTheme="minorEastAsia"/>
          <w:i w:val="0"/>
          <w:iCs w:val="0"/>
          <w:szCs w:val="24"/>
          <w:lang w:bidi="ar"/>
        </w:rPr>
      </w:pPr>
      <w:bookmarkStart w:id="611" w:name="_Hlk94687826"/>
      <w:r>
        <w:rPr>
          <w:rFonts w:hint="eastAsia" w:eastAsiaTheme="minorEastAsia"/>
          <w:i w:val="0"/>
          <w:iCs w:val="0"/>
          <w:szCs w:val="24"/>
          <w:lang w:bidi="ar"/>
        </w:rPr>
        <w:t>脏器系数计算：所有称量的脏器进行脏体系数、脏脑系数计算，计算公式如下：</w:t>
      </w:r>
    </w:p>
    <w:p w14:paraId="323CCC9D">
      <w:pPr>
        <w:ind w:firstLine="480" w:firstLineChars="200"/>
        <w:rPr>
          <w:rFonts w:eastAsiaTheme="minorEastAsia"/>
          <w:i w:val="0"/>
          <w:iCs w:val="0"/>
          <w:szCs w:val="24"/>
          <w:lang w:bidi="ar"/>
        </w:rPr>
      </w:pPr>
      <w:r>
        <w:rPr>
          <w:rFonts w:hint="eastAsia" w:eastAsiaTheme="minorEastAsia"/>
          <w:i w:val="0"/>
          <w:iCs w:val="0"/>
          <w:szCs w:val="24"/>
          <w:lang w:bidi="ar"/>
        </w:rPr>
        <w:t>脏体系数（</w:t>
      </w:r>
      <w:r>
        <w:rPr>
          <w:rFonts w:eastAsiaTheme="minorEastAsia"/>
          <w:i w:val="0"/>
          <w:iCs w:val="0"/>
          <w:szCs w:val="24"/>
          <w:lang w:bidi="ar"/>
        </w:rPr>
        <w:t xml:space="preserve">g/g </w:t>
      </w:r>
      <w:r>
        <w:rPr>
          <w:rFonts w:hint="eastAsia" w:eastAsiaTheme="minorEastAsia"/>
          <w:i w:val="0"/>
          <w:iCs w:val="0"/>
          <w:szCs w:val="24"/>
          <w:lang w:bidi="ar"/>
        </w:rPr>
        <w:t>体重）</w:t>
      </w:r>
      <w:r>
        <w:rPr>
          <w:rFonts w:eastAsiaTheme="minorEastAsia"/>
          <w:i w:val="0"/>
          <w:iCs w:val="0"/>
          <w:szCs w:val="24"/>
          <w:lang w:bidi="ar"/>
        </w:rPr>
        <w:t>=</w:t>
      </w:r>
      <w:r>
        <w:rPr>
          <w:rFonts w:hint="eastAsia" w:eastAsiaTheme="minorEastAsia"/>
          <w:i w:val="0"/>
          <w:iCs w:val="0"/>
          <w:szCs w:val="24"/>
          <w:lang w:bidi="ar"/>
        </w:rPr>
        <w:t>脏器重量（</w:t>
      </w:r>
      <w:r>
        <w:rPr>
          <w:rFonts w:eastAsiaTheme="minorEastAsia"/>
          <w:i w:val="0"/>
          <w:iCs w:val="0"/>
          <w:szCs w:val="24"/>
          <w:lang w:bidi="ar"/>
        </w:rPr>
        <w:t>g</w:t>
      </w:r>
      <w:r>
        <w:rPr>
          <w:rFonts w:hint="eastAsia" w:eastAsiaTheme="minorEastAsia"/>
          <w:i w:val="0"/>
          <w:iCs w:val="0"/>
          <w:szCs w:val="24"/>
          <w:lang w:bidi="ar"/>
        </w:rPr>
        <w:t>）</w:t>
      </w:r>
      <w:r>
        <w:rPr>
          <w:rFonts w:eastAsiaTheme="minorEastAsia"/>
          <w:i w:val="0"/>
          <w:iCs w:val="0"/>
          <w:szCs w:val="24"/>
          <w:lang w:bidi="ar"/>
        </w:rPr>
        <w:t>/</w:t>
      </w:r>
      <w:r>
        <w:rPr>
          <w:rFonts w:hint="eastAsia" w:eastAsiaTheme="minorEastAsia"/>
          <w:i w:val="0"/>
          <w:iCs w:val="0"/>
          <w:szCs w:val="24"/>
          <w:lang w:bidi="ar"/>
        </w:rPr>
        <w:t>动物终体重（</w:t>
      </w:r>
      <w:r>
        <w:rPr>
          <w:rFonts w:eastAsiaTheme="minorEastAsia"/>
          <w:i w:val="0"/>
          <w:iCs w:val="0"/>
          <w:szCs w:val="24"/>
          <w:lang w:bidi="ar"/>
        </w:rPr>
        <w:t>g</w:t>
      </w:r>
      <w:r>
        <w:rPr>
          <w:rFonts w:hint="eastAsia" w:eastAsiaTheme="minorEastAsia"/>
          <w:i w:val="0"/>
          <w:iCs w:val="0"/>
          <w:szCs w:val="24"/>
          <w:lang w:bidi="ar"/>
        </w:rPr>
        <w:t>）</w:t>
      </w:r>
      <w:r>
        <w:rPr>
          <w:rFonts w:eastAsiaTheme="minorEastAsia"/>
          <w:i w:val="0"/>
          <w:iCs w:val="0"/>
          <w:szCs w:val="24"/>
          <w:lang w:bidi="ar"/>
        </w:rPr>
        <w:t>×100%</w:t>
      </w:r>
      <w:r>
        <w:rPr>
          <w:rFonts w:hint="eastAsia" w:eastAsiaTheme="minorEastAsia"/>
          <w:i w:val="0"/>
          <w:iCs w:val="0"/>
          <w:szCs w:val="24"/>
          <w:lang w:bidi="ar"/>
        </w:rPr>
        <w:t>；</w:t>
      </w:r>
      <w:r>
        <w:rPr>
          <w:rFonts w:eastAsiaTheme="minorEastAsia"/>
          <w:i w:val="0"/>
          <w:iCs w:val="0"/>
          <w:szCs w:val="24"/>
          <w:lang w:bidi="ar"/>
        </w:rPr>
        <w:t xml:space="preserve"> </w:t>
      </w:r>
    </w:p>
    <w:p w14:paraId="2F4C885D">
      <w:pPr>
        <w:ind w:firstLine="480" w:firstLineChars="200"/>
        <w:rPr>
          <w:rFonts w:hint="default" w:ascii="Times New Roman" w:hAnsi="Times New Roman" w:cs="Times New Roman" w:eastAsiaTheme="minorEastAsia"/>
          <w:b/>
          <w:i w:val="0"/>
          <w:iCs w:val="0"/>
          <w:kern w:val="0"/>
          <w:sz w:val="24"/>
          <w:szCs w:val="24"/>
          <w:lang w:val="en-CA" w:eastAsia="en-US" w:bidi="ar-SA"/>
        </w:rPr>
      </w:pPr>
      <w:r>
        <w:rPr>
          <w:rFonts w:hint="eastAsia" w:eastAsiaTheme="minorEastAsia"/>
          <w:i w:val="0"/>
          <w:iCs w:val="0"/>
          <w:szCs w:val="24"/>
          <w:lang w:bidi="ar"/>
        </w:rPr>
        <w:t>脏脑系数（</w:t>
      </w:r>
      <w:r>
        <w:rPr>
          <w:rFonts w:eastAsiaTheme="minorEastAsia"/>
          <w:i w:val="0"/>
          <w:iCs w:val="0"/>
          <w:szCs w:val="24"/>
          <w:lang w:bidi="ar"/>
        </w:rPr>
        <w:t xml:space="preserve">g/g </w:t>
      </w:r>
      <w:r>
        <w:rPr>
          <w:rFonts w:hint="eastAsia" w:eastAsiaTheme="minorEastAsia"/>
          <w:i w:val="0"/>
          <w:iCs w:val="0"/>
          <w:szCs w:val="24"/>
          <w:lang w:bidi="ar"/>
        </w:rPr>
        <w:t>脑重）</w:t>
      </w:r>
      <w:r>
        <w:rPr>
          <w:rFonts w:eastAsiaTheme="minorEastAsia"/>
          <w:i w:val="0"/>
          <w:iCs w:val="0"/>
          <w:szCs w:val="24"/>
          <w:lang w:bidi="ar"/>
        </w:rPr>
        <w:t>=</w:t>
      </w:r>
      <w:r>
        <w:rPr>
          <w:rFonts w:hint="eastAsia" w:eastAsiaTheme="minorEastAsia"/>
          <w:i w:val="0"/>
          <w:iCs w:val="0"/>
          <w:szCs w:val="24"/>
          <w:lang w:bidi="ar"/>
        </w:rPr>
        <w:t>脏器重量（</w:t>
      </w:r>
      <w:r>
        <w:rPr>
          <w:rFonts w:eastAsiaTheme="minorEastAsia"/>
          <w:i w:val="0"/>
          <w:iCs w:val="0"/>
          <w:szCs w:val="24"/>
          <w:lang w:bidi="ar"/>
        </w:rPr>
        <w:t>g</w:t>
      </w:r>
      <w:r>
        <w:rPr>
          <w:rFonts w:hint="eastAsia" w:eastAsiaTheme="minorEastAsia"/>
          <w:i w:val="0"/>
          <w:iCs w:val="0"/>
          <w:szCs w:val="24"/>
          <w:lang w:bidi="ar"/>
        </w:rPr>
        <w:t>）</w:t>
      </w:r>
      <w:r>
        <w:rPr>
          <w:rFonts w:eastAsiaTheme="minorEastAsia"/>
          <w:i w:val="0"/>
          <w:iCs w:val="0"/>
          <w:szCs w:val="24"/>
          <w:lang w:bidi="ar"/>
        </w:rPr>
        <w:t>/</w:t>
      </w:r>
      <w:r>
        <w:rPr>
          <w:rFonts w:hint="eastAsia" w:eastAsiaTheme="minorEastAsia"/>
          <w:i w:val="0"/>
          <w:iCs w:val="0"/>
          <w:szCs w:val="24"/>
          <w:lang w:bidi="ar"/>
        </w:rPr>
        <w:t>动物脑重（</w:t>
      </w:r>
      <w:r>
        <w:rPr>
          <w:rFonts w:eastAsiaTheme="minorEastAsia"/>
          <w:i w:val="0"/>
          <w:iCs w:val="0"/>
          <w:szCs w:val="24"/>
          <w:lang w:bidi="ar"/>
        </w:rPr>
        <w:t>g</w:t>
      </w:r>
      <w:r>
        <w:rPr>
          <w:rFonts w:hint="eastAsia" w:eastAsiaTheme="minorEastAsia"/>
          <w:i w:val="0"/>
          <w:iCs w:val="0"/>
          <w:szCs w:val="24"/>
          <w:lang w:bidi="ar"/>
        </w:rPr>
        <w:t>）</w:t>
      </w:r>
      <w:r>
        <w:rPr>
          <w:rFonts w:eastAsiaTheme="minorEastAsia"/>
          <w:i w:val="0"/>
          <w:iCs w:val="0"/>
          <w:szCs w:val="24"/>
          <w:lang w:bidi="ar"/>
        </w:rPr>
        <w:t>×100%</w:t>
      </w:r>
      <w:r>
        <w:rPr>
          <w:rFonts w:hint="eastAsia" w:eastAsiaTheme="minorEastAsia"/>
          <w:i w:val="0"/>
          <w:iCs w:val="0"/>
          <w:szCs w:val="24"/>
          <w:lang w:bidi="ar"/>
        </w:rPr>
        <w:t>。</w:t>
      </w:r>
      <w:bookmarkEnd w:id="611"/>
      <w:bookmarkStart w:id="612" w:name="_Toc103011746"/>
    </w:p>
    <w:p w14:paraId="461CBC57">
      <w:pPr>
        <w:pStyle w:val="6"/>
        <w:numPr>
          <w:ilvl w:val="3"/>
          <w:numId w:val="0"/>
        </w:numPr>
        <w:ind w:left="0" w:leftChars="0" w:firstLine="0" w:firstLineChars="0"/>
        <w:rPr>
          <w:rFonts w:hint="default" w:ascii="Times New Roman" w:hAnsi="Times New Roman" w:cs="Times New Roman" w:eastAsiaTheme="minorEastAsia"/>
          <w:b/>
          <w:i w:val="0"/>
          <w:iCs w:val="0"/>
          <w:kern w:val="0"/>
          <w:sz w:val="24"/>
          <w:szCs w:val="24"/>
          <w:lang w:val="en-CA" w:eastAsia="en-US" w:bidi="ar-SA"/>
        </w:rPr>
      </w:pPr>
    </w:p>
    <w:p w14:paraId="1614CA4D">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3.2.1</w:t>
      </w:r>
      <w:r>
        <w:rPr>
          <w:rFonts w:hint="eastAsia" w:cs="Times New Roman" w:eastAsiaTheme="minorEastAsia"/>
          <w:b/>
          <w:i w:val="0"/>
          <w:iCs w:val="0"/>
          <w:kern w:val="0"/>
          <w:sz w:val="24"/>
          <w:szCs w:val="24"/>
          <w:lang w:val="en-US" w:eastAsia="zh-CN" w:bidi="ar-SA"/>
        </w:rPr>
        <w:t>5</w:t>
      </w:r>
      <w:r>
        <w:rPr>
          <w:rFonts w:hint="default" w:ascii="Times New Roman" w:hAnsi="Times New Roman" w:cs="Times New Roman" w:eastAsiaTheme="minorEastAsia"/>
          <w:b/>
          <w:i w:val="0"/>
          <w:iCs w:val="0"/>
          <w:kern w:val="0"/>
          <w:sz w:val="24"/>
          <w:szCs w:val="24"/>
          <w:lang w:val="en-CA" w:eastAsia="en-US" w:bidi="ar-SA"/>
        </w:rPr>
        <w:t>.3</w:t>
      </w:r>
      <w:r>
        <w:rPr>
          <w:rFonts w:hint="eastAsia" w:cs="Times New Roman" w:eastAsiaTheme="minorEastAsia"/>
          <w:i w:val="0"/>
          <w:iCs w:val="0"/>
        </w:rPr>
        <w:t>组织病理学检查</w:t>
      </w:r>
      <w:bookmarkEnd w:id="612"/>
    </w:p>
    <w:p w14:paraId="36A19EED">
      <w:pPr>
        <w:ind w:firstLine="480"/>
        <w:rPr>
          <w:rFonts w:eastAsiaTheme="minorEastAsia"/>
          <w:b/>
          <w:i w:val="0"/>
          <w:iCs w:val="0"/>
          <w:szCs w:val="24"/>
        </w:rPr>
      </w:pPr>
      <w:r>
        <w:rPr>
          <w:rFonts w:hint="eastAsia" w:eastAsiaTheme="minorEastAsia"/>
          <w:i w:val="0"/>
          <w:iCs w:val="0"/>
          <w:szCs w:val="24"/>
        </w:rPr>
        <w:t>具体脏器称重和组织病理学检查如</w:t>
      </w:r>
      <w:bookmarkStart w:id="613" w:name="_Hlk92631879"/>
      <w:r>
        <w:rPr>
          <w:rFonts w:eastAsiaTheme="minorEastAsia"/>
          <w:i w:val="0"/>
          <w:iCs w:val="0"/>
          <w:color w:val="0000FF"/>
          <w:szCs w:val="24"/>
        </w:rPr>
        <w:fldChar w:fldCharType="begin"/>
      </w:r>
      <w:r>
        <w:rPr>
          <w:rFonts w:eastAsiaTheme="minorEastAsia"/>
          <w:i w:val="0"/>
          <w:iCs w:val="0"/>
          <w:color w:val="0000FF"/>
          <w:szCs w:val="24"/>
        </w:rPr>
        <w:instrText xml:space="preserve"> REF _Ref109559814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16</w:t>
      </w:r>
      <w:r>
        <w:rPr>
          <w:rFonts w:eastAsiaTheme="minorEastAsia"/>
          <w:i w:val="0"/>
          <w:iCs w:val="0"/>
          <w:color w:val="0000FF"/>
          <w:szCs w:val="24"/>
        </w:rPr>
        <w:fldChar w:fldCharType="end"/>
      </w:r>
      <w:r>
        <w:rPr>
          <w:rFonts w:hint="eastAsia" w:eastAsiaTheme="minorEastAsia"/>
          <w:b/>
          <w:i w:val="0"/>
          <w:iCs w:val="0"/>
          <w:szCs w:val="24"/>
        </w:rPr>
        <w:t>。</w:t>
      </w:r>
    </w:p>
    <w:p w14:paraId="3F52BFEF">
      <w:pPr>
        <w:pStyle w:val="22"/>
        <w:jc w:val="center"/>
        <w:rPr>
          <w:rFonts w:cs="Times New Roman" w:eastAsiaTheme="minorEastAsia"/>
          <w:i w:val="0"/>
          <w:iCs w:val="0"/>
          <w:szCs w:val="24"/>
        </w:rPr>
      </w:pPr>
      <w:bookmarkStart w:id="614" w:name="_Ref109559814"/>
      <w:bookmarkStart w:id="615" w:name="_Toc110270621"/>
      <w:bookmarkStart w:id="616" w:name="_Toc126237449"/>
      <w:bookmarkStart w:id="617" w:name="_Toc112851975"/>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16</w:t>
      </w:r>
      <w:r>
        <w:rPr>
          <w:rFonts w:cs="Times New Roman" w:eastAsiaTheme="minorEastAsia"/>
          <w:i w:val="0"/>
          <w:iCs w:val="0"/>
          <w:szCs w:val="24"/>
        </w:rPr>
        <w:fldChar w:fldCharType="end"/>
      </w:r>
      <w:bookmarkEnd w:id="614"/>
      <w:r>
        <w:rPr>
          <w:rFonts w:cs="Times New Roman" w:eastAsiaTheme="minorEastAsia"/>
          <w:i w:val="0"/>
          <w:iCs w:val="0"/>
          <w:szCs w:val="24"/>
        </w:rPr>
        <w:t xml:space="preserve"> </w:t>
      </w:r>
      <w:r>
        <w:rPr>
          <w:rFonts w:hint="eastAsia" w:cs="Times New Roman" w:eastAsiaTheme="minorEastAsia"/>
          <w:i w:val="0"/>
          <w:iCs w:val="0"/>
          <w:szCs w:val="24"/>
        </w:rPr>
        <w:t>组织称重、固定、镜检</w:t>
      </w:r>
      <w:bookmarkEnd w:id="615"/>
      <w:bookmarkEnd w:id="616"/>
      <w:bookmarkEnd w:id="617"/>
    </w:p>
    <w:bookmarkEnd w:id="613"/>
    <w:tbl>
      <w:tblPr>
        <w:tblStyle w:val="5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2521"/>
        <w:gridCol w:w="3148"/>
        <w:gridCol w:w="886"/>
        <w:gridCol w:w="832"/>
        <w:gridCol w:w="968"/>
      </w:tblGrid>
      <w:tr w14:paraId="1B93C439">
        <w:tblPrEx>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057E424">
            <w:pPr>
              <w:spacing w:line="276" w:lineRule="auto"/>
              <w:rPr>
                <w:b/>
                <w:bCs/>
                <w:i w:val="0"/>
                <w:iCs w:val="0"/>
              </w:rPr>
            </w:pPr>
            <w:bookmarkStart w:id="618" w:name="_Toc452380991"/>
            <w:r>
              <w:rPr>
                <w:rFonts w:hint="eastAsia"/>
                <w:b/>
                <w:bCs/>
                <w:i w:val="0"/>
                <w:iCs w:val="0"/>
                <w:lang w:bidi="ar"/>
              </w:rPr>
              <w:t>序号</w:t>
            </w: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6D80CA1">
            <w:pPr>
              <w:spacing w:line="276" w:lineRule="auto"/>
              <w:rPr>
                <w:b/>
                <w:bCs/>
                <w:i w:val="0"/>
                <w:iCs w:val="0"/>
              </w:rPr>
            </w:pPr>
            <w:r>
              <w:rPr>
                <w:rFonts w:hint="eastAsia"/>
                <w:b/>
                <w:bCs/>
                <w:i w:val="0"/>
                <w:iCs w:val="0"/>
                <w:lang w:bidi="ar"/>
              </w:rPr>
              <w:t>组织</w:t>
            </w:r>
            <w:r>
              <w:rPr>
                <w:b/>
                <w:bCs/>
                <w:i w:val="0"/>
                <w:iCs w:val="0"/>
                <w:lang w:bidi="ar"/>
              </w:rPr>
              <w:t>/</w:t>
            </w:r>
            <w:r>
              <w:rPr>
                <w:rFonts w:hint="eastAsia"/>
                <w:b/>
                <w:bCs/>
                <w:i w:val="0"/>
                <w:iCs w:val="0"/>
                <w:lang w:bidi="ar"/>
              </w:rPr>
              <w:t>脏器（中文）</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29691DE8">
            <w:pPr>
              <w:spacing w:line="276" w:lineRule="auto"/>
              <w:rPr>
                <w:b/>
                <w:bCs/>
                <w:i w:val="0"/>
                <w:iCs w:val="0"/>
              </w:rPr>
            </w:pPr>
            <w:r>
              <w:rPr>
                <w:rFonts w:hint="eastAsia"/>
                <w:b/>
                <w:bCs/>
                <w:i w:val="0"/>
                <w:iCs w:val="0"/>
                <w:lang w:bidi="ar"/>
              </w:rPr>
              <w:t>组织</w:t>
            </w:r>
            <w:r>
              <w:rPr>
                <w:b/>
                <w:bCs/>
                <w:i w:val="0"/>
                <w:iCs w:val="0"/>
                <w:lang w:bidi="ar"/>
              </w:rPr>
              <w:t>/</w:t>
            </w:r>
            <w:r>
              <w:rPr>
                <w:rFonts w:hint="eastAsia"/>
                <w:b/>
                <w:bCs/>
                <w:i w:val="0"/>
                <w:iCs w:val="0"/>
                <w:lang w:bidi="ar"/>
              </w:rPr>
              <w:t>脏器（英文）</w:t>
            </w:r>
          </w:p>
        </w:tc>
        <w:tc>
          <w:tcPr>
            <w:tcW w:w="886" w:type="dxa"/>
            <w:tcBorders>
              <w:top w:val="single" w:color="auto" w:sz="4" w:space="0"/>
              <w:left w:val="single" w:color="auto" w:sz="4" w:space="0"/>
              <w:bottom w:val="single" w:color="auto" w:sz="4" w:space="0"/>
              <w:right w:val="single" w:color="auto" w:sz="4" w:space="0"/>
            </w:tcBorders>
          </w:tcPr>
          <w:p w14:paraId="40AD2792">
            <w:pPr>
              <w:spacing w:line="276" w:lineRule="auto"/>
              <w:rPr>
                <w:b/>
                <w:bCs/>
                <w:i w:val="0"/>
                <w:iCs w:val="0"/>
                <w:lang w:bidi="ar"/>
              </w:rPr>
            </w:pPr>
            <w:r>
              <w:rPr>
                <w:rFonts w:hint="eastAsia"/>
                <w:b/>
                <w:bCs/>
                <w:i w:val="0"/>
                <w:iCs w:val="0"/>
                <w:lang w:bidi="ar"/>
              </w:rPr>
              <w:t>大体解剖观察和组织固定</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DD3E128">
            <w:pPr>
              <w:spacing w:line="276" w:lineRule="auto"/>
              <w:rPr>
                <w:b/>
                <w:bCs/>
                <w:i w:val="0"/>
                <w:iCs w:val="0"/>
              </w:rPr>
            </w:pPr>
            <w:r>
              <w:rPr>
                <w:rFonts w:hint="eastAsia"/>
                <w:b/>
                <w:bCs/>
                <w:i w:val="0"/>
                <w:iCs w:val="0"/>
                <w:lang w:bidi="ar"/>
              </w:rPr>
              <w:t>脏器</w:t>
            </w:r>
          </w:p>
          <w:p w14:paraId="5471A28F">
            <w:pPr>
              <w:spacing w:line="276" w:lineRule="auto"/>
              <w:rPr>
                <w:b/>
                <w:bCs/>
                <w:i w:val="0"/>
                <w:iCs w:val="0"/>
              </w:rPr>
            </w:pPr>
            <w:r>
              <w:rPr>
                <w:rFonts w:hint="eastAsia"/>
                <w:b/>
                <w:bCs/>
                <w:i w:val="0"/>
                <w:iCs w:val="0"/>
                <w:lang w:bidi="ar"/>
              </w:rPr>
              <w:t>称重</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676186D">
            <w:pPr>
              <w:spacing w:line="276" w:lineRule="auto"/>
              <w:rPr>
                <w:b/>
                <w:bCs/>
                <w:i w:val="0"/>
                <w:iCs w:val="0"/>
              </w:rPr>
            </w:pPr>
            <w:r>
              <w:rPr>
                <w:rFonts w:hint="eastAsia"/>
                <w:b/>
                <w:bCs/>
                <w:i w:val="0"/>
                <w:iCs w:val="0"/>
                <w:lang w:bidi="ar"/>
              </w:rPr>
              <w:t>组织病理学</w:t>
            </w:r>
          </w:p>
        </w:tc>
      </w:tr>
      <w:tr w14:paraId="1AB6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0EDB8225">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61C8B34">
            <w:pPr>
              <w:spacing w:line="276" w:lineRule="auto"/>
              <w:rPr>
                <w:i w:val="0"/>
                <w:iCs w:val="0"/>
              </w:rPr>
            </w:pPr>
            <w:r>
              <w:rPr>
                <w:rFonts w:hint="eastAsia"/>
                <w:i w:val="0"/>
                <w:iCs w:val="0"/>
                <w:lang w:bidi="ar"/>
              </w:rPr>
              <w:t>肾上腺（双侧）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015017C">
            <w:pPr>
              <w:spacing w:line="276" w:lineRule="auto"/>
              <w:rPr>
                <w:i w:val="0"/>
                <w:iCs w:val="0"/>
                <w:color w:val="984806"/>
              </w:rPr>
            </w:pPr>
            <w:r>
              <w:rPr>
                <w:i w:val="0"/>
                <w:iCs w:val="0"/>
                <w:lang w:bidi="ar"/>
              </w:rPr>
              <w:t>Adrenal Glands</w:t>
            </w:r>
          </w:p>
        </w:tc>
        <w:tc>
          <w:tcPr>
            <w:tcW w:w="886" w:type="dxa"/>
            <w:tcBorders>
              <w:top w:val="single" w:color="auto" w:sz="4" w:space="0"/>
              <w:left w:val="single" w:color="auto" w:sz="4" w:space="0"/>
              <w:bottom w:val="single" w:color="auto" w:sz="4" w:space="0"/>
              <w:right w:val="single" w:color="auto" w:sz="4" w:space="0"/>
            </w:tcBorders>
            <w:vAlign w:val="center"/>
          </w:tcPr>
          <w:p w14:paraId="20E6E9B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5A0A1AA">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E66D997">
            <w:pPr>
              <w:spacing w:line="276" w:lineRule="auto"/>
              <w:rPr>
                <w:i w:val="0"/>
                <w:iCs w:val="0"/>
              </w:rPr>
            </w:pPr>
            <w:r>
              <w:rPr>
                <w:i w:val="0"/>
                <w:iCs w:val="0"/>
                <w:lang w:bidi="ar"/>
              </w:rPr>
              <w:t>X</w:t>
            </w:r>
          </w:p>
        </w:tc>
      </w:tr>
      <w:tr w14:paraId="3471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CB7ECE2">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7076EEC">
            <w:pPr>
              <w:spacing w:line="276" w:lineRule="auto"/>
              <w:rPr>
                <w:i w:val="0"/>
                <w:iCs w:val="0"/>
              </w:rPr>
            </w:pPr>
            <w:r>
              <w:rPr>
                <w:rFonts w:hint="eastAsia"/>
                <w:i w:val="0"/>
                <w:iCs w:val="0"/>
                <w:lang w:bidi="ar"/>
              </w:rPr>
              <w:t>主动脉</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3371EE4">
            <w:pPr>
              <w:spacing w:line="276" w:lineRule="auto"/>
              <w:rPr>
                <w:i w:val="0"/>
                <w:iCs w:val="0"/>
              </w:rPr>
            </w:pPr>
            <w:r>
              <w:rPr>
                <w:i w:val="0"/>
                <w:iCs w:val="0"/>
                <w:lang w:bidi="ar"/>
              </w:rPr>
              <w:t>Aorta</w:t>
            </w:r>
          </w:p>
        </w:tc>
        <w:tc>
          <w:tcPr>
            <w:tcW w:w="886" w:type="dxa"/>
            <w:tcBorders>
              <w:top w:val="single" w:color="auto" w:sz="4" w:space="0"/>
              <w:left w:val="single" w:color="auto" w:sz="4" w:space="0"/>
              <w:bottom w:val="single" w:color="auto" w:sz="4" w:space="0"/>
              <w:right w:val="single" w:color="auto" w:sz="4" w:space="0"/>
            </w:tcBorders>
            <w:vAlign w:val="center"/>
          </w:tcPr>
          <w:p w14:paraId="44A8CB6C">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A90C9B9">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F978FBB">
            <w:pPr>
              <w:spacing w:line="276" w:lineRule="auto"/>
              <w:rPr>
                <w:i w:val="0"/>
                <w:iCs w:val="0"/>
              </w:rPr>
            </w:pPr>
            <w:r>
              <w:rPr>
                <w:i w:val="0"/>
                <w:iCs w:val="0"/>
                <w:lang w:bidi="ar"/>
              </w:rPr>
              <w:t>X</w:t>
            </w:r>
          </w:p>
        </w:tc>
      </w:tr>
      <w:tr w14:paraId="148FE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0B87E070">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6B9CD53">
            <w:pPr>
              <w:spacing w:line="276" w:lineRule="auto"/>
              <w:rPr>
                <w:i w:val="0"/>
                <w:iCs w:val="0"/>
              </w:rPr>
            </w:pPr>
            <w:r>
              <w:rPr>
                <w:rFonts w:hint="eastAsia"/>
                <w:i w:val="0"/>
                <w:iCs w:val="0"/>
              </w:rPr>
              <w:t>骨（股骨）</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106E289">
            <w:pPr>
              <w:spacing w:line="276" w:lineRule="auto"/>
              <w:rPr>
                <w:i w:val="0"/>
                <w:iCs w:val="0"/>
              </w:rPr>
            </w:pPr>
            <w:r>
              <w:rPr>
                <w:i w:val="0"/>
                <w:iCs w:val="0"/>
                <w:lang w:bidi="ar"/>
              </w:rPr>
              <w:t>Bone (Femur)</w:t>
            </w:r>
          </w:p>
        </w:tc>
        <w:tc>
          <w:tcPr>
            <w:tcW w:w="886" w:type="dxa"/>
            <w:tcBorders>
              <w:top w:val="single" w:color="auto" w:sz="4" w:space="0"/>
              <w:left w:val="single" w:color="auto" w:sz="4" w:space="0"/>
              <w:bottom w:val="single" w:color="auto" w:sz="4" w:space="0"/>
              <w:right w:val="single" w:color="auto" w:sz="4" w:space="0"/>
            </w:tcBorders>
            <w:vAlign w:val="center"/>
          </w:tcPr>
          <w:p w14:paraId="102D8581">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3D675046">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F7F5FED">
            <w:pPr>
              <w:spacing w:line="276" w:lineRule="auto"/>
              <w:rPr>
                <w:i w:val="0"/>
                <w:iCs w:val="0"/>
              </w:rPr>
            </w:pPr>
            <w:r>
              <w:rPr>
                <w:i w:val="0"/>
                <w:iCs w:val="0"/>
                <w:lang w:bidi="ar"/>
              </w:rPr>
              <w:t>X</w:t>
            </w:r>
          </w:p>
        </w:tc>
      </w:tr>
      <w:tr w14:paraId="57FB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EA109C3">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3007414">
            <w:pPr>
              <w:spacing w:line="276" w:lineRule="auto"/>
              <w:rPr>
                <w:i w:val="0"/>
                <w:iCs w:val="0"/>
              </w:rPr>
            </w:pPr>
            <w:r>
              <w:rPr>
                <w:rFonts w:hint="eastAsia"/>
                <w:i w:val="0"/>
                <w:iCs w:val="0"/>
                <w:lang w:bidi="ar"/>
              </w:rPr>
              <w:t>骨髓（胸骨）</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71EF05">
            <w:pPr>
              <w:spacing w:line="276" w:lineRule="auto"/>
              <w:rPr>
                <w:i w:val="0"/>
                <w:iCs w:val="0"/>
              </w:rPr>
            </w:pPr>
            <w:r>
              <w:rPr>
                <w:i w:val="0"/>
                <w:iCs w:val="0"/>
                <w:lang w:bidi="ar"/>
              </w:rPr>
              <w:t>Bone Marrow (Sternum)</w:t>
            </w:r>
          </w:p>
        </w:tc>
        <w:tc>
          <w:tcPr>
            <w:tcW w:w="886" w:type="dxa"/>
            <w:tcBorders>
              <w:top w:val="single" w:color="auto" w:sz="4" w:space="0"/>
              <w:left w:val="single" w:color="auto" w:sz="4" w:space="0"/>
              <w:bottom w:val="single" w:color="auto" w:sz="4" w:space="0"/>
              <w:right w:val="single" w:color="auto" w:sz="4" w:space="0"/>
            </w:tcBorders>
            <w:vAlign w:val="center"/>
          </w:tcPr>
          <w:p w14:paraId="34EB5ECB">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4A072A1">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A5A5F02">
            <w:pPr>
              <w:spacing w:line="276" w:lineRule="auto"/>
              <w:rPr>
                <w:i w:val="0"/>
                <w:iCs w:val="0"/>
              </w:rPr>
            </w:pPr>
            <w:r>
              <w:rPr>
                <w:i w:val="0"/>
                <w:iCs w:val="0"/>
                <w:lang w:bidi="ar"/>
              </w:rPr>
              <w:t>X</w:t>
            </w:r>
          </w:p>
        </w:tc>
      </w:tr>
      <w:tr w14:paraId="5D10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restart"/>
            <w:tcBorders>
              <w:top w:val="single" w:color="auto" w:sz="4" w:space="0"/>
              <w:left w:val="single" w:color="auto" w:sz="4" w:space="0"/>
              <w:right w:val="single" w:color="auto" w:sz="4" w:space="0"/>
            </w:tcBorders>
            <w:shd w:val="clear" w:color="auto" w:fill="auto"/>
            <w:vAlign w:val="center"/>
          </w:tcPr>
          <w:p w14:paraId="6C03F896">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6F6492D7">
            <w:pPr>
              <w:spacing w:line="276" w:lineRule="auto"/>
              <w:rPr>
                <w:i w:val="0"/>
                <w:iCs w:val="0"/>
              </w:rPr>
            </w:pPr>
            <w:r>
              <w:rPr>
                <w:rFonts w:hint="eastAsia"/>
                <w:i w:val="0"/>
                <w:iCs w:val="0"/>
                <w:lang w:bidi="ar"/>
              </w:rPr>
              <w:t>脑</w:t>
            </w:r>
            <w:r>
              <w:rPr>
                <w:i w:val="0"/>
                <w:iCs w:val="0"/>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0624828">
            <w:pPr>
              <w:spacing w:line="276" w:lineRule="auto"/>
              <w:rPr>
                <w:i w:val="0"/>
                <w:iCs w:val="0"/>
              </w:rPr>
            </w:pPr>
            <w:r>
              <w:rPr>
                <w:i w:val="0"/>
                <w:iCs w:val="0"/>
                <w:lang w:bidi="ar"/>
              </w:rPr>
              <w:t>Brain</w:t>
            </w:r>
          </w:p>
        </w:tc>
        <w:tc>
          <w:tcPr>
            <w:tcW w:w="886" w:type="dxa"/>
            <w:tcBorders>
              <w:top w:val="single" w:color="auto" w:sz="4" w:space="0"/>
              <w:left w:val="single" w:color="auto" w:sz="4" w:space="0"/>
              <w:bottom w:val="single" w:color="auto" w:sz="4" w:space="0"/>
              <w:right w:val="single" w:color="auto" w:sz="4" w:space="0"/>
            </w:tcBorders>
            <w:vAlign w:val="center"/>
          </w:tcPr>
          <w:p w14:paraId="5576D85C">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B57133F">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68A273C">
            <w:pPr>
              <w:spacing w:line="276" w:lineRule="auto"/>
              <w:rPr>
                <w:i w:val="0"/>
                <w:iCs w:val="0"/>
              </w:rPr>
            </w:pPr>
            <w:r>
              <w:rPr>
                <w:i w:val="0"/>
                <w:iCs w:val="0"/>
                <w:lang w:bidi="ar"/>
              </w:rPr>
              <w:t>X</w:t>
            </w:r>
          </w:p>
        </w:tc>
      </w:tr>
      <w:tr w14:paraId="01C5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right w:val="single" w:color="auto" w:sz="4" w:space="0"/>
            </w:tcBorders>
            <w:shd w:val="clear" w:color="auto" w:fill="auto"/>
            <w:vAlign w:val="center"/>
          </w:tcPr>
          <w:p w14:paraId="4C500138">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44BA7D9">
            <w:pPr>
              <w:spacing w:line="276" w:lineRule="auto"/>
              <w:rPr>
                <w:i w:val="0"/>
                <w:iCs w:val="0"/>
              </w:rPr>
            </w:pPr>
            <w:r>
              <w:rPr>
                <w:rFonts w:hint="eastAsia"/>
                <w:i w:val="0"/>
                <w:iCs w:val="0"/>
                <w:lang w:bidi="ar"/>
              </w:rPr>
              <w:t>大脑</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572F5E4">
            <w:pPr>
              <w:spacing w:line="276" w:lineRule="auto"/>
              <w:rPr>
                <w:i w:val="0"/>
                <w:iCs w:val="0"/>
              </w:rPr>
            </w:pPr>
            <w:r>
              <w:rPr>
                <w:i w:val="0"/>
                <w:iCs w:val="0"/>
                <w:lang w:bidi="ar"/>
              </w:rPr>
              <w:t>Brain,</w:t>
            </w:r>
            <w:r>
              <w:rPr>
                <w:rFonts w:hint="eastAsia"/>
                <w:i w:val="0"/>
                <w:iCs w:val="0"/>
                <w:lang w:bidi="ar"/>
              </w:rPr>
              <w:t xml:space="preserve"> </w:t>
            </w:r>
            <w:r>
              <w:rPr>
                <w:i w:val="0"/>
                <w:iCs w:val="0"/>
                <w:lang w:bidi="ar"/>
              </w:rPr>
              <w:t>Cerebrum</w:t>
            </w:r>
          </w:p>
        </w:tc>
        <w:tc>
          <w:tcPr>
            <w:tcW w:w="886" w:type="dxa"/>
            <w:tcBorders>
              <w:top w:val="single" w:color="auto" w:sz="4" w:space="0"/>
              <w:left w:val="single" w:color="auto" w:sz="4" w:space="0"/>
              <w:bottom w:val="single" w:color="auto" w:sz="4" w:space="0"/>
              <w:right w:val="single" w:color="auto" w:sz="4" w:space="0"/>
            </w:tcBorders>
          </w:tcPr>
          <w:p w14:paraId="364FFF4D">
            <w:pPr>
              <w:spacing w:line="276" w:lineRule="auto"/>
              <w:rPr>
                <w:i w:val="0"/>
                <w:iCs w:val="0"/>
                <w:lang w:bidi="ar"/>
              </w:rPr>
            </w:pPr>
            <w:r>
              <w:rPr>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auto"/>
          </w:tcPr>
          <w:p w14:paraId="3601EDC9">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tcPr>
          <w:p w14:paraId="030C166F">
            <w:pPr>
              <w:spacing w:line="276" w:lineRule="auto"/>
              <w:rPr>
                <w:i w:val="0"/>
                <w:iCs w:val="0"/>
              </w:rPr>
            </w:pPr>
            <w:r>
              <w:rPr>
                <w:i w:val="0"/>
                <w:iCs w:val="0"/>
                <w:lang w:bidi="ar"/>
              </w:rPr>
              <w:t>-</w:t>
            </w:r>
          </w:p>
        </w:tc>
      </w:tr>
      <w:tr w14:paraId="3D05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right w:val="single" w:color="auto" w:sz="4" w:space="0"/>
            </w:tcBorders>
            <w:shd w:val="clear" w:color="auto" w:fill="auto"/>
            <w:vAlign w:val="center"/>
          </w:tcPr>
          <w:p w14:paraId="096939F2">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4E0A844">
            <w:pPr>
              <w:spacing w:line="276" w:lineRule="auto"/>
              <w:rPr>
                <w:i w:val="0"/>
                <w:iCs w:val="0"/>
              </w:rPr>
            </w:pPr>
            <w:r>
              <w:rPr>
                <w:rFonts w:hint="eastAsia"/>
                <w:i w:val="0"/>
                <w:iCs w:val="0"/>
                <w:lang w:bidi="ar"/>
              </w:rPr>
              <w:t>小脑</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9A40320">
            <w:pPr>
              <w:spacing w:line="276" w:lineRule="auto"/>
              <w:rPr>
                <w:i w:val="0"/>
                <w:iCs w:val="0"/>
                <w:lang w:bidi="ar"/>
              </w:rPr>
            </w:pPr>
            <w:r>
              <w:rPr>
                <w:i w:val="0"/>
                <w:iCs w:val="0"/>
                <w:lang w:bidi="ar"/>
              </w:rPr>
              <w:t>Brain,</w:t>
            </w:r>
            <w:r>
              <w:rPr>
                <w:rFonts w:hint="eastAsia"/>
                <w:i w:val="0"/>
                <w:iCs w:val="0"/>
                <w:lang w:bidi="ar"/>
              </w:rPr>
              <w:t xml:space="preserve"> </w:t>
            </w:r>
            <w:r>
              <w:rPr>
                <w:i w:val="0"/>
                <w:iCs w:val="0"/>
                <w:lang w:bidi="ar"/>
              </w:rPr>
              <w:t>Cerebellum</w:t>
            </w:r>
          </w:p>
        </w:tc>
        <w:tc>
          <w:tcPr>
            <w:tcW w:w="886" w:type="dxa"/>
            <w:tcBorders>
              <w:top w:val="single" w:color="auto" w:sz="4" w:space="0"/>
              <w:left w:val="single" w:color="auto" w:sz="4" w:space="0"/>
              <w:bottom w:val="single" w:color="auto" w:sz="4" w:space="0"/>
              <w:right w:val="single" w:color="auto" w:sz="4" w:space="0"/>
            </w:tcBorders>
          </w:tcPr>
          <w:p w14:paraId="0418C2C3">
            <w:pPr>
              <w:spacing w:line="276" w:lineRule="auto"/>
              <w:rPr>
                <w:i w:val="0"/>
                <w:iCs w:val="0"/>
                <w:lang w:bidi="ar"/>
              </w:rPr>
            </w:pPr>
            <w:r>
              <w:rPr>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auto"/>
          </w:tcPr>
          <w:p w14:paraId="44F4680A">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tcPr>
          <w:p w14:paraId="6F48201F">
            <w:pPr>
              <w:spacing w:line="276" w:lineRule="auto"/>
              <w:rPr>
                <w:i w:val="0"/>
                <w:iCs w:val="0"/>
              </w:rPr>
            </w:pPr>
            <w:r>
              <w:rPr>
                <w:i w:val="0"/>
                <w:iCs w:val="0"/>
                <w:lang w:bidi="ar"/>
              </w:rPr>
              <w:t>-</w:t>
            </w:r>
          </w:p>
        </w:tc>
      </w:tr>
      <w:tr w14:paraId="5A2E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right w:val="single" w:color="auto" w:sz="4" w:space="0"/>
            </w:tcBorders>
            <w:shd w:val="clear" w:color="auto" w:fill="auto"/>
            <w:vAlign w:val="center"/>
          </w:tcPr>
          <w:p w14:paraId="0B80B7D9">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6419C750">
            <w:pPr>
              <w:spacing w:line="276" w:lineRule="auto"/>
              <w:rPr>
                <w:i w:val="0"/>
                <w:iCs w:val="0"/>
              </w:rPr>
            </w:pPr>
            <w:r>
              <w:rPr>
                <w:rFonts w:hint="eastAsia"/>
                <w:i w:val="0"/>
                <w:iCs w:val="0"/>
                <w:lang w:bidi="ar"/>
              </w:rPr>
              <w:t>丘脑</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C002CD7">
            <w:pPr>
              <w:spacing w:line="276" w:lineRule="auto"/>
              <w:rPr>
                <w:i w:val="0"/>
                <w:iCs w:val="0"/>
                <w:lang w:bidi="ar"/>
              </w:rPr>
            </w:pPr>
            <w:r>
              <w:rPr>
                <w:i w:val="0"/>
                <w:iCs w:val="0"/>
                <w:lang w:bidi="ar"/>
              </w:rPr>
              <w:t>Brain,</w:t>
            </w:r>
            <w:r>
              <w:rPr>
                <w:rFonts w:hint="eastAsia"/>
                <w:i w:val="0"/>
                <w:iCs w:val="0"/>
                <w:lang w:bidi="ar"/>
              </w:rPr>
              <w:t xml:space="preserve"> </w:t>
            </w:r>
            <w:r>
              <w:rPr>
                <w:i w:val="0"/>
                <w:iCs w:val="0"/>
                <w:lang w:bidi="ar"/>
              </w:rPr>
              <w:t>Thalamus</w:t>
            </w:r>
          </w:p>
        </w:tc>
        <w:tc>
          <w:tcPr>
            <w:tcW w:w="886" w:type="dxa"/>
            <w:tcBorders>
              <w:top w:val="single" w:color="auto" w:sz="4" w:space="0"/>
              <w:left w:val="single" w:color="auto" w:sz="4" w:space="0"/>
              <w:bottom w:val="single" w:color="auto" w:sz="4" w:space="0"/>
              <w:right w:val="single" w:color="auto" w:sz="4" w:space="0"/>
            </w:tcBorders>
          </w:tcPr>
          <w:p w14:paraId="3DC519B5">
            <w:pPr>
              <w:spacing w:line="276" w:lineRule="auto"/>
              <w:rPr>
                <w:i w:val="0"/>
                <w:iCs w:val="0"/>
                <w:lang w:bidi="ar"/>
              </w:rPr>
            </w:pPr>
            <w:r>
              <w:rPr>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auto"/>
          </w:tcPr>
          <w:p w14:paraId="4D781A48">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tcPr>
          <w:p w14:paraId="13951AB8">
            <w:pPr>
              <w:spacing w:line="276" w:lineRule="auto"/>
              <w:rPr>
                <w:i w:val="0"/>
                <w:iCs w:val="0"/>
              </w:rPr>
            </w:pPr>
            <w:r>
              <w:rPr>
                <w:i w:val="0"/>
                <w:iCs w:val="0"/>
                <w:lang w:bidi="ar"/>
              </w:rPr>
              <w:t>-</w:t>
            </w:r>
          </w:p>
        </w:tc>
      </w:tr>
      <w:tr w14:paraId="0EE0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bottom w:val="single" w:color="auto" w:sz="4" w:space="0"/>
              <w:right w:val="single" w:color="auto" w:sz="4" w:space="0"/>
            </w:tcBorders>
            <w:shd w:val="clear" w:color="auto" w:fill="auto"/>
            <w:vAlign w:val="center"/>
          </w:tcPr>
          <w:p w14:paraId="4EB52433">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63A9E5C">
            <w:pPr>
              <w:spacing w:line="276" w:lineRule="auto"/>
              <w:rPr>
                <w:i w:val="0"/>
                <w:iCs w:val="0"/>
              </w:rPr>
            </w:pPr>
            <w:r>
              <w:rPr>
                <w:rFonts w:hint="eastAsia"/>
                <w:i w:val="0"/>
                <w:iCs w:val="0"/>
                <w:lang w:bidi="ar"/>
              </w:rPr>
              <w:t>脑干</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1D9DD20">
            <w:pPr>
              <w:spacing w:line="276" w:lineRule="auto"/>
              <w:rPr>
                <w:i w:val="0"/>
                <w:iCs w:val="0"/>
                <w:lang w:bidi="ar"/>
              </w:rPr>
            </w:pPr>
            <w:r>
              <w:rPr>
                <w:i w:val="0"/>
                <w:iCs w:val="0"/>
                <w:lang w:bidi="ar"/>
              </w:rPr>
              <w:t>Brain,</w:t>
            </w:r>
            <w:r>
              <w:rPr>
                <w:rFonts w:hint="eastAsia"/>
                <w:i w:val="0"/>
                <w:iCs w:val="0"/>
                <w:lang w:bidi="ar"/>
              </w:rPr>
              <w:t xml:space="preserve"> </w:t>
            </w:r>
            <w:r>
              <w:rPr>
                <w:i w:val="0"/>
                <w:iCs w:val="0"/>
                <w:lang w:bidi="ar"/>
              </w:rPr>
              <w:t>Brain stem</w:t>
            </w:r>
          </w:p>
        </w:tc>
        <w:tc>
          <w:tcPr>
            <w:tcW w:w="886" w:type="dxa"/>
            <w:tcBorders>
              <w:top w:val="single" w:color="auto" w:sz="4" w:space="0"/>
              <w:left w:val="single" w:color="auto" w:sz="4" w:space="0"/>
              <w:bottom w:val="single" w:color="auto" w:sz="4" w:space="0"/>
              <w:right w:val="single" w:color="auto" w:sz="4" w:space="0"/>
            </w:tcBorders>
          </w:tcPr>
          <w:p w14:paraId="7E050D2E">
            <w:pPr>
              <w:spacing w:line="276" w:lineRule="auto"/>
              <w:rPr>
                <w:i w:val="0"/>
                <w:iCs w:val="0"/>
                <w:lang w:bidi="ar"/>
              </w:rPr>
            </w:pPr>
            <w:r>
              <w:rPr>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auto"/>
          </w:tcPr>
          <w:p w14:paraId="22D7A7E1">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tcPr>
          <w:p w14:paraId="46503A7B">
            <w:pPr>
              <w:spacing w:line="276" w:lineRule="auto"/>
              <w:rPr>
                <w:i w:val="0"/>
                <w:iCs w:val="0"/>
              </w:rPr>
            </w:pPr>
            <w:r>
              <w:rPr>
                <w:i w:val="0"/>
                <w:iCs w:val="0"/>
                <w:lang w:bidi="ar"/>
              </w:rPr>
              <w:t>-</w:t>
            </w:r>
          </w:p>
        </w:tc>
      </w:tr>
      <w:tr w14:paraId="2AE8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E45CC23">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66B544D0">
            <w:pPr>
              <w:spacing w:line="276" w:lineRule="auto"/>
              <w:rPr>
                <w:i w:val="0"/>
                <w:iCs w:val="0"/>
              </w:rPr>
            </w:pPr>
            <w:r>
              <w:rPr>
                <w:rFonts w:hint="eastAsia"/>
                <w:i w:val="0"/>
                <w:iCs w:val="0"/>
                <w:lang w:bidi="ar"/>
              </w:rPr>
              <w:t>盲肠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31DC131">
            <w:pPr>
              <w:spacing w:line="276" w:lineRule="auto"/>
              <w:rPr>
                <w:i w:val="0"/>
                <w:iCs w:val="0"/>
              </w:rPr>
            </w:pPr>
            <w:r>
              <w:rPr>
                <w:i w:val="0"/>
                <w:iCs w:val="0"/>
                <w:lang w:bidi="ar"/>
              </w:rPr>
              <w:t>Cecum</w:t>
            </w:r>
          </w:p>
        </w:tc>
        <w:tc>
          <w:tcPr>
            <w:tcW w:w="886" w:type="dxa"/>
            <w:tcBorders>
              <w:top w:val="single" w:color="auto" w:sz="4" w:space="0"/>
              <w:left w:val="single" w:color="auto" w:sz="4" w:space="0"/>
              <w:bottom w:val="single" w:color="auto" w:sz="4" w:space="0"/>
              <w:right w:val="single" w:color="auto" w:sz="4" w:space="0"/>
            </w:tcBorders>
            <w:vAlign w:val="center"/>
          </w:tcPr>
          <w:p w14:paraId="378968A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2D802E60">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97FE7B4">
            <w:pPr>
              <w:spacing w:line="276" w:lineRule="auto"/>
              <w:rPr>
                <w:i w:val="0"/>
                <w:iCs w:val="0"/>
              </w:rPr>
            </w:pPr>
            <w:r>
              <w:rPr>
                <w:i w:val="0"/>
                <w:iCs w:val="0"/>
                <w:lang w:bidi="ar"/>
              </w:rPr>
              <w:t>X</w:t>
            </w:r>
          </w:p>
        </w:tc>
      </w:tr>
      <w:tr w14:paraId="0993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38956BA1">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74EE35E">
            <w:pPr>
              <w:spacing w:line="276" w:lineRule="auto"/>
              <w:rPr>
                <w:i w:val="0"/>
                <w:iCs w:val="0"/>
              </w:rPr>
            </w:pPr>
            <w:r>
              <w:rPr>
                <w:rFonts w:hint="eastAsia"/>
                <w:i w:val="0"/>
                <w:iCs w:val="0"/>
                <w:lang w:bidi="ar"/>
              </w:rPr>
              <w:t>结肠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8756BDD">
            <w:pPr>
              <w:spacing w:line="276" w:lineRule="auto"/>
              <w:rPr>
                <w:i w:val="0"/>
                <w:iCs w:val="0"/>
              </w:rPr>
            </w:pPr>
            <w:r>
              <w:rPr>
                <w:i w:val="0"/>
                <w:iCs w:val="0"/>
                <w:lang w:bidi="ar"/>
              </w:rPr>
              <w:t>Colon</w:t>
            </w:r>
          </w:p>
        </w:tc>
        <w:tc>
          <w:tcPr>
            <w:tcW w:w="886" w:type="dxa"/>
            <w:tcBorders>
              <w:top w:val="single" w:color="auto" w:sz="4" w:space="0"/>
              <w:left w:val="single" w:color="auto" w:sz="4" w:space="0"/>
              <w:bottom w:val="single" w:color="auto" w:sz="4" w:space="0"/>
              <w:right w:val="single" w:color="auto" w:sz="4" w:space="0"/>
            </w:tcBorders>
            <w:vAlign w:val="center"/>
          </w:tcPr>
          <w:p w14:paraId="1BB7A12E">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EAF1569">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DD543B9">
            <w:pPr>
              <w:spacing w:line="276" w:lineRule="auto"/>
              <w:rPr>
                <w:i w:val="0"/>
                <w:iCs w:val="0"/>
              </w:rPr>
            </w:pPr>
            <w:r>
              <w:rPr>
                <w:i w:val="0"/>
                <w:iCs w:val="0"/>
                <w:lang w:bidi="ar"/>
              </w:rPr>
              <w:t>X</w:t>
            </w:r>
          </w:p>
        </w:tc>
      </w:tr>
      <w:tr w14:paraId="61E3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restart"/>
            <w:tcBorders>
              <w:top w:val="single" w:color="auto" w:sz="4" w:space="0"/>
              <w:left w:val="single" w:color="auto" w:sz="4" w:space="0"/>
              <w:right w:val="single" w:color="auto" w:sz="4" w:space="0"/>
            </w:tcBorders>
            <w:shd w:val="clear" w:color="auto" w:fill="auto"/>
            <w:vAlign w:val="center"/>
          </w:tcPr>
          <w:p w14:paraId="089DF605">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EF3DAE2">
            <w:pPr>
              <w:spacing w:line="276" w:lineRule="auto"/>
              <w:rPr>
                <w:i w:val="0"/>
                <w:iCs w:val="0"/>
              </w:rPr>
            </w:pPr>
            <w:r>
              <w:rPr>
                <w:rFonts w:hint="eastAsia"/>
                <w:i w:val="0"/>
                <w:iCs w:val="0"/>
                <w:lang w:bidi="ar"/>
              </w:rPr>
              <w:t>子宫（含子宫颈）</w:t>
            </w:r>
            <w:r>
              <w:rPr>
                <w:i w:val="0"/>
                <w:iCs w:val="0"/>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C20EB5D">
            <w:pPr>
              <w:spacing w:line="276" w:lineRule="auto"/>
              <w:rPr>
                <w:i w:val="0"/>
                <w:iCs w:val="0"/>
              </w:rPr>
            </w:pPr>
            <w:r>
              <w:rPr>
                <w:i w:val="0"/>
                <w:iCs w:val="0"/>
                <w:lang w:bidi="ar"/>
              </w:rPr>
              <w:t>Uterus (with Cervix)</w:t>
            </w:r>
          </w:p>
        </w:tc>
        <w:tc>
          <w:tcPr>
            <w:tcW w:w="886" w:type="dxa"/>
            <w:tcBorders>
              <w:top w:val="single" w:color="auto" w:sz="4" w:space="0"/>
              <w:left w:val="single" w:color="auto" w:sz="4" w:space="0"/>
              <w:bottom w:val="single" w:color="auto" w:sz="4" w:space="0"/>
              <w:right w:val="single" w:color="auto" w:sz="4" w:space="0"/>
            </w:tcBorders>
            <w:vAlign w:val="center"/>
          </w:tcPr>
          <w:p w14:paraId="75F231C3">
            <w:pPr>
              <w:spacing w:line="276" w:lineRule="auto"/>
              <w:rPr>
                <w:i w:val="0"/>
                <w:iCs w:val="0"/>
                <w:lang w:bidi="ar"/>
              </w:rPr>
            </w:pPr>
            <w:r>
              <w:rPr>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76C0404">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5E30929">
            <w:pPr>
              <w:spacing w:line="276" w:lineRule="auto"/>
              <w:rPr>
                <w:i w:val="0"/>
                <w:iCs w:val="0"/>
              </w:rPr>
            </w:pPr>
            <w:r>
              <w:rPr>
                <w:i w:val="0"/>
                <w:iCs w:val="0"/>
                <w:lang w:bidi="ar"/>
              </w:rPr>
              <w:t>-</w:t>
            </w:r>
          </w:p>
        </w:tc>
      </w:tr>
      <w:tr w14:paraId="4701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right w:val="single" w:color="auto" w:sz="4" w:space="0"/>
            </w:tcBorders>
            <w:shd w:val="clear" w:color="auto" w:fill="auto"/>
            <w:vAlign w:val="center"/>
          </w:tcPr>
          <w:p w14:paraId="66067C57">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1DCF3B8">
            <w:pPr>
              <w:spacing w:line="276" w:lineRule="auto"/>
              <w:rPr>
                <w:i w:val="0"/>
                <w:iCs w:val="0"/>
                <w:lang w:bidi="ar"/>
              </w:rPr>
            </w:pPr>
            <w:r>
              <w:rPr>
                <w:rFonts w:hint="eastAsia"/>
                <w:i w:val="0"/>
                <w:iCs w:val="0"/>
              </w:rPr>
              <w:t>子宫</w:t>
            </w:r>
            <w:r>
              <w:rPr>
                <w:i w:val="0"/>
                <w:iCs w:val="0"/>
              </w:rPr>
              <w:t xml:space="preserve"> </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47E92B7">
            <w:pPr>
              <w:spacing w:line="276" w:lineRule="auto"/>
              <w:rPr>
                <w:i w:val="0"/>
                <w:iCs w:val="0"/>
                <w:lang w:bidi="ar"/>
              </w:rPr>
            </w:pPr>
            <w:r>
              <w:rPr>
                <w:i w:val="0"/>
                <w:iCs w:val="0"/>
              </w:rPr>
              <w:t xml:space="preserve">Uterus </w:t>
            </w:r>
          </w:p>
        </w:tc>
        <w:tc>
          <w:tcPr>
            <w:tcW w:w="886" w:type="dxa"/>
            <w:tcBorders>
              <w:top w:val="single" w:color="auto" w:sz="4" w:space="0"/>
              <w:left w:val="single" w:color="auto" w:sz="4" w:space="0"/>
              <w:bottom w:val="single" w:color="auto" w:sz="4" w:space="0"/>
              <w:right w:val="single" w:color="auto" w:sz="4" w:space="0"/>
            </w:tcBorders>
            <w:vAlign w:val="center"/>
          </w:tcPr>
          <w:p w14:paraId="76CF4B25">
            <w:pPr>
              <w:spacing w:line="276" w:lineRule="auto"/>
              <w:rPr>
                <w:b/>
                <w:bCs/>
                <w:i w:val="0"/>
                <w:iCs w:val="0"/>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982D463">
            <w:pPr>
              <w:spacing w:line="276" w:lineRule="auto"/>
              <w:rPr>
                <w:i w:val="0"/>
                <w:iCs w:val="0"/>
                <w:lang w:bidi="ar"/>
              </w:rPr>
            </w:pPr>
            <w:r>
              <w:rPr>
                <w:b/>
                <w:bCs/>
                <w:i w:val="0"/>
                <w:iCs w:val="0"/>
              </w:rPr>
              <w:t xml:space="preserve">- </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B1A9CDF">
            <w:pPr>
              <w:spacing w:line="276" w:lineRule="auto"/>
              <w:rPr>
                <w:i w:val="0"/>
                <w:iCs w:val="0"/>
                <w:lang w:bidi="ar"/>
              </w:rPr>
            </w:pPr>
            <w:r>
              <w:rPr>
                <w:i w:val="0"/>
                <w:iCs w:val="0"/>
              </w:rPr>
              <w:t xml:space="preserve">X </w:t>
            </w:r>
          </w:p>
        </w:tc>
      </w:tr>
      <w:tr w14:paraId="3721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bottom w:val="single" w:color="auto" w:sz="4" w:space="0"/>
              <w:right w:val="single" w:color="auto" w:sz="4" w:space="0"/>
            </w:tcBorders>
            <w:shd w:val="clear" w:color="auto" w:fill="auto"/>
            <w:vAlign w:val="center"/>
          </w:tcPr>
          <w:p w14:paraId="11123D14">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3BDD095">
            <w:pPr>
              <w:spacing w:line="276" w:lineRule="auto"/>
              <w:rPr>
                <w:i w:val="0"/>
                <w:iCs w:val="0"/>
                <w:lang w:bidi="ar"/>
              </w:rPr>
            </w:pPr>
            <w:r>
              <w:rPr>
                <w:rFonts w:hint="eastAsia"/>
                <w:i w:val="0"/>
                <w:iCs w:val="0"/>
              </w:rPr>
              <w:t>子宫颈</w:t>
            </w:r>
            <w:r>
              <w:rPr>
                <w:i w:val="0"/>
                <w:iCs w:val="0"/>
              </w:rPr>
              <w:t xml:space="preserve"> </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23F78CF8">
            <w:pPr>
              <w:spacing w:line="276" w:lineRule="auto"/>
              <w:rPr>
                <w:i w:val="0"/>
                <w:iCs w:val="0"/>
                <w:lang w:bidi="ar"/>
              </w:rPr>
            </w:pPr>
            <w:r>
              <w:rPr>
                <w:i w:val="0"/>
                <w:iCs w:val="0"/>
              </w:rPr>
              <w:t xml:space="preserve">Cervix </w:t>
            </w:r>
          </w:p>
        </w:tc>
        <w:tc>
          <w:tcPr>
            <w:tcW w:w="886" w:type="dxa"/>
            <w:tcBorders>
              <w:top w:val="single" w:color="auto" w:sz="4" w:space="0"/>
              <w:left w:val="single" w:color="auto" w:sz="4" w:space="0"/>
              <w:bottom w:val="single" w:color="auto" w:sz="4" w:space="0"/>
              <w:right w:val="single" w:color="auto" w:sz="4" w:space="0"/>
            </w:tcBorders>
            <w:vAlign w:val="center"/>
          </w:tcPr>
          <w:p w14:paraId="6AE7B958">
            <w:pPr>
              <w:spacing w:line="276" w:lineRule="auto"/>
              <w:rPr>
                <w:b/>
                <w:bCs/>
                <w:i w:val="0"/>
                <w:iCs w:val="0"/>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6BE4819">
            <w:pPr>
              <w:spacing w:line="276" w:lineRule="auto"/>
              <w:rPr>
                <w:i w:val="0"/>
                <w:iCs w:val="0"/>
                <w:lang w:bidi="ar"/>
              </w:rPr>
            </w:pPr>
            <w:r>
              <w:rPr>
                <w:b/>
                <w:bCs/>
                <w:i w:val="0"/>
                <w:iCs w:val="0"/>
              </w:rPr>
              <w:t xml:space="preserve">- </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CE0CCE8">
            <w:pPr>
              <w:spacing w:line="276" w:lineRule="auto"/>
              <w:rPr>
                <w:i w:val="0"/>
                <w:iCs w:val="0"/>
                <w:lang w:bidi="ar"/>
              </w:rPr>
            </w:pPr>
            <w:r>
              <w:rPr>
                <w:i w:val="0"/>
                <w:iCs w:val="0"/>
              </w:rPr>
              <w:t xml:space="preserve">X </w:t>
            </w:r>
          </w:p>
        </w:tc>
      </w:tr>
      <w:tr w14:paraId="5A46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8D070AE">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F7F80A7">
            <w:pPr>
              <w:spacing w:line="276" w:lineRule="auto"/>
              <w:rPr>
                <w:i w:val="0"/>
                <w:iCs w:val="0"/>
              </w:rPr>
            </w:pPr>
            <w:r>
              <w:rPr>
                <w:rFonts w:hint="eastAsia"/>
                <w:i w:val="0"/>
                <w:iCs w:val="0"/>
                <w:lang w:bidi="ar"/>
              </w:rPr>
              <w:t>十二指肠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9775E69">
            <w:pPr>
              <w:spacing w:line="276" w:lineRule="auto"/>
              <w:rPr>
                <w:i w:val="0"/>
                <w:iCs w:val="0"/>
              </w:rPr>
            </w:pPr>
            <w:r>
              <w:rPr>
                <w:i w:val="0"/>
                <w:iCs w:val="0"/>
                <w:lang w:bidi="ar"/>
              </w:rPr>
              <w:t>Duodenum</w:t>
            </w:r>
          </w:p>
        </w:tc>
        <w:tc>
          <w:tcPr>
            <w:tcW w:w="886" w:type="dxa"/>
            <w:tcBorders>
              <w:top w:val="single" w:color="auto" w:sz="4" w:space="0"/>
              <w:left w:val="single" w:color="auto" w:sz="4" w:space="0"/>
              <w:bottom w:val="single" w:color="auto" w:sz="4" w:space="0"/>
              <w:right w:val="single" w:color="auto" w:sz="4" w:space="0"/>
            </w:tcBorders>
            <w:vAlign w:val="center"/>
          </w:tcPr>
          <w:p w14:paraId="336DB085">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219B802">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FB4E875">
            <w:pPr>
              <w:spacing w:line="276" w:lineRule="auto"/>
              <w:rPr>
                <w:i w:val="0"/>
                <w:iCs w:val="0"/>
              </w:rPr>
            </w:pPr>
            <w:r>
              <w:rPr>
                <w:i w:val="0"/>
                <w:iCs w:val="0"/>
                <w:lang w:bidi="ar"/>
              </w:rPr>
              <w:t>X</w:t>
            </w:r>
          </w:p>
        </w:tc>
      </w:tr>
      <w:tr w14:paraId="7A5E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AEC740C">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C2CF07E">
            <w:pPr>
              <w:spacing w:line="276" w:lineRule="auto"/>
              <w:rPr>
                <w:i w:val="0"/>
                <w:iCs w:val="0"/>
              </w:rPr>
            </w:pPr>
            <w:r>
              <w:rPr>
                <w:rFonts w:hint="eastAsia"/>
                <w:i w:val="0"/>
                <w:iCs w:val="0"/>
                <w:lang w:bidi="ar"/>
              </w:rPr>
              <w:t>附睾</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12B644">
            <w:pPr>
              <w:spacing w:line="276" w:lineRule="auto"/>
              <w:rPr>
                <w:i w:val="0"/>
                <w:iCs w:val="0"/>
              </w:rPr>
            </w:pPr>
            <w:r>
              <w:rPr>
                <w:i w:val="0"/>
                <w:iCs w:val="0"/>
                <w:lang w:bidi="ar"/>
              </w:rPr>
              <w:t>Epididymis</w:t>
            </w:r>
          </w:p>
        </w:tc>
        <w:tc>
          <w:tcPr>
            <w:tcW w:w="886" w:type="dxa"/>
            <w:tcBorders>
              <w:top w:val="single" w:color="auto" w:sz="4" w:space="0"/>
              <w:left w:val="single" w:color="auto" w:sz="4" w:space="0"/>
              <w:bottom w:val="single" w:color="auto" w:sz="4" w:space="0"/>
              <w:right w:val="single" w:color="auto" w:sz="4" w:space="0"/>
            </w:tcBorders>
            <w:vAlign w:val="center"/>
          </w:tcPr>
          <w:p w14:paraId="6FE713C9">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EEEF1FF">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FC66D5E">
            <w:pPr>
              <w:spacing w:line="276" w:lineRule="auto"/>
              <w:rPr>
                <w:i w:val="0"/>
                <w:iCs w:val="0"/>
              </w:rPr>
            </w:pPr>
            <w:r>
              <w:rPr>
                <w:i w:val="0"/>
                <w:iCs w:val="0"/>
                <w:lang w:bidi="ar"/>
              </w:rPr>
              <w:t>X</w:t>
            </w:r>
          </w:p>
        </w:tc>
      </w:tr>
      <w:tr w14:paraId="13AA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1E79B5DC">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E427CE2">
            <w:pPr>
              <w:spacing w:line="276" w:lineRule="auto"/>
              <w:rPr>
                <w:i w:val="0"/>
                <w:iCs w:val="0"/>
              </w:rPr>
            </w:pPr>
            <w:r>
              <w:rPr>
                <w:rFonts w:hint="eastAsia"/>
                <w:i w:val="0"/>
                <w:iCs w:val="0"/>
                <w:lang w:bidi="ar"/>
              </w:rPr>
              <w:t>食管</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7BDBA47">
            <w:pPr>
              <w:spacing w:line="276" w:lineRule="auto"/>
              <w:rPr>
                <w:i w:val="0"/>
                <w:iCs w:val="0"/>
              </w:rPr>
            </w:pPr>
            <w:r>
              <w:rPr>
                <w:i w:val="0"/>
                <w:iCs w:val="0"/>
                <w:lang w:bidi="ar"/>
              </w:rPr>
              <w:t>Esophagus</w:t>
            </w:r>
          </w:p>
        </w:tc>
        <w:tc>
          <w:tcPr>
            <w:tcW w:w="886" w:type="dxa"/>
            <w:tcBorders>
              <w:top w:val="single" w:color="auto" w:sz="4" w:space="0"/>
              <w:left w:val="single" w:color="auto" w:sz="4" w:space="0"/>
              <w:bottom w:val="single" w:color="auto" w:sz="4" w:space="0"/>
              <w:right w:val="single" w:color="auto" w:sz="4" w:space="0"/>
            </w:tcBorders>
            <w:vAlign w:val="center"/>
          </w:tcPr>
          <w:p w14:paraId="649FF6E7">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7CFF633">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024ED27">
            <w:pPr>
              <w:spacing w:line="276" w:lineRule="auto"/>
              <w:rPr>
                <w:i w:val="0"/>
                <w:iCs w:val="0"/>
              </w:rPr>
            </w:pPr>
            <w:r>
              <w:rPr>
                <w:i w:val="0"/>
                <w:iCs w:val="0"/>
                <w:lang w:bidi="ar"/>
              </w:rPr>
              <w:t>X</w:t>
            </w:r>
          </w:p>
        </w:tc>
      </w:tr>
      <w:tr w14:paraId="226C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1735A031">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F4F26DA">
            <w:pPr>
              <w:spacing w:line="276" w:lineRule="auto"/>
              <w:rPr>
                <w:i w:val="0"/>
                <w:iCs w:val="0"/>
              </w:rPr>
            </w:pPr>
            <w:r>
              <w:rPr>
                <w:rFonts w:hint="eastAsia"/>
                <w:i w:val="0"/>
                <w:iCs w:val="0"/>
                <w:lang w:bidi="ar"/>
              </w:rPr>
              <w:t>眼</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A927C19">
            <w:pPr>
              <w:spacing w:line="276" w:lineRule="auto"/>
              <w:rPr>
                <w:i w:val="0"/>
                <w:iCs w:val="0"/>
              </w:rPr>
            </w:pPr>
            <w:r>
              <w:rPr>
                <w:i w:val="0"/>
                <w:iCs w:val="0"/>
                <w:lang w:bidi="ar"/>
              </w:rPr>
              <w:t>Eyes</w:t>
            </w:r>
          </w:p>
        </w:tc>
        <w:tc>
          <w:tcPr>
            <w:tcW w:w="886" w:type="dxa"/>
            <w:tcBorders>
              <w:top w:val="single" w:color="auto" w:sz="4" w:space="0"/>
              <w:left w:val="single" w:color="auto" w:sz="4" w:space="0"/>
              <w:bottom w:val="single" w:color="auto" w:sz="4" w:space="0"/>
              <w:right w:val="single" w:color="auto" w:sz="4" w:space="0"/>
            </w:tcBorders>
            <w:vAlign w:val="center"/>
          </w:tcPr>
          <w:p w14:paraId="00AF8B2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979EFE4">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5F4FBCA">
            <w:pPr>
              <w:spacing w:line="276" w:lineRule="auto"/>
              <w:rPr>
                <w:i w:val="0"/>
                <w:iCs w:val="0"/>
              </w:rPr>
            </w:pPr>
            <w:r>
              <w:rPr>
                <w:i w:val="0"/>
                <w:iCs w:val="0"/>
                <w:lang w:bidi="ar"/>
              </w:rPr>
              <w:t>X</w:t>
            </w:r>
          </w:p>
        </w:tc>
      </w:tr>
      <w:tr w14:paraId="2DB8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82B4CA6">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02854F2">
            <w:pPr>
              <w:spacing w:line="276" w:lineRule="auto"/>
              <w:rPr>
                <w:i w:val="0"/>
                <w:iCs w:val="0"/>
                <w:lang w:bidi="ar"/>
              </w:rPr>
            </w:pPr>
            <w:r>
              <w:rPr>
                <w:rFonts w:hint="eastAsia"/>
                <w:i w:val="0"/>
                <w:iCs w:val="0"/>
                <w:lang w:bidi="ar"/>
              </w:rPr>
              <w:t>视神经</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64F9D2F">
            <w:pPr>
              <w:spacing w:line="276" w:lineRule="auto"/>
              <w:rPr>
                <w:i w:val="0"/>
                <w:iCs w:val="0"/>
                <w:lang w:bidi="ar"/>
              </w:rPr>
            </w:pPr>
            <w:r>
              <w:rPr>
                <w:i w:val="0"/>
                <w:iCs w:val="0"/>
                <w:lang w:bidi="ar"/>
              </w:rPr>
              <w:t>Optic Nerve</w:t>
            </w:r>
          </w:p>
        </w:tc>
        <w:tc>
          <w:tcPr>
            <w:tcW w:w="886" w:type="dxa"/>
            <w:tcBorders>
              <w:top w:val="single" w:color="auto" w:sz="4" w:space="0"/>
              <w:left w:val="single" w:color="auto" w:sz="4" w:space="0"/>
              <w:bottom w:val="single" w:color="auto" w:sz="4" w:space="0"/>
              <w:right w:val="single" w:color="auto" w:sz="4" w:space="0"/>
            </w:tcBorders>
            <w:vAlign w:val="center"/>
          </w:tcPr>
          <w:p w14:paraId="774DE2AC">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1FDCF15">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0FE1001">
            <w:pPr>
              <w:spacing w:line="276" w:lineRule="auto"/>
              <w:rPr>
                <w:i w:val="0"/>
                <w:iCs w:val="0"/>
                <w:lang w:bidi="ar"/>
              </w:rPr>
            </w:pPr>
            <w:r>
              <w:rPr>
                <w:i w:val="0"/>
                <w:iCs w:val="0"/>
                <w:lang w:bidi="ar"/>
              </w:rPr>
              <w:t>X</w:t>
            </w:r>
          </w:p>
        </w:tc>
      </w:tr>
      <w:tr w14:paraId="223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1AE9663">
            <w:p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41CC1976">
            <w:pPr>
              <w:spacing w:line="276" w:lineRule="auto"/>
              <w:rPr>
                <w:i w:val="0"/>
                <w:iCs w:val="0"/>
              </w:rPr>
            </w:pPr>
            <w:r>
              <w:rPr>
                <w:rFonts w:hint="eastAsia"/>
                <w:i w:val="0"/>
                <w:iCs w:val="0"/>
                <w:lang w:bidi="ar"/>
              </w:rPr>
              <w:t>哈</w:t>
            </w:r>
            <w:r>
              <w:rPr>
                <w:rFonts w:hint="eastAsia"/>
                <w:i w:val="0"/>
                <w:iCs w:val="0"/>
                <w:highlight w:val="none"/>
                <w:lang w:bidi="ar"/>
              </w:rPr>
              <w:t>氏腺（小鼠、大鼠、家兔有）</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DF99C9F">
            <w:pPr>
              <w:spacing w:line="276" w:lineRule="auto"/>
              <w:rPr>
                <w:i w:val="0"/>
                <w:iCs w:val="0"/>
              </w:rPr>
            </w:pPr>
            <w:r>
              <w:rPr>
                <w:i w:val="0"/>
                <w:iCs w:val="0"/>
                <w:lang w:bidi="ar"/>
              </w:rPr>
              <w:t>Harderian Glands</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7BFA4C5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C4F7182">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EC26238">
            <w:pPr>
              <w:spacing w:line="276" w:lineRule="auto"/>
              <w:rPr>
                <w:i w:val="0"/>
                <w:iCs w:val="0"/>
              </w:rPr>
            </w:pPr>
            <w:r>
              <w:rPr>
                <w:i w:val="0"/>
                <w:iCs w:val="0"/>
                <w:lang w:bidi="ar"/>
              </w:rPr>
              <w:t>X</w:t>
            </w:r>
          </w:p>
        </w:tc>
      </w:tr>
      <w:tr w14:paraId="23F7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B15ED00">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3320E56">
            <w:pPr>
              <w:spacing w:line="276" w:lineRule="auto"/>
              <w:rPr>
                <w:i w:val="0"/>
                <w:iCs w:val="0"/>
              </w:rPr>
            </w:pPr>
            <w:r>
              <w:rPr>
                <w:rFonts w:hint="eastAsia"/>
                <w:i w:val="0"/>
                <w:iCs w:val="0"/>
                <w:lang w:bidi="ar"/>
              </w:rPr>
              <w:t>心脏</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25CE450">
            <w:pPr>
              <w:spacing w:line="276" w:lineRule="auto"/>
              <w:rPr>
                <w:i w:val="0"/>
                <w:iCs w:val="0"/>
              </w:rPr>
            </w:pPr>
            <w:r>
              <w:rPr>
                <w:i w:val="0"/>
                <w:iCs w:val="0"/>
                <w:lang w:bidi="ar"/>
              </w:rPr>
              <w:t>Heart</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20AFC0A2">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17DCC17">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20B3B8A">
            <w:pPr>
              <w:spacing w:line="276" w:lineRule="auto"/>
              <w:rPr>
                <w:i w:val="0"/>
                <w:iCs w:val="0"/>
              </w:rPr>
            </w:pPr>
            <w:r>
              <w:rPr>
                <w:i w:val="0"/>
                <w:iCs w:val="0"/>
                <w:lang w:bidi="ar"/>
              </w:rPr>
              <w:t>X</w:t>
            </w:r>
          </w:p>
        </w:tc>
      </w:tr>
      <w:tr w14:paraId="0988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7815BF4B">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5589BBA">
            <w:pPr>
              <w:spacing w:line="276" w:lineRule="auto"/>
              <w:rPr>
                <w:i w:val="0"/>
                <w:iCs w:val="0"/>
              </w:rPr>
            </w:pPr>
            <w:r>
              <w:rPr>
                <w:rFonts w:hint="eastAsia"/>
                <w:i w:val="0"/>
                <w:iCs w:val="0"/>
                <w:lang w:bidi="ar"/>
              </w:rPr>
              <w:t>回肠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35B1598">
            <w:pPr>
              <w:spacing w:line="276" w:lineRule="auto"/>
              <w:rPr>
                <w:i w:val="0"/>
                <w:iCs w:val="0"/>
              </w:rPr>
            </w:pPr>
            <w:r>
              <w:rPr>
                <w:i w:val="0"/>
                <w:iCs w:val="0"/>
                <w:lang w:bidi="ar"/>
              </w:rPr>
              <w:t>Ileum</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38585F21">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314658F2">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2CEFB3A">
            <w:pPr>
              <w:spacing w:line="276" w:lineRule="auto"/>
              <w:rPr>
                <w:i w:val="0"/>
                <w:iCs w:val="0"/>
              </w:rPr>
            </w:pPr>
            <w:r>
              <w:rPr>
                <w:i w:val="0"/>
                <w:iCs w:val="0"/>
                <w:lang w:bidi="ar"/>
              </w:rPr>
              <w:t>X</w:t>
            </w:r>
          </w:p>
        </w:tc>
      </w:tr>
      <w:tr w14:paraId="1B45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01CB11D">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47C38897">
            <w:pPr>
              <w:spacing w:line="276" w:lineRule="auto"/>
              <w:rPr>
                <w:i w:val="0"/>
                <w:iCs w:val="0"/>
              </w:rPr>
            </w:pPr>
            <w:r>
              <w:rPr>
                <w:rFonts w:hint="eastAsia"/>
                <w:i w:val="0"/>
                <w:iCs w:val="0"/>
                <w:lang w:bidi="ar"/>
              </w:rPr>
              <w:t>空肠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5BE7A4">
            <w:pPr>
              <w:spacing w:line="276" w:lineRule="auto"/>
              <w:rPr>
                <w:i w:val="0"/>
                <w:iCs w:val="0"/>
              </w:rPr>
            </w:pPr>
            <w:r>
              <w:rPr>
                <w:i w:val="0"/>
                <w:iCs w:val="0"/>
                <w:lang w:bidi="ar"/>
              </w:rPr>
              <w:t>Jejunum</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67D24FCC">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A4C416B">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A766676">
            <w:pPr>
              <w:spacing w:line="276" w:lineRule="auto"/>
              <w:rPr>
                <w:i w:val="0"/>
                <w:iCs w:val="0"/>
              </w:rPr>
            </w:pPr>
            <w:r>
              <w:rPr>
                <w:i w:val="0"/>
                <w:iCs w:val="0"/>
                <w:lang w:bidi="ar"/>
              </w:rPr>
              <w:t>X</w:t>
            </w:r>
          </w:p>
        </w:tc>
      </w:tr>
      <w:tr w14:paraId="7C4E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540CB9E">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1D055D3">
            <w:pPr>
              <w:spacing w:line="276" w:lineRule="auto"/>
              <w:rPr>
                <w:i w:val="0"/>
                <w:iCs w:val="0"/>
              </w:rPr>
            </w:pPr>
            <w:r>
              <w:rPr>
                <w:rFonts w:hint="eastAsia"/>
                <w:i w:val="0"/>
                <w:iCs w:val="0"/>
                <w:lang w:bidi="ar"/>
              </w:rPr>
              <w:t>肾脏（双侧）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207948EF">
            <w:pPr>
              <w:spacing w:line="276" w:lineRule="auto"/>
              <w:rPr>
                <w:i w:val="0"/>
                <w:iCs w:val="0"/>
              </w:rPr>
            </w:pPr>
            <w:r>
              <w:rPr>
                <w:i w:val="0"/>
                <w:iCs w:val="0"/>
                <w:lang w:bidi="ar"/>
              </w:rPr>
              <w:t>Kidneys</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67EFC50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74666CF7">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86F2E41">
            <w:pPr>
              <w:spacing w:line="276" w:lineRule="auto"/>
              <w:rPr>
                <w:i w:val="0"/>
                <w:iCs w:val="0"/>
              </w:rPr>
            </w:pPr>
            <w:r>
              <w:rPr>
                <w:i w:val="0"/>
                <w:iCs w:val="0"/>
                <w:lang w:bidi="ar"/>
              </w:rPr>
              <w:t>X</w:t>
            </w:r>
          </w:p>
        </w:tc>
      </w:tr>
      <w:tr w14:paraId="3B42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restart"/>
            <w:tcBorders>
              <w:top w:val="single" w:color="auto" w:sz="4" w:space="0"/>
              <w:left w:val="single" w:color="auto" w:sz="4" w:space="0"/>
              <w:right w:val="single" w:color="auto" w:sz="4" w:space="0"/>
            </w:tcBorders>
            <w:shd w:val="clear" w:color="auto" w:fill="auto"/>
            <w:vAlign w:val="center"/>
          </w:tcPr>
          <w:p w14:paraId="5CCB7433">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435AD76">
            <w:pPr>
              <w:spacing w:line="276" w:lineRule="auto"/>
              <w:rPr>
                <w:i w:val="0"/>
                <w:iCs w:val="0"/>
                <w:lang w:bidi="ar"/>
              </w:rPr>
            </w:pPr>
            <w:r>
              <w:rPr>
                <w:rFonts w:hint="eastAsia"/>
                <w:i w:val="0"/>
                <w:iCs w:val="0"/>
                <w:lang w:bidi="ar"/>
              </w:rPr>
              <w:t>肝脏（含胆囊）</w:t>
            </w:r>
            <w:r>
              <w:rPr>
                <w:i w:val="0"/>
                <w:iCs w:val="0"/>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A4C2EAF">
            <w:pPr>
              <w:spacing w:line="276" w:lineRule="auto"/>
              <w:rPr>
                <w:i w:val="0"/>
                <w:iCs w:val="0"/>
                <w:lang w:bidi="ar"/>
              </w:rPr>
            </w:pPr>
            <w:r>
              <w:rPr>
                <w:i w:val="0"/>
                <w:iCs w:val="0"/>
                <w:lang w:bidi="ar"/>
              </w:rPr>
              <w:t>Liver (with gallbladder)</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77A7A67E">
            <w:pPr>
              <w:spacing w:line="276" w:lineRule="auto"/>
              <w:rPr>
                <w:i w:val="0"/>
                <w:iCs w:val="0"/>
                <w:lang w:bidi="ar"/>
              </w:rPr>
            </w:pPr>
            <w:r>
              <w:rPr>
                <w:rFonts w:hint="eastAsia"/>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75AB3571">
            <w:pPr>
              <w:spacing w:line="276" w:lineRule="auto"/>
              <w:rPr>
                <w:i w:val="0"/>
                <w:iCs w:val="0"/>
                <w:lang w:bidi="ar"/>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42E320D">
            <w:pPr>
              <w:spacing w:line="276" w:lineRule="auto"/>
              <w:rPr>
                <w:i w:val="0"/>
                <w:iCs w:val="0"/>
                <w:lang w:bidi="ar"/>
              </w:rPr>
            </w:pPr>
            <w:r>
              <w:rPr>
                <w:i w:val="0"/>
                <w:iCs w:val="0"/>
                <w:lang w:bidi="ar"/>
              </w:rPr>
              <w:t>-</w:t>
            </w:r>
          </w:p>
        </w:tc>
      </w:tr>
      <w:tr w14:paraId="012C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706" w:type="dxa"/>
            <w:vMerge w:val="continue"/>
            <w:tcBorders>
              <w:left w:val="single" w:color="auto" w:sz="4" w:space="0"/>
              <w:right w:val="single" w:color="auto" w:sz="4" w:space="0"/>
            </w:tcBorders>
            <w:shd w:val="clear" w:color="auto" w:fill="auto"/>
            <w:vAlign w:val="center"/>
          </w:tcPr>
          <w:p w14:paraId="13D43A29">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4FC7E3A0">
            <w:pPr>
              <w:spacing w:line="276" w:lineRule="auto"/>
              <w:rPr>
                <w:i w:val="0"/>
                <w:iCs w:val="0"/>
              </w:rPr>
            </w:pPr>
            <w:r>
              <w:rPr>
                <w:rFonts w:hint="eastAsia"/>
                <w:i w:val="0"/>
                <w:iCs w:val="0"/>
                <w:lang w:bidi="ar"/>
              </w:rPr>
              <w:t>肝脏</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2745BD3">
            <w:pPr>
              <w:spacing w:line="276" w:lineRule="auto"/>
              <w:rPr>
                <w:i w:val="0"/>
                <w:iCs w:val="0"/>
              </w:rPr>
            </w:pPr>
            <w:r>
              <w:rPr>
                <w:i w:val="0"/>
                <w:iCs w:val="0"/>
                <w:lang w:bidi="ar"/>
              </w:rPr>
              <w:t>Liver</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04F37A4F">
            <w:pPr>
              <w:spacing w:line="276" w:lineRule="auto"/>
              <w:rPr>
                <w:i w:val="0"/>
                <w:iCs w:val="0"/>
                <w:lang w:bidi="ar"/>
              </w:rPr>
            </w:pPr>
            <w:r>
              <w:rPr>
                <w:i w:val="0"/>
                <w:iCs w:val="0"/>
                <w:lang w:bidi="ar"/>
              </w:rPr>
              <w:t xml:space="preserve">X </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BA7D536">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0AB280C">
            <w:pPr>
              <w:spacing w:line="276" w:lineRule="auto"/>
              <w:rPr>
                <w:i w:val="0"/>
                <w:iCs w:val="0"/>
              </w:rPr>
            </w:pPr>
            <w:r>
              <w:rPr>
                <w:i w:val="0"/>
                <w:iCs w:val="0"/>
                <w:lang w:bidi="ar"/>
              </w:rPr>
              <w:t>X</w:t>
            </w:r>
          </w:p>
        </w:tc>
      </w:tr>
      <w:tr w14:paraId="1917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bottom w:val="single" w:color="auto" w:sz="4" w:space="0"/>
              <w:right w:val="single" w:color="auto" w:sz="4" w:space="0"/>
            </w:tcBorders>
            <w:shd w:val="clear" w:color="auto" w:fill="auto"/>
            <w:vAlign w:val="center"/>
          </w:tcPr>
          <w:p w14:paraId="16D58DA0">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9A6ED20">
            <w:pPr>
              <w:spacing w:line="276" w:lineRule="auto"/>
              <w:rPr>
                <w:i w:val="0"/>
                <w:iCs w:val="0"/>
                <w:lang w:bidi="ar"/>
              </w:rPr>
            </w:pPr>
            <w:r>
              <w:rPr>
                <w:rFonts w:hint="eastAsia"/>
                <w:i w:val="0"/>
                <w:iCs w:val="0"/>
                <w:lang w:bidi="ar"/>
              </w:rPr>
              <w:t>胆囊</w:t>
            </w:r>
            <w:r>
              <w:rPr>
                <w:rFonts w:hint="eastAsia"/>
                <w:i w:val="0"/>
                <w:iCs w:val="0"/>
                <w:highlight w:val="none"/>
                <w:lang w:bidi="ar"/>
              </w:rPr>
              <w:t>（</w:t>
            </w:r>
            <w:r>
              <w:rPr>
                <w:rFonts w:hint="eastAsia"/>
                <w:b/>
                <w:bCs/>
                <w:i w:val="0"/>
                <w:iCs w:val="0"/>
                <w:highlight w:val="none"/>
                <w:lang w:bidi="ar"/>
              </w:rPr>
              <w:t>大鼠无</w:t>
            </w:r>
            <w:r>
              <w:rPr>
                <w:rFonts w:hint="eastAsia"/>
                <w:i w:val="0"/>
                <w:iCs w:val="0"/>
                <w:highlight w:val="none"/>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E393DE">
            <w:pPr>
              <w:spacing w:line="276" w:lineRule="auto"/>
              <w:rPr>
                <w:i w:val="0"/>
                <w:iCs w:val="0"/>
                <w:lang w:bidi="ar"/>
              </w:rPr>
            </w:pPr>
            <w:r>
              <w:rPr>
                <w:i w:val="0"/>
                <w:iCs w:val="0"/>
                <w:lang w:bidi="ar"/>
              </w:rPr>
              <w:t>Gallbladder</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3CAC866D">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1ADCC77">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389D0B0">
            <w:pPr>
              <w:spacing w:line="276" w:lineRule="auto"/>
              <w:rPr>
                <w:i w:val="0"/>
                <w:iCs w:val="0"/>
                <w:lang w:bidi="ar"/>
              </w:rPr>
            </w:pPr>
            <w:r>
              <w:rPr>
                <w:i w:val="0"/>
                <w:iCs w:val="0"/>
                <w:lang w:bidi="ar"/>
              </w:rPr>
              <w:t>X</w:t>
            </w:r>
          </w:p>
        </w:tc>
      </w:tr>
      <w:tr w14:paraId="1C1C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restart"/>
            <w:tcBorders>
              <w:top w:val="single" w:color="auto" w:sz="4" w:space="0"/>
              <w:left w:val="single" w:color="auto" w:sz="4" w:space="0"/>
              <w:right w:val="single" w:color="auto" w:sz="4" w:space="0"/>
            </w:tcBorders>
            <w:shd w:val="clear" w:color="auto" w:fill="auto"/>
            <w:vAlign w:val="center"/>
          </w:tcPr>
          <w:p w14:paraId="43004DCE">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DB5C228">
            <w:pPr>
              <w:spacing w:line="276" w:lineRule="auto"/>
              <w:rPr>
                <w:i w:val="0"/>
                <w:iCs w:val="0"/>
              </w:rPr>
            </w:pPr>
            <w:r>
              <w:rPr>
                <w:rFonts w:hint="eastAsia"/>
                <w:i w:val="0"/>
                <w:iCs w:val="0"/>
                <w:lang w:bidi="ar"/>
              </w:rPr>
              <w:t>肺脏（含主支气管）</w:t>
            </w:r>
            <w:r>
              <w:rPr>
                <w:i w:val="0"/>
                <w:iCs w:val="0"/>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0E66F11">
            <w:pPr>
              <w:spacing w:line="276" w:lineRule="auto"/>
              <w:rPr>
                <w:i w:val="0"/>
                <w:iCs w:val="0"/>
              </w:rPr>
            </w:pPr>
            <w:r>
              <w:rPr>
                <w:i w:val="0"/>
                <w:iCs w:val="0"/>
                <w:lang w:bidi="ar"/>
              </w:rPr>
              <w:t>Lung (with main bronchus)</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633FC6CD">
            <w:pPr>
              <w:spacing w:line="276" w:lineRule="auto"/>
              <w:rPr>
                <w:i w:val="0"/>
                <w:iCs w:val="0"/>
                <w:lang w:bidi="ar"/>
              </w:rPr>
            </w:pPr>
            <w:r>
              <w:rPr>
                <w:i w:val="0"/>
                <w:iCs w:val="0"/>
              </w:rPr>
              <w:t>-</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20BA8855">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F0CE0E6">
            <w:pPr>
              <w:spacing w:line="276" w:lineRule="auto"/>
              <w:rPr>
                <w:i w:val="0"/>
                <w:iCs w:val="0"/>
              </w:rPr>
            </w:pPr>
            <w:r>
              <w:rPr>
                <w:i w:val="0"/>
                <w:iCs w:val="0"/>
              </w:rPr>
              <w:t>-</w:t>
            </w:r>
          </w:p>
        </w:tc>
      </w:tr>
      <w:tr w14:paraId="71AC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right w:val="single" w:color="auto" w:sz="4" w:space="0"/>
            </w:tcBorders>
            <w:shd w:val="clear" w:color="auto" w:fill="auto"/>
            <w:vAlign w:val="center"/>
          </w:tcPr>
          <w:p w14:paraId="10E5C2DD">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971447E">
            <w:pPr>
              <w:spacing w:line="276" w:lineRule="auto"/>
              <w:rPr>
                <w:i w:val="0"/>
                <w:iCs w:val="0"/>
                <w:lang w:bidi="ar"/>
              </w:rPr>
            </w:pPr>
            <w:r>
              <w:rPr>
                <w:rFonts w:hint="eastAsia"/>
                <w:i w:val="0"/>
                <w:iCs w:val="0"/>
                <w:lang w:bidi="ar"/>
              </w:rPr>
              <w:t>肺脏</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95D760E">
            <w:pPr>
              <w:spacing w:line="276" w:lineRule="auto"/>
              <w:rPr>
                <w:i w:val="0"/>
                <w:iCs w:val="0"/>
                <w:lang w:bidi="ar"/>
              </w:rPr>
            </w:pPr>
            <w:r>
              <w:rPr>
                <w:i w:val="0"/>
                <w:iCs w:val="0"/>
                <w:lang w:bidi="ar"/>
              </w:rPr>
              <w:t>Lung</w:t>
            </w:r>
          </w:p>
        </w:tc>
        <w:tc>
          <w:tcPr>
            <w:tcW w:w="886" w:type="dxa"/>
            <w:tcBorders>
              <w:top w:val="single" w:color="auto" w:sz="4" w:space="0"/>
              <w:left w:val="single" w:color="auto" w:sz="4" w:space="0"/>
              <w:bottom w:val="single" w:color="auto" w:sz="4" w:space="0"/>
              <w:right w:val="single" w:color="auto" w:sz="4" w:space="0"/>
            </w:tcBorders>
            <w:shd w:val="clear" w:color="auto" w:fill="auto"/>
          </w:tcPr>
          <w:p w14:paraId="4186E09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E62AABD">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A3D031A">
            <w:pPr>
              <w:spacing w:line="276" w:lineRule="auto"/>
              <w:rPr>
                <w:i w:val="0"/>
                <w:iCs w:val="0"/>
                <w:lang w:bidi="ar"/>
              </w:rPr>
            </w:pPr>
            <w:r>
              <w:rPr>
                <w:i w:val="0"/>
                <w:iCs w:val="0"/>
                <w:lang w:bidi="ar"/>
              </w:rPr>
              <w:t>X</w:t>
            </w:r>
          </w:p>
        </w:tc>
      </w:tr>
      <w:tr w14:paraId="54CF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bottom w:val="single" w:color="auto" w:sz="4" w:space="0"/>
              <w:right w:val="single" w:color="auto" w:sz="4" w:space="0"/>
            </w:tcBorders>
            <w:shd w:val="clear" w:color="auto" w:fill="auto"/>
            <w:vAlign w:val="center"/>
          </w:tcPr>
          <w:p w14:paraId="12E9CF0D">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EB8DFCB">
            <w:pPr>
              <w:spacing w:line="276" w:lineRule="auto"/>
              <w:rPr>
                <w:i w:val="0"/>
                <w:iCs w:val="0"/>
                <w:lang w:bidi="ar"/>
              </w:rPr>
            </w:pPr>
            <w:r>
              <w:rPr>
                <w:rFonts w:hint="eastAsia"/>
                <w:i w:val="0"/>
                <w:iCs w:val="0"/>
                <w:lang w:bidi="ar"/>
              </w:rPr>
              <w:t>主支气管</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56E3FD3">
            <w:pPr>
              <w:spacing w:line="276" w:lineRule="auto"/>
              <w:rPr>
                <w:i w:val="0"/>
                <w:iCs w:val="0"/>
                <w:lang w:bidi="ar"/>
              </w:rPr>
            </w:pPr>
            <w:r>
              <w:rPr>
                <w:i w:val="0"/>
                <w:iCs w:val="0"/>
                <w:lang w:bidi="ar"/>
              </w:rPr>
              <w:t>Main Bronchus</w:t>
            </w:r>
          </w:p>
        </w:tc>
        <w:tc>
          <w:tcPr>
            <w:tcW w:w="886" w:type="dxa"/>
            <w:tcBorders>
              <w:top w:val="single" w:color="auto" w:sz="4" w:space="0"/>
              <w:left w:val="single" w:color="auto" w:sz="4" w:space="0"/>
              <w:bottom w:val="single" w:color="auto" w:sz="4" w:space="0"/>
              <w:right w:val="single" w:color="auto" w:sz="4" w:space="0"/>
            </w:tcBorders>
            <w:shd w:val="clear" w:color="auto" w:fill="auto"/>
          </w:tcPr>
          <w:p w14:paraId="7193234B">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34BDE371">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3CB2ECE">
            <w:pPr>
              <w:spacing w:line="276" w:lineRule="auto"/>
              <w:rPr>
                <w:i w:val="0"/>
                <w:iCs w:val="0"/>
                <w:lang w:bidi="ar"/>
              </w:rPr>
            </w:pPr>
            <w:r>
              <w:rPr>
                <w:i w:val="0"/>
                <w:iCs w:val="0"/>
                <w:lang w:bidi="ar"/>
              </w:rPr>
              <w:t>X</w:t>
            </w:r>
          </w:p>
        </w:tc>
      </w:tr>
      <w:tr w14:paraId="547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36FABBF8">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4C09EC90">
            <w:pPr>
              <w:spacing w:line="276" w:lineRule="auto"/>
              <w:rPr>
                <w:i w:val="0"/>
                <w:iCs w:val="0"/>
              </w:rPr>
            </w:pPr>
            <w:r>
              <w:rPr>
                <w:rFonts w:hint="eastAsia"/>
                <w:i w:val="0"/>
                <w:iCs w:val="0"/>
                <w:lang w:bidi="ar"/>
              </w:rPr>
              <w:t>肠系膜淋巴结</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C5377D">
            <w:pPr>
              <w:widowControl/>
              <w:spacing w:line="240" w:lineRule="auto"/>
              <w:jc w:val="left"/>
              <w:rPr>
                <w:i w:val="0"/>
                <w:iCs w:val="0"/>
                <w:kern w:val="0"/>
              </w:rPr>
            </w:pPr>
            <w:r>
              <w:rPr>
                <w:i w:val="0"/>
                <w:iCs w:val="0"/>
                <w:color w:val="000000"/>
                <w:kern w:val="0"/>
              </w:rPr>
              <w:t>Mesenteric</w:t>
            </w:r>
            <w:r>
              <w:rPr>
                <w:i w:val="0"/>
                <w:iCs w:val="0"/>
                <w:lang w:bidi="ar"/>
              </w:rPr>
              <w:t xml:space="preserve"> Lymph Node</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2FEE94D2">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ED01108">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F2A4A74">
            <w:pPr>
              <w:spacing w:line="276" w:lineRule="auto"/>
              <w:rPr>
                <w:i w:val="0"/>
                <w:iCs w:val="0"/>
              </w:rPr>
            </w:pPr>
            <w:r>
              <w:rPr>
                <w:i w:val="0"/>
                <w:iCs w:val="0"/>
                <w:lang w:bidi="ar"/>
              </w:rPr>
              <w:t>X</w:t>
            </w:r>
          </w:p>
        </w:tc>
      </w:tr>
      <w:tr w14:paraId="5265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7A7AE432">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7914554">
            <w:pPr>
              <w:spacing w:line="276" w:lineRule="auto"/>
              <w:rPr>
                <w:i w:val="0"/>
                <w:iCs w:val="0"/>
              </w:rPr>
            </w:pPr>
            <w:r>
              <w:rPr>
                <w:rFonts w:hint="eastAsia"/>
                <w:i w:val="0"/>
                <w:iCs w:val="0"/>
                <w:lang w:bidi="ar"/>
              </w:rPr>
              <w:t>颌下淋巴结</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7B1D8865">
            <w:pPr>
              <w:spacing w:line="276" w:lineRule="auto"/>
              <w:rPr>
                <w:i w:val="0"/>
                <w:iCs w:val="0"/>
              </w:rPr>
            </w:pPr>
            <w:r>
              <w:rPr>
                <w:i w:val="0"/>
                <w:iCs w:val="0"/>
                <w:lang w:bidi="ar"/>
              </w:rPr>
              <w:t xml:space="preserve">Mandibular Lymph Node </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37068593">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03F2E0C">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2D64D70">
            <w:pPr>
              <w:spacing w:line="276" w:lineRule="auto"/>
              <w:rPr>
                <w:i w:val="0"/>
                <w:iCs w:val="0"/>
              </w:rPr>
            </w:pPr>
            <w:r>
              <w:rPr>
                <w:i w:val="0"/>
                <w:iCs w:val="0"/>
                <w:lang w:bidi="ar"/>
              </w:rPr>
              <w:t>X</w:t>
            </w:r>
          </w:p>
        </w:tc>
      </w:tr>
      <w:tr w14:paraId="6FE3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restart"/>
            <w:tcBorders>
              <w:top w:val="single" w:color="auto" w:sz="4" w:space="0"/>
              <w:left w:val="single" w:color="auto" w:sz="4" w:space="0"/>
              <w:right w:val="single" w:color="auto" w:sz="4" w:space="0"/>
            </w:tcBorders>
            <w:shd w:val="clear" w:color="auto" w:fill="auto"/>
            <w:vAlign w:val="center"/>
          </w:tcPr>
          <w:p w14:paraId="1F121B75">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4B428A7">
            <w:pPr>
              <w:spacing w:line="276" w:lineRule="auto"/>
              <w:rPr>
                <w:i w:val="0"/>
                <w:iCs w:val="0"/>
              </w:rPr>
            </w:pPr>
            <w:r>
              <w:rPr>
                <w:rFonts w:hint="eastAsia"/>
                <w:i w:val="0"/>
                <w:iCs w:val="0"/>
                <w:lang w:bidi="ar"/>
              </w:rPr>
              <w:t>乳腺（雌性）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E885DA4">
            <w:pPr>
              <w:spacing w:line="276" w:lineRule="auto"/>
              <w:rPr>
                <w:i w:val="0"/>
                <w:iCs w:val="0"/>
              </w:rPr>
            </w:pPr>
            <w:r>
              <w:rPr>
                <w:i w:val="0"/>
                <w:iCs w:val="0"/>
                <w:lang w:bidi="ar"/>
              </w:rPr>
              <w:t>Mammary Gland (Female)</w:t>
            </w:r>
          </w:p>
        </w:tc>
        <w:tc>
          <w:tcPr>
            <w:tcW w:w="886" w:type="dxa"/>
            <w:tcBorders>
              <w:top w:val="single" w:color="auto" w:sz="4" w:space="0"/>
              <w:left w:val="single" w:color="auto" w:sz="4" w:space="0"/>
              <w:bottom w:val="single" w:color="auto" w:sz="4" w:space="0"/>
              <w:right w:val="single" w:color="auto" w:sz="4" w:space="0"/>
            </w:tcBorders>
            <w:vAlign w:val="center"/>
          </w:tcPr>
          <w:p w14:paraId="307D47A7">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1329ACC">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D6968BE">
            <w:pPr>
              <w:spacing w:line="276" w:lineRule="auto"/>
              <w:rPr>
                <w:i w:val="0"/>
                <w:iCs w:val="0"/>
              </w:rPr>
            </w:pPr>
            <w:r>
              <w:rPr>
                <w:i w:val="0"/>
                <w:iCs w:val="0"/>
                <w:lang w:bidi="ar"/>
              </w:rPr>
              <w:t>X</w:t>
            </w:r>
          </w:p>
        </w:tc>
      </w:tr>
      <w:tr w14:paraId="67B6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bottom w:val="single" w:color="auto" w:sz="4" w:space="0"/>
              <w:right w:val="single" w:color="auto" w:sz="4" w:space="0"/>
            </w:tcBorders>
            <w:shd w:val="clear" w:color="auto" w:fill="auto"/>
            <w:vAlign w:val="center"/>
          </w:tcPr>
          <w:p w14:paraId="16D447ED">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68D8069E">
            <w:pPr>
              <w:spacing w:line="276" w:lineRule="auto"/>
              <w:rPr>
                <w:i w:val="0"/>
                <w:iCs w:val="0"/>
                <w:lang w:bidi="ar"/>
              </w:rPr>
            </w:pPr>
            <w:r>
              <w:rPr>
                <w:rFonts w:hint="eastAsia" w:cs="宋体"/>
                <w:i w:val="0"/>
                <w:iCs w:val="0"/>
                <w:lang w:bidi="ar"/>
              </w:rPr>
              <w:t>乳腺（雄性）</w:t>
            </w:r>
            <w:r>
              <w:rPr>
                <w:rFonts w:cs="宋体"/>
                <w:i w:val="0"/>
                <w:iCs w:val="0"/>
                <w:vertAlign w:val="superscript"/>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282CC17">
            <w:pPr>
              <w:spacing w:line="276" w:lineRule="auto"/>
              <w:rPr>
                <w:i w:val="0"/>
                <w:iCs w:val="0"/>
                <w:lang w:bidi="ar"/>
              </w:rPr>
            </w:pPr>
            <w:r>
              <w:rPr>
                <w:i w:val="0"/>
                <w:iCs w:val="0"/>
                <w:lang w:bidi="ar"/>
              </w:rPr>
              <w:t>Mammary Gland (Male)</w:t>
            </w:r>
          </w:p>
        </w:tc>
        <w:tc>
          <w:tcPr>
            <w:tcW w:w="886" w:type="dxa"/>
            <w:tcBorders>
              <w:top w:val="single" w:color="auto" w:sz="4" w:space="0"/>
              <w:left w:val="single" w:color="auto" w:sz="4" w:space="0"/>
              <w:bottom w:val="single" w:color="auto" w:sz="4" w:space="0"/>
              <w:right w:val="single" w:color="auto" w:sz="4" w:space="0"/>
            </w:tcBorders>
            <w:vAlign w:val="center"/>
          </w:tcPr>
          <w:p w14:paraId="2EDC6F6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9AA0B6B">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B84FBA2">
            <w:pPr>
              <w:spacing w:line="276" w:lineRule="auto"/>
              <w:rPr>
                <w:i w:val="0"/>
                <w:iCs w:val="0"/>
                <w:lang w:bidi="ar"/>
              </w:rPr>
            </w:pPr>
            <w:r>
              <w:rPr>
                <w:i w:val="0"/>
                <w:iCs w:val="0"/>
                <w:lang w:bidi="ar"/>
              </w:rPr>
              <w:t>-</w:t>
            </w:r>
          </w:p>
        </w:tc>
      </w:tr>
      <w:tr w14:paraId="1AE5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BC240F1">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46423A50">
            <w:pPr>
              <w:spacing w:line="276" w:lineRule="auto"/>
              <w:rPr>
                <w:i w:val="0"/>
                <w:iCs w:val="0"/>
              </w:rPr>
            </w:pPr>
            <w:r>
              <w:rPr>
                <w:rFonts w:hint="eastAsia"/>
                <w:i w:val="0"/>
                <w:iCs w:val="0"/>
                <w:lang w:bidi="ar"/>
              </w:rPr>
              <w:t>卵巢（双侧）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75C3E3F4">
            <w:pPr>
              <w:spacing w:line="276" w:lineRule="auto"/>
              <w:rPr>
                <w:i w:val="0"/>
                <w:iCs w:val="0"/>
              </w:rPr>
            </w:pPr>
            <w:r>
              <w:rPr>
                <w:i w:val="0"/>
                <w:iCs w:val="0"/>
                <w:lang w:bidi="ar"/>
              </w:rPr>
              <w:t>Ovaries</w:t>
            </w:r>
          </w:p>
        </w:tc>
        <w:tc>
          <w:tcPr>
            <w:tcW w:w="886" w:type="dxa"/>
            <w:tcBorders>
              <w:top w:val="single" w:color="auto" w:sz="4" w:space="0"/>
              <w:left w:val="single" w:color="auto" w:sz="4" w:space="0"/>
              <w:bottom w:val="single" w:color="auto" w:sz="4" w:space="0"/>
              <w:right w:val="single" w:color="auto" w:sz="4" w:space="0"/>
            </w:tcBorders>
            <w:vAlign w:val="center"/>
          </w:tcPr>
          <w:p w14:paraId="770D001F">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8CAA876">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1AD92CE">
            <w:pPr>
              <w:spacing w:line="276" w:lineRule="auto"/>
              <w:rPr>
                <w:i w:val="0"/>
                <w:iCs w:val="0"/>
              </w:rPr>
            </w:pPr>
            <w:r>
              <w:rPr>
                <w:i w:val="0"/>
                <w:iCs w:val="0"/>
                <w:lang w:bidi="ar"/>
              </w:rPr>
              <w:t>X</w:t>
            </w:r>
          </w:p>
        </w:tc>
      </w:tr>
      <w:tr w14:paraId="7261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7AAF60EC">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5263CD0">
            <w:pPr>
              <w:spacing w:line="276" w:lineRule="auto"/>
              <w:rPr>
                <w:i w:val="0"/>
                <w:iCs w:val="0"/>
              </w:rPr>
            </w:pPr>
            <w:r>
              <w:rPr>
                <w:rFonts w:hint="eastAsia"/>
                <w:i w:val="0"/>
                <w:iCs w:val="0"/>
                <w:lang w:bidi="ar"/>
              </w:rPr>
              <w:t>输卵管（双侧）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6F7D3CD">
            <w:pPr>
              <w:spacing w:line="276" w:lineRule="auto"/>
              <w:rPr>
                <w:i w:val="0"/>
                <w:iCs w:val="0"/>
              </w:rPr>
            </w:pPr>
            <w:r>
              <w:rPr>
                <w:i w:val="0"/>
                <w:iCs w:val="0"/>
                <w:lang w:bidi="ar"/>
              </w:rPr>
              <w:t>Oviducts</w:t>
            </w:r>
          </w:p>
        </w:tc>
        <w:tc>
          <w:tcPr>
            <w:tcW w:w="886" w:type="dxa"/>
            <w:tcBorders>
              <w:top w:val="single" w:color="auto" w:sz="4" w:space="0"/>
              <w:left w:val="single" w:color="auto" w:sz="4" w:space="0"/>
              <w:bottom w:val="single" w:color="auto" w:sz="4" w:space="0"/>
              <w:right w:val="single" w:color="auto" w:sz="4" w:space="0"/>
            </w:tcBorders>
            <w:vAlign w:val="center"/>
          </w:tcPr>
          <w:p w14:paraId="3C8529F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BA73E3F">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A0BD11A">
            <w:pPr>
              <w:spacing w:line="276" w:lineRule="auto"/>
              <w:rPr>
                <w:i w:val="0"/>
                <w:iCs w:val="0"/>
              </w:rPr>
            </w:pPr>
            <w:r>
              <w:rPr>
                <w:i w:val="0"/>
                <w:iCs w:val="0"/>
                <w:lang w:bidi="ar"/>
              </w:rPr>
              <w:t>X</w:t>
            </w:r>
          </w:p>
        </w:tc>
      </w:tr>
      <w:tr w14:paraId="08DC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65AD25E">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5453067">
            <w:pPr>
              <w:spacing w:line="276" w:lineRule="auto"/>
              <w:rPr>
                <w:i w:val="0"/>
                <w:iCs w:val="0"/>
              </w:rPr>
            </w:pPr>
            <w:r>
              <w:rPr>
                <w:rFonts w:hint="eastAsia"/>
                <w:i w:val="0"/>
                <w:iCs w:val="0"/>
                <w:lang w:bidi="ar"/>
              </w:rPr>
              <w:t>胰腺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A5E8123">
            <w:pPr>
              <w:spacing w:line="276" w:lineRule="auto"/>
              <w:rPr>
                <w:i w:val="0"/>
                <w:iCs w:val="0"/>
              </w:rPr>
            </w:pPr>
            <w:r>
              <w:rPr>
                <w:i w:val="0"/>
                <w:iCs w:val="0"/>
                <w:lang w:bidi="ar"/>
              </w:rPr>
              <w:t>Pancreas</w:t>
            </w:r>
          </w:p>
        </w:tc>
        <w:tc>
          <w:tcPr>
            <w:tcW w:w="886" w:type="dxa"/>
            <w:tcBorders>
              <w:top w:val="single" w:color="auto" w:sz="4" w:space="0"/>
              <w:left w:val="single" w:color="auto" w:sz="4" w:space="0"/>
              <w:bottom w:val="single" w:color="auto" w:sz="4" w:space="0"/>
              <w:right w:val="single" w:color="auto" w:sz="4" w:space="0"/>
            </w:tcBorders>
            <w:vAlign w:val="center"/>
          </w:tcPr>
          <w:p w14:paraId="268CEB8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733EB97">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DE1C204">
            <w:pPr>
              <w:spacing w:line="276" w:lineRule="auto"/>
              <w:rPr>
                <w:i w:val="0"/>
                <w:iCs w:val="0"/>
              </w:rPr>
            </w:pPr>
            <w:r>
              <w:rPr>
                <w:i w:val="0"/>
                <w:iCs w:val="0"/>
                <w:lang w:bidi="ar"/>
              </w:rPr>
              <w:t>X</w:t>
            </w:r>
          </w:p>
        </w:tc>
      </w:tr>
      <w:tr w14:paraId="3922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0C42E56">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1324BBF">
            <w:pPr>
              <w:spacing w:line="276" w:lineRule="auto"/>
              <w:rPr>
                <w:i w:val="0"/>
                <w:iCs w:val="0"/>
              </w:rPr>
            </w:pPr>
            <w:r>
              <w:rPr>
                <w:rFonts w:hint="eastAsia"/>
                <w:i w:val="0"/>
                <w:iCs w:val="0"/>
                <w:lang w:bidi="ar"/>
              </w:rPr>
              <w:t>垂体</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2190A233">
            <w:pPr>
              <w:spacing w:line="276" w:lineRule="auto"/>
              <w:rPr>
                <w:i w:val="0"/>
                <w:iCs w:val="0"/>
              </w:rPr>
            </w:pPr>
            <w:r>
              <w:rPr>
                <w:i w:val="0"/>
                <w:iCs w:val="0"/>
                <w:lang w:bidi="ar"/>
              </w:rPr>
              <w:t>Pituitary Gland</w:t>
            </w:r>
          </w:p>
        </w:tc>
        <w:tc>
          <w:tcPr>
            <w:tcW w:w="886" w:type="dxa"/>
            <w:tcBorders>
              <w:top w:val="single" w:color="auto" w:sz="4" w:space="0"/>
              <w:left w:val="single" w:color="auto" w:sz="4" w:space="0"/>
              <w:bottom w:val="single" w:color="auto" w:sz="4" w:space="0"/>
              <w:right w:val="single" w:color="auto" w:sz="4" w:space="0"/>
            </w:tcBorders>
            <w:vAlign w:val="center"/>
          </w:tcPr>
          <w:p w14:paraId="44AB40C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78E0688E">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418091E">
            <w:pPr>
              <w:spacing w:line="276" w:lineRule="auto"/>
              <w:rPr>
                <w:i w:val="0"/>
                <w:iCs w:val="0"/>
              </w:rPr>
            </w:pPr>
            <w:r>
              <w:rPr>
                <w:i w:val="0"/>
                <w:iCs w:val="0"/>
                <w:lang w:bidi="ar"/>
              </w:rPr>
              <w:t>X</w:t>
            </w:r>
          </w:p>
        </w:tc>
      </w:tr>
      <w:tr w14:paraId="1DD3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03A203F4">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97E4C47">
            <w:pPr>
              <w:spacing w:line="276" w:lineRule="auto"/>
              <w:rPr>
                <w:i w:val="0"/>
                <w:iCs w:val="0"/>
              </w:rPr>
            </w:pPr>
            <w:r>
              <w:rPr>
                <w:rFonts w:hint="eastAsia"/>
                <w:i w:val="0"/>
                <w:iCs w:val="0"/>
                <w:lang w:bidi="ar"/>
              </w:rPr>
              <w:t>前列腺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7D41392C">
            <w:pPr>
              <w:spacing w:line="276" w:lineRule="auto"/>
              <w:rPr>
                <w:i w:val="0"/>
                <w:iCs w:val="0"/>
              </w:rPr>
            </w:pPr>
            <w:r>
              <w:rPr>
                <w:i w:val="0"/>
                <w:iCs w:val="0"/>
                <w:lang w:bidi="ar"/>
              </w:rPr>
              <w:t>Prostate Gland</w:t>
            </w:r>
          </w:p>
        </w:tc>
        <w:tc>
          <w:tcPr>
            <w:tcW w:w="886" w:type="dxa"/>
            <w:tcBorders>
              <w:top w:val="single" w:color="auto" w:sz="4" w:space="0"/>
              <w:left w:val="single" w:color="auto" w:sz="4" w:space="0"/>
              <w:bottom w:val="single" w:color="auto" w:sz="4" w:space="0"/>
              <w:right w:val="single" w:color="auto" w:sz="4" w:space="0"/>
            </w:tcBorders>
            <w:vAlign w:val="center"/>
          </w:tcPr>
          <w:p w14:paraId="4A3B571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1886B1D">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9821100">
            <w:pPr>
              <w:spacing w:line="276" w:lineRule="auto"/>
              <w:rPr>
                <w:i w:val="0"/>
                <w:iCs w:val="0"/>
              </w:rPr>
            </w:pPr>
            <w:r>
              <w:rPr>
                <w:i w:val="0"/>
                <w:iCs w:val="0"/>
                <w:lang w:bidi="ar"/>
              </w:rPr>
              <w:t>X</w:t>
            </w:r>
          </w:p>
        </w:tc>
      </w:tr>
      <w:tr w14:paraId="1810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307FFCC">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4ED0177">
            <w:pPr>
              <w:spacing w:line="276" w:lineRule="auto"/>
              <w:rPr>
                <w:i w:val="0"/>
                <w:iCs w:val="0"/>
              </w:rPr>
            </w:pPr>
            <w:r>
              <w:rPr>
                <w:rFonts w:hint="eastAsia"/>
                <w:i w:val="0"/>
                <w:iCs w:val="0"/>
                <w:lang w:bidi="ar"/>
              </w:rPr>
              <w:t>直肠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5DE93B">
            <w:pPr>
              <w:spacing w:line="276" w:lineRule="auto"/>
              <w:rPr>
                <w:i w:val="0"/>
                <w:iCs w:val="0"/>
              </w:rPr>
            </w:pPr>
            <w:r>
              <w:rPr>
                <w:i w:val="0"/>
                <w:iCs w:val="0"/>
                <w:lang w:bidi="ar"/>
              </w:rPr>
              <w:t>Rectum</w:t>
            </w:r>
          </w:p>
        </w:tc>
        <w:tc>
          <w:tcPr>
            <w:tcW w:w="886" w:type="dxa"/>
            <w:tcBorders>
              <w:top w:val="single" w:color="auto" w:sz="4" w:space="0"/>
              <w:left w:val="single" w:color="auto" w:sz="4" w:space="0"/>
              <w:bottom w:val="single" w:color="auto" w:sz="4" w:space="0"/>
              <w:right w:val="single" w:color="auto" w:sz="4" w:space="0"/>
            </w:tcBorders>
            <w:vAlign w:val="center"/>
          </w:tcPr>
          <w:p w14:paraId="34C93C59">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271CF9DA">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DA9D9AB">
            <w:pPr>
              <w:spacing w:line="276" w:lineRule="auto"/>
              <w:rPr>
                <w:i w:val="0"/>
                <w:iCs w:val="0"/>
              </w:rPr>
            </w:pPr>
            <w:r>
              <w:rPr>
                <w:i w:val="0"/>
                <w:iCs w:val="0"/>
                <w:lang w:bidi="ar"/>
              </w:rPr>
              <w:t>X</w:t>
            </w:r>
          </w:p>
        </w:tc>
      </w:tr>
      <w:tr w14:paraId="6845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0C6D22D">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679CE2F">
            <w:pPr>
              <w:spacing w:line="276" w:lineRule="auto"/>
              <w:rPr>
                <w:i w:val="0"/>
                <w:iCs w:val="0"/>
              </w:rPr>
            </w:pPr>
            <w:r>
              <w:rPr>
                <w:rFonts w:hint="eastAsia"/>
                <w:i w:val="0"/>
                <w:iCs w:val="0"/>
                <w:lang w:bidi="ar"/>
              </w:rPr>
              <w:t>舌下腺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29E79FA4">
            <w:pPr>
              <w:spacing w:line="276" w:lineRule="auto"/>
              <w:rPr>
                <w:i w:val="0"/>
                <w:iCs w:val="0"/>
              </w:rPr>
            </w:pPr>
            <w:r>
              <w:rPr>
                <w:i w:val="0"/>
                <w:iCs w:val="0"/>
                <w:lang w:bidi="ar"/>
              </w:rPr>
              <w:t>Sublingual Gland</w:t>
            </w:r>
          </w:p>
        </w:tc>
        <w:tc>
          <w:tcPr>
            <w:tcW w:w="886" w:type="dxa"/>
            <w:tcBorders>
              <w:top w:val="single" w:color="auto" w:sz="4" w:space="0"/>
              <w:left w:val="single" w:color="auto" w:sz="4" w:space="0"/>
              <w:bottom w:val="single" w:color="auto" w:sz="4" w:space="0"/>
              <w:right w:val="single" w:color="auto" w:sz="4" w:space="0"/>
            </w:tcBorders>
            <w:vAlign w:val="center"/>
          </w:tcPr>
          <w:p w14:paraId="35E423C1">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C3C8067">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816A85E">
            <w:pPr>
              <w:spacing w:line="276" w:lineRule="auto"/>
              <w:rPr>
                <w:i w:val="0"/>
                <w:iCs w:val="0"/>
              </w:rPr>
            </w:pPr>
            <w:r>
              <w:rPr>
                <w:i w:val="0"/>
                <w:iCs w:val="0"/>
                <w:lang w:bidi="ar"/>
              </w:rPr>
              <w:t>X</w:t>
            </w:r>
          </w:p>
        </w:tc>
      </w:tr>
      <w:tr w14:paraId="6E8D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9CCB5B1">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D6330E1">
            <w:pPr>
              <w:spacing w:line="276" w:lineRule="auto"/>
              <w:rPr>
                <w:i w:val="0"/>
                <w:iCs w:val="0"/>
                <w:lang w:bidi="ar"/>
              </w:rPr>
            </w:pPr>
            <w:r>
              <w:rPr>
                <w:rFonts w:hint="eastAsia"/>
                <w:i w:val="0"/>
                <w:iCs w:val="0"/>
                <w:lang w:bidi="ar"/>
              </w:rPr>
              <w:t>颌下腺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156D898">
            <w:pPr>
              <w:spacing w:line="276" w:lineRule="auto"/>
              <w:rPr>
                <w:i w:val="0"/>
                <w:iCs w:val="0"/>
                <w:lang w:bidi="ar"/>
              </w:rPr>
            </w:pPr>
            <w:r>
              <w:rPr>
                <w:i w:val="0"/>
                <w:iCs w:val="0"/>
                <w:lang w:bidi="ar"/>
              </w:rPr>
              <w:t>Mandibular Gland</w:t>
            </w:r>
          </w:p>
        </w:tc>
        <w:tc>
          <w:tcPr>
            <w:tcW w:w="886" w:type="dxa"/>
            <w:tcBorders>
              <w:top w:val="single" w:color="auto" w:sz="4" w:space="0"/>
              <w:left w:val="single" w:color="auto" w:sz="4" w:space="0"/>
              <w:bottom w:val="single" w:color="auto" w:sz="4" w:space="0"/>
              <w:right w:val="single" w:color="auto" w:sz="4" w:space="0"/>
            </w:tcBorders>
            <w:vAlign w:val="center"/>
          </w:tcPr>
          <w:p w14:paraId="7BC0032D">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1046CBE3">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708901F">
            <w:pPr>
              <w:spacing w:line="276" w:lineRule="auto"/>
              <w:rPr>
                <w:i w:val="0"/>
                <w:iCs w:val="0"/>
                <w:lang w:bidi="ar"/>
              </w:rPr>
            </w:pPr>
            <w:r>
              <w:rPr>
                <w:i w:val="0"/>
                <w:iCs w:val="0"/>
                <w:lang w:bidi="ar"/>
              </w:rPr>
              <w:t>X</w:t>
            </w:r>
          </w:p>
        </w:tc>
      </w:tr>
      <w:tr w14:paraId="49D5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A83D85C">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F101A83">
            <w:pPr>
              <w:spacing w:line="276" w:lineRule="auto"/>
              <w:rPr>
                <w:i w:val="0"/>
                <w:iCs w:val="0"/>
                <w:lang w:bidi="ar"/>
              </w:rPr>
            </w:pPr>
            <w:r>
              <w:rPr>
                <w:rFonts w:hint="eastAsia"/>
                <w:i w:val="0"/>
                <w:iCs w:val="0"/>
                <w:lang w:bidi="ar"/>
              </w:rPr>
              <w:t>腮腺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7D5EC4E">
            <w:pPr>
              <w:spacing w:line="276" w:lineRule="auto"/>
              <w:rPr>
                <w:i w:val="0"/>
                <w:iCs w:val="0"/>
                <w:lang w:bidi="ar"/>
              </w:rPr>
            </w:pPr>
            <w:r>
              <w:rPr>
                <w:i w:val="0"/>
                <w:iCs w:val="0"/>
                <w:lang w:bidi="ar"/>
              </w:rPr>
              <w:t>Parotid Gland</w:t>
            </w:r>
          </w:p>
        </w:tc>
        <w:tc>
          <w:tcPr>
            <w:tcW w:w="886" w:type="dxa"/>
            <w:tcBorders>
              <w:top w:val="single" w:color="auto" w:sz="4" w:space="0"/>
              <w:left w:val="single" w:color="auto" w:sz="4" w:space="0"/>
              <w:bottom w:val="single" w:color="auto" w:sz="4" w:space="0"/>
              <w:right w:val="single" w:color="auto" w:sz="4" w:space="0"/>
            </w:tcBorders>
            <w:vAlign w:val="center"/>
          </w:tcPr>
          <w:p w14:paraId="14D74893">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2207F9E2">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70A1BB5">
            <w:pPr>
              <w:spacing w:line="276" w:lineRule="auto"/>
              <w:rPr>
                <w:i w:val="0"/>
                <w:iCs w:val="0"/>
                <w:lang w:bidi="ar"/>
              </w:rPr>
            </w:pPr>
            <w:r>
              <w:rPr>
                <w:i w:val="0"/>
                <w:iCs w:val="0"/>
                <w:lang w:bidi="ar"/>
              </w:rPr>
              <w:t>X</w:t>
            </w:r>
          </w:p>
        </w:tc>
      </w:tr>
      <w:tr w14:paraId="7FFB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98BA03F">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6C8F55AB">
            <w:pPr>
              <w:spacing w:line="276" w:lineRule="auto"/>
              <w:rPr>
                <w:i w:val="0"/>
                <w:iCs w:val="0"/>
              </w:rPr>
            </w:pPr>
            <w:r>
              <w:rPr>
                <w:rFonts w:hint="eastAsia"/>
                <w:i w:val="0"/>
                <w:iCs w:val="0"/>
                <w:lang w:bidi="ar"/>
              </w:rPr>
              <w:t>坐骨神经</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1D67795">
            <w:pPr>
              <w:spacing w:line="276" w:lineRule="auto"/>
              <w:rPr>
                <w:i w:val="0"/>
                <w:iCs w:val="0"/>
              </w:rPr>
            </w:pPr>
            <w:r>
              <w:rPr>
                <w:i w:val="0"/>
                <w:iCs w:val="0"/>
                <w:lang w:bidi="ar"/>
              </w:rPr>
              <w:t>Sciatic Nerve</w:t>
            </w:r>
          </w:p>
        </w:tc>
        <w:tc>
          <w:tcPr>
            <w:tcW w:w="886" w:type="dxa"/>
            <w:tcBorders>
              <w:top w:val="single" w:color="auto" w:sz="4" w:space="0"/>
              <w:left w:val="single" w:color="auto" w:sz="4" w:space="0"/>
              <w:bottom w:val="single" w:color="auto" w:sz="4" w:space="0"/>
              <w:right w:val="single" w:color="auto" w:sz="4" w:space="0"/>
            </w:tcBorders>
            <w:vAlign w:val="center"/>
          </w:tcPr>
          <w:p w14:paraId="2BB66FB7">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0E87821">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15549C1">
            <w:pPr>
              <w:spacing w:line="276" w:lineRule="auto"/>
              <w:rPr>
                <w:i w:val="0"/>
                <w:iCs w:val="0"/>
              </w:rPr>
            </w:pPr>
            <w:r>
              <w:rPr>
                <w:i w:val="0"/>
                <w:iCs w:val="0"/>
                <w:lang w:bidi="ar"/>
              </w:rPr>
              <w:t>X</w:t>
            </w:r>
          </w:p>
        </w:tc>
      </w:tr>
      <w:tr w14:paraId="1BCB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4078060">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ED4C842">
            <w:pPr>
              <w:spacing w:line="276" w:lineRule="auto"/>
              <w:rPr>
                <w:i w:val="0"/>
                <w:iCs w:val="0"/>
                <w:highlight w:val="none"/>
              </w:rPr>
            </w:pPr>
            <w:r>
              <w:rPr>
                <w:rFonts w:hint="eastAsia"/>
                <w:i w:val="0"/>
                <w:iCs w:val="0"/>
                <w:highlight w:val="none"/>
                <w:lang w:bidi="ar"/>
              </w:rPr>
              <w:t>精囊（犬无）</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413363D">
            <w:pPr>
              <w:spacing w:line="276" w:lineRule="auto"/>
              <w:rPr>
                <w:i w:val="0"/>
                <w:iCs w:val="0"/>
                <w:highlight w:val="none"/>
              </w:rPr>
            </w:pPr>
            <w:r>
              <w:rPr>
                <w:i w:val="0"/>
                <w:iCs w:val="0"/>
                <w:highlight w:val="none"/>
                <w:lang w:bidi="ar"/>
              </w:rPr>
              <w:t>Seminal Vesicles</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401486B8">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E812266">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B118FEC">
            <w:pPr>
              <w:spacing w:line="276" w:lineRule="auto"/>
              <w:rPr>
                <w:i w:val="0"/>
                <w:iCs w:val="0"/>
              </w:rPr>
            </w:pPr>
            <w:r>
              <w:rPr>
                <w:i w:val="0"/>
                <w:iCs w:val="0"/>
                <w:lang w:bidi="ar"/>
              </w:rPr>
              <w:t>X</w:t>
            </w:r>
          </w:p>
        </w:tc>
      </w:tr>
      <w:tr w14:paraId="21A5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17F9DD9">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7D77155">
            <w:pPr>
              <w:spacing w:line="276" w:lineRule="auto"/>
              <w:rPr>
                <w:i w:val="0"/>
                <w:iCs w:val="0"/>
              </w:rPr>
            </w:pPr>
            <w:r>
              <w:rPr>
                <w:rFonts w:hint="eastAsia"/>
                <w:i w:val="0"/>
                <w:iCs w:val="0"/>
                <w:lang w:bidi="ar"/>
              </w:rPr>
              <w:t>骨骼肌</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F23D27A">
            <w:pPr>
              <w:spacing w:line="276" w:lineRule="auto"/>
              <w:rPr>
                <w:i w:val="0"/>
                <w:iCs w:val="0"/>
              </w:rPr>
            </w:pPr>
            <w:r>
              <w:rPr>
                <w:i w:val="0"/>
                <w:iCs w:val="0"/>
                <w:lang w:bidi="ar"/>
              </w:rPr>
              <w:t>Skeletal Muscle</w:t>
            </w:r>
          </w:p>
        </w:tc>
        <w:tc>
          <w:tcPr>
            <w:tcW w:w="886" w:type="dxa"/>
            <w:tcBorders>
              <w:top w:val="single" w:color="auto" w:sz="4" w:space="0"/>
              <w:left w:val="single" w:color="auto" w:sz="4" w:space="0"/>
              <w:bottom w:val="single" w:color="auto" w:sz="4" w:space="0"/>
              <w:right w:val="single" w:color="auto" w:sz="4" w:space="0"/>
            </w:tcBorders>
            <w:vAlign w:val="center"/>
          </w:tcPr>
          <w:p w14:paraId="3C4E4AE4">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229BEBFD">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2B9169C">
            <w:pPr>
              <w:spacing w:line="276" w:lineRule="auto"/>
              <w:rPr>
                <w:i w:val="0"/>
                <w:iCs w:val="0"/>
              </w:rPr>
            </w:pPr>
            <w:r>
              <w:rPr>
                <w:i w:val="0"/>
                <w:iCs w:val="0"/>
                <w:lang w:bidi="ar"/>
              </w:rPr>
              <w:t>X</w:t>
            </w:r>
          </w:p>
        </w:tc>
      </w:tr>
      <w:tr w14:paraId="13C5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C899356">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4E62881">
            <w:pPr>
              <w:spacing w:line="276" w:lineRule="auto"/>
              <w:rPr>
                <w:i w:val="0"/>
                <w:iCs w:val="0"/>
              </w:rPr>
            </w:pPr>
            <w:r>
              <w:rPr>
                <w:rFonts w:hint="eastAsia"/>
                <w:i w:val="0"/>
                <w:iCs w:val="0"/>
                <w:lang w:bidi="ar"/>
              </w:rPr>
              <w:t>皮肤</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2CACA3AC">
            <w:pPr>
              <w:spacing w:line="276" w:lineRule="auto"/>
              <w:rPr>
                <w:i w:val="0"/>
                <w:iCs w:val="0"/>
              </w:rPr>
            </w:pPr>
            <w:r>
              <w:rPr>
                <w:i w:val="0"/>
                <w:iCs w:val="0"/>
                <w:lang w:bidi="ar"/>
              </w:rPr>
              <w:t>Skin</w:t>
            </w:r>
          </w:p>
        </w:tc>
        <w:tc>
          <w:tcPr>
            <w:tcW w:w="886" w:type="dxa"/>
            <w:tcBorders>
              <w:top w:val="single" w:color="auto" w:sz="4" w:space="0"/>
              <w:left w:val="single" w:color="auto" w:sz="4" w:space="0"/>
              <w:bottom w:val="single" w:color="auto" w:sz="4" w:space="0"/>
              <w:right w:val="single" w:color="auto" w:sz="4" w:space="0"/>
            </w:tcBorders>
            <w:vAlign w:val="center"/>
          </w:tcPr>
          <w:p w14:paraId="760FC9E9">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6C1D3F9">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4EDD9B0">
            <w:pPr>
              <w:spacing w:line="276" w:lineRule="auto"/>
              <w:rPr>
                <w:i w:val="0"/>
                <w:iCs w:val="0"/>
              </w:rPr>
            </w:pPr>
            <w:r>
              <w:rPr>
                <w:i w:val="0"/>
                <w:iCs w:val="0"/>
                <w:lang w:bidi="ar"/>
              </w:rPr>
              <w:t>X</w:t>
            </w:r>
          </w:p>
        </w:tc>
      </w:tr>
      <w:tr w14:paraId="3044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0A95514E">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D5CC8CC">
            <w:pPr>
              <w:spacing w:line="276" w:lineRule="auto"/>
              <w:rPr>
                <w:i w:val="0"/>
                <w:iCs w:val="0"/>
              </w:rPr>
            </w:pPr>
            <w:r>
              <w:rPr>
                <w:rFonts w:hint="eastAsia"/>
                <w:i w:val="0"/>
                <w:iCs w:val="0"/>
                <w:lang w:bidi="ar"/>
              </w:rPr>
              <w:t>脊髓（颈段）</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B8FFB13">
            <w:pPr>
              <w:spacing w:line="276" w:lineRule="auto"/>
              <w:rPr>
                <w:i w:val="0"/>
                <w:iCs w:val="0"/>
              </w:rPr>
            </w:pPr>
            <w:r>
              <w:rPr>
                <w:i w:val="0"/>
                <w:iCs w:val="0"/>
                <w:lang w:bidi="ar"/>
              </w:rPr>
              <w:t>Spinal Cord, Cervical</w:t>
            </w:r>
          </w:p>
        </w:tc>
        <w:tc>
          <w:tcPr>
            <w:tcW w:w="886" w:type="dxa"/>
            <w:tcBorders>
              <w:top w:val="single" w:color="auto" w:sz="4" w:space="0"/>
              <w:left w:val="single" w:color="auto" w:sz="4" w:space="0"/>
              <w:bottom w:val="single" w:color="auto" w:sz="4" w:space="0"/>
              <w:right w:val="single" w:color="auto" w:sz="4" w:space="0"/>
            </w:tcBorders>
            <w:vAlign w:val="center"/>
          </w:tcPr>
          <w:p w14:paraId="2D9FCDE3">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6AA49F7">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DE47407">
            <w:pPr>
              <w:spacing w:line="276" w:lineRule="auto"/>
              <w:rPr>
                <w:i w:val="0"/>
                <w:iCs w:val="0"/>
              </w:rPr>
            </w:pPr>
            <w:r>
              <w:rPr>
                <w:i w:val="0"/>
                <w:iCs w:val="0"/>
                <w:lang w:bidi="ar"/>
              </w:rPr>
              <w:t>X</w:t>
            </w:r>
          </w:p>
        </w:tc>
      </w:tr>
      <w:tr w14:paraId="1D27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3DF01C08">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F7037B2">
            <w:pPr>
              <w:spacing w:line="276" w:lineRule="auto"/>
              <w:rPr>
                <w:i w:val="0"/>
                <w:iCs w:val="0"/>
                <w:lang w:bidi="ar"/>
              </w:rPr>
            </w:pPr>
            <w:r>
              <w:rPr>
                <w:rFonts w:hint="eastAsia"/>
                <w:i w:val="0"/>
                <w:iCs w:val="0"/>
                <w:lang w:bidi="ar"/>
              </w:rPr>
              <w:t>脊髓（胸段）</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F158ADE">
            <w:pPr>
              <w:spacing w:line="276" w:lineRule="auto"/>
              <w:rPr>
                <w:i w:val="0"/>
                <w:iCs w:val="0"/>
                <w:lang w:bidi="ar"/>
              </w:rPr>
            </w:pPr>
            <w:r>
              <w:rPr>
                <w:i w:val="0"/>
                <w:iCs w:val="0"/>
                <w:lang w:bidi="ar"/>
              </w:rPr>
              <w:t>Spinal Cord, Thoracic</w:t>
            </w:r>
          </w:p>
        </w:tc>
        <w:tc>
          <w:tcPr>
            <w:tcW w:w="886" w:type="dxa"/>
            <w:tcBorders>
              <w:top w:val="single" w:color="auto" w:sz="4" w:space="0"/>
              <w:left w:val="single" w:color="auto" w:sz="4" w:space="0"/>
              <w:bottom w:val="single" w:color="auto" w:sz="4" w:space="0"/>
              <w:right w:val="single" w:color="auto" w:sz="4" w:space="0"/>
            </w:tcBorders>
            <w:vAlign w:val="center"/>
          </w:tcPr>
          <w:p w14:paraId="087D5360">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4AF42C7E">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45BB478">
            <w:pPr>
              <w:spacing w:line="276" w:lineRule="auto"/>
              <w:rPr>
                <w:i w:val="0"/>
                <w:iCs w:val="0"/>
                <w:lang w:bidi="ar"/>
              </w:rPr>
            </w:pPr>
            <w:r>
              <w:rPr>
                <w:i w:val="0"/>
                <w:iCs w:val="0"/>
                <w:lang w:bidi="ar"/>
              </w:rPr>
              <w:t>X</w:t>
            </w:r>
          </w:p>
        </w:tc>
      </w:tr>
      <w:tr w14:paraId="053E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7FFC40BB">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B4C5127">
            <w:pPr>
              <w:spacing w:line="276" w:lineRule="auto"/>
              <w:rPr>
                <w:i w:val="0"/>
                <w:iCs w:val="0"/>
                <w:lang w:bidi="ar"/>
              </w:rPr>
            </w:pPr>
            <w:r>
              <w:rPr>
                <w:rFonts w:hint="eastAsia"/>
                <w:i w:val="0"/>
                <w:iCs w:val="0"/>
                <w:lang w:bidi="ar"/>
              </w:rPr>
              <w:t>脊髓（腰段）</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9D20B87">
            <w:pPr>
              <w:spacing w:line="276" w:lineRule="auto"/>
              <w:rPr>
                <w:i w:val="0"/>
                <w:iCs w:val="0"/>
                <w:lang w:bidi="ar"/>
              </w:rPr>
            </w:pPr>
            <w:r>
              <w:rPr>
                <w:i w:val="0"/>
                <w:iCs w:val="0"/>
                <w:lang w:bidi="ar"/>
              </w:rPr>
              <w:t>Spinal Cord, Lumbar</w:t>
            </w:r>
          </w:p>
        </w:tc>
        <w:tc>
          <w:tcPr>
            <w:tcW w:w="886" w:type="dxa"/>
            <w:tcBorders>
              <w:top w:val="single" w:color="auto" w:sz="4" w:space="0"/>
              <w:left w:val="single" w:color="auto" w:sz="4" w:space="0"/>
              <w:bottom w:val="single" w:color="auto" w:sz="4" w:space="0"/>
              <w:right w:val="single" w:color="auto" w:sz="4" w:space="0"/>
            </w:tcBorders>
            <w:vAlign w:val="center"/>
          </w:tcPr>
          <w:p w14:paraId="5A11030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59ADD3DF">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CA5F1EB">
            <w:pPr>
              <w:spacing w:line="276" w:lineRule="auto"/>
              <w:rPr>
                <w:i w:val="0"/>
                <w:iCs w:val="0"/>
                <w:lang w:bidi="ar"/>
              </w:rPr>
            </w:pPr>
            <w:r>
              <w:rPr>
                <w:i w:val="0"/>
                <w:iCs w:val="0"/>
                <w:lang w:bidi="ar"/>
              </w:rPr>
              <w:t>X</w:t>
            </w:r>
          </w:p>
        </w:tc>
      </w:tr>
      <w:tr w14:paraId="66A7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1282E41">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D836728">
            <w:pPr>
              <w:spacing w:line="276" w:lineRule="auto"/>
              <w:rPr>
                <w:i w:val="0"/>
                <w:iCs w:val="0"/>
              </w:rPr>
            </w:pPr>
            <w:r>
              <w:rPr>
                <w:rFonts w:hint="eastAsia"/>
                <w:i w:val="0"/>
                <w:iCs w:val="0"/>
                <w:lang w:bidi="ar"/>
              </w:rPr>
              <w:t>脾脏</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5192075">
            <w:pPr>
              <w:spacing w:line="276" w:lineRule="auto"/>
              <w:rPr>
                <w:i w:val="0"/>
                <w:iCs w:val="0"/>
              </w:rPr>
            </w:pPr>
            <w:r>
              <w:rPr>
                <w:i w:val="0"/>
                <w:iCs w:val="0"/>
                <w:lang w:bidi="ar"/>
              </w:rPr>
              <w:t>Spleen</w:t>
            </w:r>
          </w:p>
        </w:tc>
        <w:tc>
          <w:tcPr>
            <w:tcW w:w="886" w:type="dxa"/>
            <w:tcBorders>
              <w:top w:val="single" w:color="auto" w:sz="4" w:space="0"/>
              <w:left w:val="single" w:color="auto" w:sz="4" w:space="0"/>
              <w:bottom w:val="single" w:color="auto" w:sz="4" w:space="0"/>
              <w:right w:val="single" w:color="auto" w:sz="4" w:space="0"/>
            </w:tcBorders>
            <w:vAlign w:val="center"/>
          </w:tcPr>
          <w:p w14:paraId="2FFEE173">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601BD46A">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6B0C5F8">
            <w:pPr>
              <w:spacing w:line="276" w:lineRule="auto"/>
              <w:rPr>
                <w:i w:val="0"/>
                <w:iCs w:val="0"/>
              </w:rPr>
            </w:pPr>
            <w:r>
              <w:rPr>
                <w:i w:val="0"/>
                <w:iCs w:val="0"/>
                <w:lang w:bidi="ar"/>
              </w:rPr>
              <w:t>X</w:t>
            </w:r>
          </w:p>
        </w:tc>
      </w:tr>
      <w:tr w14:paraId="2EA7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2A54D8D">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A9D048B">
            <w:pPr>
              <w:spacing w:line="276" w:lineRule="auto"/>
              <w:rPr>
                <w:i w:val="0"/>
                <w:iCs w:val="0"/>
              </w:rPr>
            </w:pPr>
            <w:r>
              <w:rPr>
                <w:rFonts w:hint="eastAsia"/>
                <w:i w:val="0"/>
                <w:iCs w:val="0"/>
                <w:lang w:bidi="ar"/>
              </w:rPr>
              <w:t>胃</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4C43F08">
            <w:pPr>
              <w:spacing w:line="276" w:lineRule="auto"/>
              <w:rPr>
                <w:i w:val="0"/>
                <w:iCs w:val="0"/>
              </w:rPr>
            </w:pPr>
            <w:r>
              <w:rPr>
                <w:i w:val="0"/>
                <w:iCs w:val="0"/>
                <w:lang w:bidi="ar"/>
              </w:rPr>
              <w:t>Stomach</w:t>
            </w:r>
          </w:p>
        </w:tc>
        <w:tc>
          <w:tcPr>
            <w:tcW w:w="886" w:type="dxa"/>
            <w:tcBorders>
              <w:top w:val="single" w:color="auto" w:sz="4" w:space="0"/>
              <w:left w:val="single" w:color="auto" w:sz="4" w:space="0"/>
              <w:bottom w:val="single" w:color="auto" w:sz="4" w:space="0"/>
              <w:right w:val="single" w:color="auto" w:sz="4" w:space="0"/>
            </w:tcBorders>
            <w:vAlign w:val="center"/>
          </w:tcPr>
          <w:p w14:paraId="07B2FD63">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78AF6C85">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CE314F0">
            <w:pPr>
              <w:spacing w:line="276" w:lineRule="auto"/>
              <w:rPr>
                <w:i w:val="0"/>
                <w:iCs w:val="0"/>
              </w:rPr>
            </w:pPr>
            <w:r>
              <w:rPr>
                <w:i w:val="0"/>
                <w:iCs w:val="0"/>
                <w:lang w:bidi="ar"/>
              </w:rPr>
              <w:t>X</w:t>
            </w:r>
          </w:p>
        </w:tc>
      </w:tr>
      <w:tr w14:paraId="65A7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D9BDFBC">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FE30790">
            <w:pPr>
              <w:spacing w:line="276" w:lineRule="auto"/>
              <w:rPr>
                <w:i w:val="0"/>
                <w:iCs w:val="0"/>
              </w:rPr>
            </w:pPr>
            <w:r>
              <w:rPr>
                <w:rFonts w:hint="eastAsia"/>
                <w:i w:val="0"/>
                <w:iCs w:val="0"/>
                <w:lang w:bidi="ar"/>
              </w:rPr>
              <w:t>睾丸</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3A5F81B">
            <w:pPr>
              <w:spacing w:line="276" w:lineRule="auto"/>
              <w:rPr>
                <w:i w:val="0"/>
                <w:iCs w:val="0"/>
              </w:rPr>
            </w:pPr>
            <w:r>
              <w:rPr>
                <w:i w:val="0"/>
                <w:iCs w:val="0"/>
                <w:lang w:bidi="ar"/>
              </w:rPr>
              <w:t>Testes</w:t>
            </w:r>
          </w:p>
        </w:tc>
        <w:tc>
          <w:tcPr>
            <w:tcW w:w="886" w:type="dxa"/>
            <w:tcBorders>
              <w:top w:val="single" w:color="auto" w:sz="4" w:space="0"/>
              <w:left w:val="single" w:color="auto" w:sz="4" w:space="0"/>
              <w:bottom w:val="single" w:color="auto" w:sz="4" w:space="0"/>
              <w:right w:val="single" w:color="auto" w:sz="4" w:space="0"/>
            </w:tcBorders>
            <w:vAlign w:val="center"/>
          </w:tcPr>
          <w:p w14:paraId="112BE0A7">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5B562D06">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40A2E87">
            <w:pPr>
              <w:spacing w:line="276" w:lineRule="auto"/>
              <w:rPr>
                <w:i w:val="0"/>
                <w:iCs w:val="0"/>
              </w:rPr>
            </w:pPr>
            <w:r>
              <w:rPr>
                <w:i w:val="0"/>
                <w:iCs w:val="0"/>
                <w:lang w:bidi="ar"/>
              </w:rPr>
              <w:t>X</w:t>
            </w:r>
          </w:p>
        </w:tc>
      </w:tr>
      <w:tr w14:paraId="3204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AE6996B">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B988AE5">
            <w:pPr>
              <w:spacing w:line="276" w:lineRule="auto"/>
              <w:rPr>
                <w:i w:val="0"/>
                <w:iCs w:val="0"/>
              </w:rPr>
            </w:pPr>
            <w:r>
              <w:rPr>
                <w:rFonts w:hint="eastAsia"/>
                <w:i w:val="0"/>
                <w:iCs w:val="0"/>
                <w:lang w:bidi="ar"/>
              </w:rPr>
              <w:t>胸腺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61531C2">
            <w:pPr>
              <w:spacing w:line="276" w:lineRule="auto"/>
              <w:rPr>
                <w:i w:val="0"/>
                <w:iCs w:val="0"/>
              </w:rPr>
            </w:pPr>
            <w:r>
              <w:rPr>
                <w:i w:val="0"/>
                <w:iCs w:val="0"/>
                <w:lang w:bidi="ar"/>
              </w:rPr>
              <w:t>Thymus</w:t>
            </w:r>
          </w:p>
        </w:tc>
        <w:tc>
          <w:tcPr>
            <w:tcW w:w="886" w:type="dxa"/>
            <w:tcBorders>
              <w:top w:val="single" w:color="auto" w:sz="4" w:space="0"/>
              <w:left w:val="single" w:color="auto" w:sz="4" w:space="0"/>
              <w:bottom w:val="single" w:color="auto" w:sz="4" w:space="0"/>
              <w:right w:val="single" w:color="auto" w:sz="4" w:space="0"/>
            </w:tcBorders>
            <w:vAlign w:val="center"/>
          </w:tcPr>
          <w:p w14:paraId="4622ACA7">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3B465FF4">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5DBF2F4">
            <w:pPr>
              <w:spacing w:line="276" w:lineRule="auto"/>
              <w:rPr>
                <w:b/>
                <w:bCs/>
                <w:i w:val="0"/>
                <w:iCs w:val="0"/>
              </w:rPr>
            </w:pPr>
            <w:r>
              <w:rPr>
                <w:i w:val="0"/>
                <w:iCs w:val="0"/>
                <w:lang w:bidi="ar"/>
              </w:rPr>
              <w:t>X</w:t>
            </w:r>
          </w:p>
        </w:tc>
      </w:tr>
      <w:tr w14:paraId="24FB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restart"/>
            <w:tcBorders>
              <w:top w:val="single" w:color="auto" w:sz="4" w:space="0"/>
              <w:left w:val="single" w:color="auto" w:sz="4" w:space="0"/>
              <w:right w:val="single" w:color="auto" w:sz="4" w:space="0"/>
            </w:tcBorders>
            <w:shd w:val="clear" w:color="auto" w:fill="auto"/>
            <w:vAlign w:val="center"/>
          </w:tcPr>
          <w:p w14:paraId="65AF0377">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624D5CF">
            <w:pPr>
              <w:spacing w:line="276" w:lineRule="auto"/>
              <w:rPr>
                <w:i w:val="0"/>
                <w:iCs w:val="0"/>
              </w:rPr>
            </w:pPr>
            <w:r>
              <w:rPr>
                <w:rFonts w:hint="eastAsia"/>
                <w:i w:val="0"/>
                <w:iCs w:val="0"/>
                <w:lang w:bidi="ar"/>
              </w:rPr>
              <w:t>甲状腺和甲状旁腺</w:t>
            </w:r>
            <w:r>
              <w:rPr>
                <w:i w:val="0"/>
                <w:iCs w:val="0"/>
                <w:lang w:bidi="ar"/>
              </w:rPr>
              <w:t>*</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E2B170D">
            <w:pPr>
              <w:wordWrap w:val="0"/>
              <w:spacing w:line="276" w:lineRule="auto"/>
              <w:rPr>
                <w:i w:val="0"/>
                <w:iCs w:val="0"/>
              </w:rPr>
            </w:pPr>
            <w:r>
              <w:rPr>
                <w:i w:val="0"/>
                <w:iCs w:val="0"/>
                <w:lang w:bidi="ar"/>
              </w:rPr>
              <w:t>Thyroid Glands,</w:t>
            </w:r>
            <w:r>
              <w:rPr>
                <w:rFonts w:hint="eastAsia"/>
                <w:i w:val="0"/>
                <w:iCs w:val="0"/>
                <w:lang w:bidi="ar"/>
              </w:rPr>
              <w:t xml:space="preserve"> </w:t>
            </w:r>
            <w:r>
              <w:rPr>
                <w:i w:val="0"/>
                <w:iCs w:val="0"/>
                <w:lang w:bidi="ar"/>
              </w:rPr>
              <w:t>Parathyroid Glands</w:t>
            </w:r>
          </w:p>
        </w:tc>
        <w:tc>
          <w:tcPr>
            <w:tcW w:w="886" w:type="dxa"/>
            <w:tcBorders>
              <w:top w:val="single" w:color="auto" w:sz="4" w:space="0"/>
              <w:left w:val="single" w:color="auto" w:sz="4" w:space="0"/>
              <w:bottom w:val="single" w:color="auto" w:sz="4" w:space="0"/>
              <w:right w:val="single" w:color="auto" w:sz="4" w:space="0"/>
            </w:tcBorders>
            <w:vAlign w:val="center"/>
          </w:tcPr>
          <w:p w14:paraId="6620380B">
            <w:pPr>
              <w:spacing w:line="276" w:lineRule="auto"/>
              <w:rPr>
                <w:i w:val="0"/>
                <w:iCs w:val="0"/>
                <w:lang w:bidi="ar"/>
              </w:rPr>
            </w:pPr>
            <w:r>
              <w:rPr>
                <w:i w:val="0"/>
                <w:iCs w:val="0"/>
                <w:lang w:bidi="ar"/>
              </w:rPr>
              <w:t>-</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7D12F487">
            <w:pPr>
              <w:spacing w:line="276" w:lineRule="auto"/>
              <w:rPr>
                <w:i w:val="0"/>
                <w:iCs w:val="0"/>
              </w:rPr>
            </w:pPr>
            <w:r>
              <w:rPr>
                <w:i w:val="0"/>
                <w:iCs w:val="0"/>
                <w:lang w:bidi="ar"/>
              </w:rPr>
              <w:t>X</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B3BECE2">
            <w:pPr>
              <w:spacing w:line="276" w:lineRule="auto"/>
              <w:rPr>
                <w:b/>
                <w:bCs/>
                <w:i w:val="0"/>
                <w:iCs w:val="0"/>
              </w:rPr>
            </w:pPr>
            <w:r>
              <w:rPr>
                <w:b/>
                <w:bCs/>
                <w:i w:val="0"/>
                <w:iCs w:val="0"/>
              </w:rPr>
              <w:t>-</w:t>
            </w:r>
          </w:p>
        </w:tc>
      </w:tr>
      <w:tr w14:paraId="2E11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right w:val="single" w:color="auto" w:sz="4" w:space="0"/>
            </w:tcBorders>
            <w:shd w:val="clear" w:color="auto" w:fill="auto"/>
            <w:vAlign w:val="center"/>
          </w:tcPr>
          <w:p w14:paraId="5CBB804F">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0363EA1">
            <w:pPr>
              <w:spacing w:line="276" w:lineRule="auto"/>
              <w:rPr>
                <w:i w:val="0"/>
                <w:iCs w:val="0"/>
                <w:lang w:bidi="ar"/>
              </w:rPr>
            </w:pPr>
            <w:r>
              <w:rPr>
                <w:rFonts w:hint="eastAsia"/>
                <w:i w:val="0"/>
                <w:iCs w:val="0"/>
                <w:lang w:bidi="ar"/>
              </w:rPr>
              <w:t>甲状腺（双侧）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C0D577D">
            <w:pPr>
              <w:spacing w:line="276" w:lineRule="auto"/>
              <w:rPr>
                <w:i w:val="0"/>
                <w:iCs w:val="0"/>
                <w:lang w:bidi="ar"/>
              </w:rPr>
            </w:pPr>
            <w:r>
              <w:rPr>
                <w:i w:val="0"/>
                <w:iCs w:val="0"/>
                <w:lang w:bidi="ar"/>
              </w:rPr>
              <w:t>Thyroid Glands</w:t>
            </w:r>
          </w:p>
        </w:tc>
        <w:tc>
          <w:tcPr>
            <w:tcW w:w="886" w:type="dxa"/>
            <w:tcBorders>
              <w:top w:val="single" w:color="auto" w:sz="4" w:space="0"/>
              <w:left w:val="single" w:color="auto" w:sz="4" w:space="0"/>
              <w:bottom w:val="single" w:color="auto" w:sz="4" w:space="0"/>
              <w:right w:val="single" w:color="auto" w:sz="4" w:space="0"/>
            </w:tcBorders>
            <w:vAlign w:val="center"/>
          </w:tcPr>
          <w:p w14:paraId="06E24EAD">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32F0E46B">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5E779EBB">
            <w:pPr>
              <w:spacing w:line="276" w:lineRule="auto"/>
              <w:rPr>
                <w:i w:val="0"/>
                <w:iCs w:val="0"/>
                <w:lang w:bidi="ar"/>
              </w:rPr>
            </w:pPr>
            <w:r>
              <w:rPr>
                <w:i w:val="0"/>
                <w:iCs w:val="0"/>
                <w:lang w:bidi="ar"/>
              </w:rPr>
              <w:t>X</w:t>
            </w:r>
          </w:p>
        </w:tc>
      </w:tr>
      <w:tr w14:paraId="74A4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vMerge w:val="continue"/>
            <w:tcBorders>
              <w:left w:val="single" w:color="auto" w:sz="4" w:space="0"/>
              <w:bottom w:val="single" w:color="auto" w:sz="4" w:space="0"/>
              <w:right w:val="single" w:color="auto" w:sz="4" w:space="0"/>
            </w:tcBorders>
            <w:shd w:val="clear" w:color="auto" w:fill="auto"/>
            <w:vAlign w:val="center"/>
          </w:tcPr>
          <w:p w14:paraId="6B7D02C2">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5DFBC45">
            <w:pPr>
              <w:spacing w:line="276" w:lineRule="auto"/>
              <w:rPr>
                <w:i w:val="0"/>
                <w:iCs w:val="0"/>
                <w:lang w:bidi="ar"/>
              </w:rPr>
            </w:pPr>
            <w:r>
              <w:rPr>
                <w:rFonts w:hint="eastAsia"/>
                <w:i w:val="0"/>
                <w:iCs w:val="0"/>
                <w:lang w:bidi="ar"/>
              </w:rPr>
              <w:t>甲状旁腺（双侧或单侧）</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63467D34">
            <w:pPr>
              <w:spacing w:line="276" w:lineRule="auto"/>
              <w:rPr>
                <w:i w:val="0"/>
                <w:iCs w:val="0"/>
                <w:lang w:bidi="ar"/>
              </w:rPr>
            </w:pPr>
            <w:r>
              <w:rPr>
                <w:i w:val="0"/>
                <w:iCs w:val="0"/>
                <w:lang w:bidi="ar"/>
              </w:rPr>
              <w:t>Parathyroid Glands</w:t>
            </w:r>
          </w:p>
        </w:tc>
        <w:tc>
          <w:tcPr>
            <w:tcW w:w="886" w:type="dxa"/>
            <w:tcBorders>
              <w:top w:val="single" w:color="auto" w:sz="4" w:space="0"/>
              <w:left w:val="single" w:color="auto" w:sz="4" w:space="0"/>
              <w:bottom w:val="single" w:color="auto" w:sz="4" w:space="0"/>
              <w:right w:val="single" w:color="auto" w:sz="4" w:space="0"/>
            </w:tcBorders>
            <w:vAlign w:val="center"/>
          </w:tcPr>
          <w:p w14:paraId="223E2170">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FFFFFF"/>
            <w:vAlign w:val="center"/>
          </w:tcPr>
          <w:p w14:paraId="44958E98">
            <w:pPr>
              <w:spacing w:line="276" w:lineRule="auto"/>
              <w:rPr>
                <w:i w:val="0"/>
                <w:iCs w:val="0"/>
                <w:lang w:bidi="ar"/>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88C2CF1">
            <w:pPr>
              <w:spacing w:line="276" w:lineRule="auto"/>
              <w:rPr>
                <w:i w:val="0"/>
                <w:iCs w:val="0"/>
                <w:lang w:bidi="ar"/>
              </w:rPr>
            </w:pPr>
            <w:r>
              <w:rPr>
                <w:i w:val="0"/>
                <w:iCs w:val="0"/>
                <w:lang w:bidi="ar"/>
              </w:rPr>
              <w:t>X</w:t>
            </w:r>
          </w:p>
        </w:tc>
      </w:tr>
      <w:tr w14:paraId="0055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78A10369">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40CBBAB">
            <w:pPr>
              <w:spacing w:line="276" w:lineRule="auto"/>
              <w:rPr>
                <w:i w:val="0"/>
                <w:iCs w:val="0"/>
              </w:rPr>
            </w:pPr>
            <w:r>
              <w:rPr>
                <w:rFonts w:hint="eastAsia"/>
                <w:i w:val="0"/>
                <w:iCs w:val="0"/>
                <w:lang w:bidi="ar"/>
              </w:rPr>
              <w:t>气管</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78877F3">
            <w:pPr>
              <w:spacing w:line="276" w:lineRule="auto"/>
              <w:rPr>
                <w:i w:val="0"/>
                <w:iCs w:val="0"/>
              </w:rPr>
            </w:pPr>
            <w:r>
              <w:rPr>
                <w:i w:val="0"/>
                <w:iCs w:val="0"/>
                <w:lang w:bidi="ar"/>
              </w:rPr>
              <w:t>Trachea</w:t>
            </w:r>
          </w:p>
        </w:tc>
        <w:tc>
          <w:tcPr>
            <w:tcW w:w="886" w:type="dxa"/>
            <w:tcBorders>
              <w:top w:val="single" w:color="auto" w:sz="4" w:space="0"/>
              <w:left w:val="single" w:color="auto" w:sz="4" w:space="0"/>
              <w:bottom w:val="single" w:color="auto" w:sz="4" w:space="0"/>
              <w:right w:val="single" w:color="auto" w:sz="4" w:space="0"/>
            </w:tcBorders>
            <w:vAlign w:val="center"/>
          </w:tcPr>
          <w:p w14:paraId="196E5D2D">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39F94E28">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C3820F6">
            <w:pPr>
              <w:spacing w:line="276" w:lineRule="auto"/>
              <w:rPr>
                <w:b/>
                <w:bCs/>
                <w:i w:val="0"/>
                <w:iCs w:val="0"/>
              </w:rPr>
            </w:pPr>
            <w:r>
              <w:rPr>
                <w:i w:val="0"/>
                <w:iCs w:val="0"/>
                <w:lang w:bidi="ar"/>
              </w:rPr>
              <w:t>X</w:t>
            </w:r>
          </w:p>
        </w:tc>
      </w:tr>
      <w:tr w14:paraId="3433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0D20E09">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75714729">
            <w:pPr>
              <w:spacing w:line="276" w:lineRule="auto"/>
              <w:rPr>
                <w:i w:val="0"/>
                <w:iCs w:val="0"/>
              </w:rPr>
            </w:pPr>
            <w:r>
              <w:rPr>
                <w:rFonts w:hint="eastAsia"/>
                <w:i w:val="0"/>
                <w:iCs w:val="0"/>
                <w:lang w:bidi="ar"/>
              </w:rPr>
              <w:t>膀胱</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15C3DA98">
            <w:pPr>
              <w:spacing w:line="276" w:lineRule="auto"/>
              <w:rPr>
                <w:i w:val="0"/>
                <w:iCs w:val="0"/>
              </w:rPr>
            </w:pPr>
            <w:r>
              <w:rPr>
                <w:i w:val="0"/>
                <w:iCs w:val="0"/>
                <w:lang w:bidi="ar"/>
              </w:rPr>
              <w:t>Urinary Bladder</w:t>
            </w:r>
          </w:p>
        </w:tc>
        <w:tc>
          <w:tcPr>
            <w:tcW w:w="886" w:type="dxa"/>
            <w:tcBorders>
              <w:top w:val="single" w:color="auto" w:sz="4" w:space="0"/>
              <w:left w:val="single" w:color="auto" w:sz="4" w:space="0"/>
              <w:bottom w:val="single" w:color="auto" w:sz="4" w:space="0"/>
              <w:right w:val="single" w:color="auto" w:sz="4" w:space="0"/>
            </w:tcBorders>
            <w:vAlign w:val="center"/>
          </w:tcPr>
          <w:p w14:paraId="15A5C5E0">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3A4CEE3">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4A189E5">
            <w:pPr>
              <w:spacing w:line="276" w:lineRule="auto"/>
              <w:rPr>
                <w:b/>
                <w:bCs/>
                <w:i w:val="0"/>
                <w:iCs w:val="0"/>
              </w:rPr>
            </w:pPr>
            <w:r>
              <w:rPr>
                <w:i w:val="0"/>
                <w:iCs w:val="0"/>
                <w:lang w:bidi="ar"/>
              </w:rPr>
              <w:t>X</w:t>
            </w:r>
          </w:p>
        </w:tc>
      </w:tr>
      <w:tr w14:paraId="3D52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76C9600">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BC35E5C">
            <w:pPr>
              <w:spacing w:line="276" w:lineRule="auto"/>
              <w:rPr>
                <w:i w:val="0"/>
                <w:iCs w:val="0"/>
              </w:rPr>
            </w:pPr>
            <w:r>
              <w:rPr>
                <w:rFonts w:hint="eastAsia"/>
                <w:i w:val="0"/>
                <w:iCs w:val="0"/>
                <w:lang w:bidi="ar"/>
              </w:rPr>
              <w:t>阴道</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107B988">
            <w:pPr>
              <w:spacing w:line="276" w:lineRule="auto"/>
              <w:rPr>
                <w:i w:val="0"/>
                <w:iCs w:val="0"/>
              </w:rPr>
            </w:pPr>
            <w:r>
              <w:rPr>
                <w:i w:val="0"/>
                <w:iCs w:val="0"/>
                <w:lang w:bidi="ar"/>
              </w:rPr>
              <w:t>Vagina</w:t>
            </w:r>
          </w:p>
        </w:tc>
        <w:tc>
          <w:tcPr>
            <w:tcW w:w="886" w:type="dxa"/>
            <w:tcBorders>
              <w:top w:val="single" w:color="auto" w:sz="4" w:space="0"/>
              <w:left w:val="single" w:color="auto" w:sz="4" w:space="0"/>
              <w:bottom w:val="single" w:color="auto" w:sz="4" w:space="0"/>
              <w:right w:val="single" w:color="auto" w:sz="4" w:space="0"/>
            </w:tcBorders>
            <w:vAlign w:val="center"/>
          </w:tcPr>
          <w:p w14:paraId="20653C2C">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66C22C70">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22FC2D4">
            <w:pPr>
              <w:spacing w:line="276" w:lineRule="auto"/>
              <w:rPr>
                <w:b/>
                <w:bCs/>
                <w:i w:val="0"/>
                <w:iCs w:val="0"/>
              </w:rPr>
            </w:pPr>
            <w:r>
              <w:rPr>
                <w:i w:val="0"/>
                <w:iCs w:val="0"/>
                <w:lang w:bidi="ar"/>
              </w:rPr>
              <w:t>X</w:t>
            </w:r>
          </w:p>
        </w:tc>
      </w:tr>
      <w:tr w14:paraId="67F7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133CA7F7">
            <w:pPr>
              <w:numPr>
                <w:ilvl w:val="0"/>
                <w:numId w:val="4"/>
              </w:numPr>
              <w:spacing w:line="276" w:lineRule="auto"/>
              <w:rPr>
                <w:i w:val="0"/>
                <w:iCs w:val="0"/>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9046189">
            <w:pPr>
              <w:spacing w:line="240" w:lineRule="auto"/>
              <w:rPr>
                <w:i w:val="0"/>
                <w:iCs w:val="0"/>
                <w:highlight w:val="none"/>
                <w:lang w:bidi="ar"/>
              </w:rPr>
            </w:pPr>
            <w:r>
              <w:rPr>
                <w:rFonts w:hint="eastAsia"/>
                <w:i w:val="0"/>
                <w:iCs w:val="0"/>
                <w:highlight w:val="none"/>
              </w:rPr>
              <w:t>派氏结（口服免疫相关药物取此部位）</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81E7E17">
            <w:pPr>
              <w:spacing w:line="240" w:lineRule="auto"/>
              <w:rPr>
                <w:i w:val="0"/>
                <w:iCs w:val="0"/>
                <w:highlight w:val="none"/>
                <w:lang w:bidi="ar"/>
              </w:rPr>
            </w:pPr>
            <w:r>
              <w:rPr>
                <w:i w:val="0"/>
                <w:iCs w:val="0"/>
                <w:highlight w:val="none"/>
              </w:rPr>
              <w:t xml:space="preserve">Peyer’s Patch </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24D81079">
            <w:pPr>
              <w:spacing w:line="240" w:lineRule="auto"/>
              <w:rPr>
                <w:b/>
                <w:bCs/>
                <w:i w:val="0"/>
                <w:iCs w:val="0"/>
              </w:rPr>
            </w:pPr>
            <w:r>
              <w:rPr>
                <w:b/>
                <w:bCs/>
                <w:i w:val="0"/>
                <w:iCs w:val="0"/>
              </w:rPr>
              <w:t xml:space="preserve">X </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FFCBCD0">
            <w:pPr>
              <w:spacing w:line="240" w:lineRule="auto"/>
              <w:rPr>
                <w:i w:val="0"/>
                <w:iCs w:val="0"/>
                <w:lang w:bidi="ar"/>
              </w:rPr>
            </w:pPr>
            <w:r>
              <w:rPr>
                <w:b/>
                <w:bCs/>
                <w:i w:val="0"/>
                <w:iCs w:val="0"/>
              </w:rPr>
              <w:t xml:space="preserve">- </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DE43CA5">
            <w:pPr>
              <w:spacing w:line="240" w:lineRule="auto"/>
              <w:rPr>
                <w:i w:val="0"/>
                <w:iCs w:val="0"/>
                <w:lang w:bidi="ar"/>
              </w:rPr>
            </w:pPr>
            <w:r>
              <w:rPr>
                <w:b/>
                <w:bCs/>
                <w:i w:val="0"/>
                <w:iCs w:val="0"/>
              </w:rPr>
              <w:t xml:space="preserve">X </w:t>
            </w:r>
          </w:p>
        </w:tc>
      </w:tr>
      <w:tr w14:paraId="703F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1AD9EE1C">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5906251">
            <w:pPr>
              <w:spacing w:line="276" w:lineRule="auto"/>
              <w:rPr>
                <w:i w:val="0"/>
                <w:iCs w:val="0"/>
              </w:rPr>
            </w:pPr>
            <w:r>
              <w:rPr>
                <w:rFonts w:hint="eastAsia"/>
                <w:i w:val="0"/>
                <w:iCs w:val="0"/>
                <w:lang w:bidi="ar"/>
              </w:rPr>
              <w:t>给药部位</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7F189577">
            <w:pPr>
              <w:spacing w:line="276" w:lineRule="auto"/>
              <w:rPr>
                <w:i w:val="0"/>
                <w:iCs w:val="0"/>
              </w:rPr>
            </w:pPr>
            <w:r>
              <w:rPr>
                <w:i w:val="0"/>
                <w:iCs w:val="0"/>
                <w:lang w:bidi="ar"/>
              </w:rPr>
              <w:t>Administration Site</w:t>
            </w:r>
          </w:p>
        </w:tc>
        <w:tc>
          <w:tcPr>
            <w:tcW w:w="886" w:type="dxa"/>
            <w:tcBorders>
              <w:top w:val="single" w:color="auto" w:sz="4" w:space="0"/>
              <w:left w:val="single" w:color="auto" w:sz="4" w:space="0"/>
              <w:bottom w:val="single" w:color="auto" w:sz="4" w:space="0"/>
              <w:right w:val="single" w:color="auto" w:sz="4" w:space="0"/>
            </w:tcBorders>
            <w:vAlign w:val="center"/>
          </w:tcPr>
          <w:p w14:paraId="6D2AE07A">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20F2980A">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5BF8AE2">
            <w:pPr>
              <w:spacing w:line="276" w:lineRule="auto"/>
              <w:rPr>
                <w:b/>
                <w:bCs/>
                <w:i w:val="0"/>
                <w:iCs w:val="0"/>
              </w:rPr>
            </w:pPr>
            <w:r>
              <w:rPr>
                <w:i w:val="0"/>
                <w:iCs w:val="0"/>
                <w:lang w:bidi="ar"/>
              </w:rPr>
              <w:t>X</w:t>
            </w:r>
          </w:p>
        </w:tc>
      </w:tr>
      <w:tr w14:paraId="4F12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5B6B380">
            <w:pPr>
              <w:numPr>
                <w:ilvl w:val="0"/>
                <w:numId w:val="4"/>
              </w:numPr>
              <w:spacing w:line="276" w:lineRule="auto"/>
              <w:rPr>
                <w:i w:val="0"/>
                <w:iCs w:val="0"/>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D110932">
            <w:pPr>
              <w:spacing w:line="276" w:lineRule="auto"/>
              <w:rPr>
                <w:i w:val="0"/>
                <w:iCs w:val="0"/>
                <w:lang w:bidi="ar"/>
              </w:rPr>
            </w:pPr>
            <w:r>
              <w:rPr>
                <w:rFonts w:hint="eastAsia"/>
                <w:i w:val="0"/>
                <w:iCs w:val="0"/>
                <w:lang w:bidi="ar"/>
              </w:rPr>
              <w:t>大体异常组织（如有）</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719A98E1">
            <w:pPr>
              <w:spacing w:line="276" w:lineRule="auto"/>
              <w:rPr>
                <w:i w:val="0"/>
                <w:iCs w:val="0"/>
              </w:rPr>
            </w:pPr>
            <w:r>
              <w:rPr>
                <w:i w:val="0"/>
                <w:iCs w:val="0"/>
                <w:lang w:bidi="ar"/>
              </w:rPr>
              <w:t>Gross Lesions</w:t>
            </w:r>
            <w:r>
              <w:rPr>
                <w:rFonts w:hint="eastAsia"/>
                <w:i w:val="0"/>
                <w:iCs w:val="0"/>
                <w:lang w:bidi="ar"/>
              </w:rPr>
              <w:t>（</w:t>
            </w:r>
            <w:r>
              <w:rPr>
                <w:i w:val="0"/>
                <w:iCs w:val="0"/>
                <w:lang w:bidi="ar"/>
              </w:rPr>
              <w:t>if any</w:t>
            </w:r>
            <w:r>
              <w:rPr>
                <w:rFonts w:hint="eastAsia"/>
                <w:i w:val="0"/>
                <w:iCs w:val="0"/>
                <w:lang w:bidi="ar"/>
              </w:rPr>
              <w:t>）</w:t>
            </w:r>
          </w:p>
        </w:tc>
        <w:tc>
          <w:tcPr>
            <w:tcW w:w="886" w:type="dxa"/>
            <w:tcBorders>
              <w:top w:val="single" w:color="auto" w:sz="4" w:space="0"/>
              <w:left w:val="single" w:color="auto" w:sz="4" w:space="0"/>
              <w:bottom w:val="single" w:color="auto" w:sz="4" w:space="0"/>
              <w:right w:val="single" w:color="auto" w:sz="4" w:space="0"/>
            </w:tcBorders>
            <w:vAlign w:val="center"/>
          </w:tcPr>
          <w:p w14:paraId="52E7E826">
            <w:pPr>
              <w:spacing w:line="276" w:lineRule="auto"/>
              <w:rPr>
                <w:i w:val="0"/>
                <w:iCs w:val="0"/>
                <w:lang w:bidi="ar"/>
              </w:rPr>
            </w:pPr>
            <w:r>
              <w:rPr>
                <w:i w:val="0"/>
                <w:iCs w:val="0"/>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25C1CFC0">
            <w:pPr>
              <w:spacing w:line="276" w:lineRule="auto"/>
              <w:rPr>
                <w:i w:val="0"/>
                <w:iCs w:val="0"/>
              </w:rPr>
            </w:pPr>
            <w:r>
              <w:rPr>
                <w:i w:val="0"/>
                <w:iCs w:val="0"/>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74BB957">
            <w:pPr>
              <w:spacing w:line="276" w:lineRule="auto"/>
              <w:rPr>
                <w:b/>
                <w:bCs/>
                <w:i w:val="0"/>
                <w:iCs w:val="0"/>
              </w:rPr>
            </w:pPr>
            <w:r>
              <w:rPr>
                <w:i w:val="0"/>
                <w:iCs w:val="0"/>
                <w:lang w:bidi="ar"/>
              </w:rPr>
              <w:t>X</w:t>
            </w:r>
          </w:p>
        </w:tc>
      </w:tr>
      <w:tr w14:paraId="7022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01CDFB48">
            <w:pPr>
              <w:numPr>
                <w:ilvl w:val="0"/>
                <w:numId w:val="4"/>
              </w:numPr>
              <w:spacing w:line="276" w:lineRule="auto"/>
              <w:rPr>
                <w:i w:val="0"/>
                <w:iCs w:val="0"/>
                <w:spacing w:val="-10"/>
                <w:highlight w:val="none"/>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562DBC37">
            <w:pPr>
              <w:spacing w:line="276" w:lineRule="auto"/>
              <w:rPr>
                <w:i w:val="0"/>
                <w:iCs w:val="0"/>
                <w:highlight w:val="none"/>
                <w:lang w:bidi="ar"/>
              </w:rPr>
            </w:pPr>
            <w:r>
              <w:rPr>
                <w:rFonts w:hint="eastAsia"/>
                <w:i w:val="0"/>
                <w:iCs w:val="0"/>
                <w:highlight w:val="none"/>
                <w:lang w:bidi="ar"/>
              </w:rPr>
              <w:t>舌</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39A79A1">
            <w:pPr>
              <w:spacing w:line="276" w:lineRule="auto"/>
              <w:rPr>
                <w:i w:val="0"/>
                <w:iCs w:val="0"/>
                <w:highlight w:val="none"/>
              </w:rPr>
            </w:pPr>
            <w:r>
              <w:rPr>
                <w:i w:val="0"/>
                <w:iCs w:val="0"/>
                <w:highlight w:val="none"/>
                <w:lang w:bidi="ar"/>
              </w:rPr>
              <w:t>Tongue</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4838D254">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6E9CD3D">
            <w:pPr>
              <w:spacing w:line="276" w:lineRule="auto"/>
              <w:rPr>
                <w:i w:val="0"/>
                <w:iCs w:val="0"/>
                <w:highlight w:val="none"/>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2736625">
            <w:pPr>
              <w:spacing w:line="276" w:lineRule="auto"/>
              <w:rPr>
                <w:b/>
                <w:bCs/>
                <w:i w:val="0"/>
                <w:iCs w:val="0"/>
                <w:highlight w:val="none"/>
              </w:rPr>
            </w:pPr>
            <w:r>
              <w:rPr>
                <w:i w:val="0"/>
                <w:iCs w:val="0"/>
                <w:highlight w:val="none"/>
                <w:lang w:bidi="ar"/>
              </w:rPr>
              <w:t>X</w:t>
            </w:r>
          </w:p>
        </w:tc>
      </w:tr>
      <w:tr w14:paraId="710E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E74EA79">
            <w:pPr>
              <w:numPr>
                <w:ilvl w:val="0"/>
                <w:numId w:val="4"/>
              </w:numPr>
              <w:spacing w:line="276" w:lineRule="auto"/>
              <w:rPr>
                <w:i w:val="0"/>
                <w:iCs w:val="0"/>
                <w:highlight w:val="none"/>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165410FB">
            <w:pPr>
              <w:spacing w:line="276" w:lineRule="auto"/>
              <w:rPr>
                <w:i w:val="0"/>
                <w:iCs w:val="0"/>
                <w:highlight w:val="none"/>
                <w:lang w:bidi="ar"/>
              </w:rPr>
            </w:pPr>
            <w:r>
              <w:rPr>
                <w:rFonts w:hint="eastAsia"/>
                <w:i w:val="0"/>
                <w:iCs w:val="0"/>
                <w:highlight w:val="none"/>
                <w:lang w:bidi="ar"/>
              </w:rPr>
              <w:t>喉</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21C2BC0">
            <w:pPr>
              <w:spacing w:line="276" w:lineRule="auto"/>
              <w:rPr>
                <w:b/>
                <w:bCs/>
                <w:i w:val="0"/>
                <w:iCs w:val="0"/>
                <w:highlight w:val="none"/>
              </w:rPr>
            </w:pPr>
            <w:r>
              <w:rPr>
                <w:i w:val="0"/>
                <w:iCs w:val="0"/>
                <w:highlight w:val="none"/>
                <w:lang w:bidi="ar"/>
              </w:rPr>
              <w:t>Larynx</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7DC731EC">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DD32E62">
            <w:pPr>
              <w:spacing w:line="276" w:lineRule="auto"/>
              <w:rPr>
                <w:b/>
                <w:bCs/>
                <w:i w:val="0"/>
                <w:iCs w:val="0"/>
                <w:highlight w:val="none"/>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9A744FD">
            <w:pPr>
              <w:spacing w:line="276" w:lineRule="auto"/>
              <w:rPr>
                <w:b/>
                <w:bCs/>
                <w:i w:val="0"/>
                <w:iCs w:val="0"/>
                <w:highlight w:val="none"/>
              </w:rPr>
            </w:pPr>
            <w:r>
              <w:rPr>
                <w:i w:val="0"/>
                <w:iCs w:val="0"/>
                <w:highlight w:val="none"/>
                <w:lang w:bidi="ar"/>
              </w:rPr>
              <w:t>X</w:t>
            </w:r>
          </w:p>
        </w:tc>
      </w:tr>
      <w:tr w14:paraId="1C91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4EA56581">
            <w:pPr>
              <w:numPr>
                <w:ilvl w:val="0"/>
                <w:numId w:val="4"/>
              </w:numPr>
              <w:spacing w:line="276" w:lineRule="auto"/>
              <w:rPr>
                <w:i w:val="0"/>
                <w:iCs w:val="0"/>
                <w:highlight w:val="none"/>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A33EFE3">
            <w:pPr>
              <w:spacing w:line="276" w:lineRule="auto"/>
              <w:rPr>
                <w:i w:val="0"/>
                <w:iCs w:val="0"/>
                <w:highlight w:val="none"/>
                <w:lang w:bidi="ar"/>
              </w:rPr>
            </w:pPr>
            <w:r>
              <w:rPr>
                <w:rFonts w:hint="eastAsia"/>
                <w:i w:val="0"/>
                <w:iCs w:val="0"/>
                <w:highlight w:val="none"/>
                <w:lang w:bidi="ar"/>
              </w:rPr>
              <w:t>泪腺</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7586B220">
            <w:pPr>
              <w:spacing w:line="276" w:lineRule="auto"/>
              <w:rPr>
                <w:b/>
                <w:bCs/>
                <w:i w:val="0"/>
                <w:iCs w:val="0"/>
                <w:highlight w:val="none"/>
              </w:rPr>
            </w:pPr>
            <w:r>
              <w:rPr>
                <w:i w:val="0"/>
                <w:iCs w:val="0"/>
                <w:highlight w:val="none"/>
                <w:lang w:bidi="ar"/>
              </w:rPr>
              <w:t>Lacrimal Gland</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4B6C6D96">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9B4E5FE">
            <w:pPr>
              <w:spacing w:line="276" w:lineRule="auto"/>
              <w:rPr>
                <w:b/>
                <w:bCs/>
                <w:i w:val="0"/>
                <w:iCs w:val="0"/>
                <w:highlight w:val="none"/>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BE7F439">
            <w:pPr>
              <w:spacing w:line="276" w:lineRule="auto"/>
              <w:rPr>
                <w:b/>
                <w:bCs/>
                <w:i w:val="0"/>
                <w:iCs w:val="0"/>
                <w:highlight w:val="none"/>
              </w:rPr>
            </w:pPr>
            <w:r>
              <w:rPr>
                <w:i w:val="0"/>
                <w:iCs w:val="0"/>
                <w:highlight w:val="none"/>
                <w:lang w:bidi="ar"/>
              </w:rPr>
              <w:t>X</w:t>
            </w:r>
          </w:p>
        </w:tc>
      </w:tr>
      <w:tr w14:paraId="0DA3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05F89265">
            <w:pPr>
              <w:numPr>
                <w:ilvl w:val="0"/>
                <w:numId w:val="4"/>
              </w:numPr>
              <w:spacing w:line="276" w:lineRule="auto"/>
              <w:rPr>
                <w:i w:val="0"/>
                <w:iCs w:val="0"/>
                <w:highlight w:val="none"/>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C14D1EF">
            <w:pPr>
              <w:spacing w:line="276" w:lineRule="auto"/>
              <w:rPr>
                <w:i w:val="0"/>
                <w:iCs w:val="0"/>
                <w:highlight w:val="none"/>
                <w:lang w:bidi="ar"/>
              </w:rPr>
            </w:pPr>
            <w:r>
              <w:rPr>
                <w:rFonts w:hint="eastAsia"/>
                <w:i w:val="0"/>
                <w:iCs w:val="0"/>
                <w:highlight w:val="none"/>
                <w:lang w:bidi="ar"/>
              </w:rPr>
              <w:t>鼻腔</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35C67BDE">
            <w:pPr>
              <w:adjustRightInd w:val="0"/>
              <w:spacing w:line="240" w:lineRule="auto"/>
              <w:rPr>
                <w:i w:val="0"/>
                <w:iCs w:val="0"/>
                <w:color w:val="000000"/>
                <w:kern w:val="0"/>
                <w:highlight w:val="none"/>
              </w:rPr>
            </w:pPr>
            <w:r>
              <w:rPr>
                <w:i w:val="0"/>
                <w:iCs w:val="0"/>
                <w:color w:val="000000"/>
                <w:kern w:val="0"/>
                <w:highlight w:val="none"/>
              </w:rPr>
              <w:t xml:space="preserve">Nasal Cavity </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1A8AB66A">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684ADEA">
            <w:pPr>
              <w:spacing w:line="276" w:lineRule="auto"/>
              <w:rPr>
                <w:i w:val="0"/>
                <w:iCs w:val="0"/>
                <w:highlight w:val="none"/>
                <w:lang w:bidi="ar"/>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B10C6B2">
            <w:pPr>
              <w:spacing w:line="276" w:lineRule="auto"/>
              <w:rPr>
                <w:i w:val="0"/>
                <w:iCs w:val="0"/>
                <w:highlight w:val="none"/>
                <w:lang w:bidi="ar"/>
              </w:rPr>
            </w:pPr>
            <w:r>
              <w:rPr>
                <w:i w:val="0"/>
                <w:iCs w:val="0"/>
                <w:highlight w:val="none"/>
                <w:lang w:bidi="ar"/>
              </w:rPr>
              <w:t>X</w:t>
            </w:r>
          </w:p>
        </w:tc>
      </w:tr>
      <w:tr w14:paraId="3410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50F03F19">
            <w:pPr>
              <w:numPr>
                <w:ilvl w:val="0"/>
                <w:numId w:val="4"/>
              </w:numPr>
              <w:spacing w:line="276" w:lineRule="auto"/>
              <w:rPr>
                <w:i w:val="0"/>
                <w:iCs w:val="0"/>
                <w:highlight w:val="none"/>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2BB17E8C">
            <w:pPr>
              <w:adjustRightInd w:val="0"/>
              <w:spacing w:line="240" w:lineRule="auto"/>
              <w:rPr>
                <w:i w:val="0"/>
                <w:iCs w:val="0"/>
                <w:color w:val="000000"/>
                <w:kern w:val="0"/>
                <w:highlight w:val="none"/>
              </w:rPr>
            </w:pPr>
            <w:r>
              <w:rPr>
                <w:rFonts w:hint="eastAsia"/>
                <w:i w:val="0"/>
                <w:iCs w:val="0"/>
                <w:color w:val="000000"/>
                <w:kern w:val="0"/>
                <w:highlight w:val="none"/>
              </w:rPr>
              <w:t>支气管淋巴组织</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35079E1">
            <w:pPr>
              <w:spacing w:line="276" w:lineRule="auto"/>
              <w:rPr>
                <w:i w:val="0"/>
                <w:iCs w:val="0"/>
                <w:highlight w:val="none"/>
                <w:lang w:bidi="ar"/>
              </w:rPr>
            </w:pPr>
            <w:r>
              <w:rPr>
                <w:i w:val="0"/>
                <w:iCs w:val="0"/>
                <w:highlight w:val="none"/>
                <w:lang w:bidi="ar"/>
              </w:rPr>
              <w:t>Bronchus-associated Lymphoid Tissue</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51608F58">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0067FE4F">
            <w:pPr>
              <w:spacing w:line="276" w:lineRule="auto"/>
              <w:rPr>
                <w:i w:val="0"/>
                <w:iCs w:val="0"/>
                <w:highlight w:val="none"/>
                <w:lang w:bidi="ar"/>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093E049">
            <w:pPr>
              <w:spacing w:line="276" w:lineRule="auto"/>
              <w:rPr>
                <w:i w:val="0"/>
                <w:iCs w:val="0"/>
                <w:highlight w:val="none"/>
                <w:lang w:bidi="ar"/>
              </w:rPr>
            </w:pPr>
            <w:r>
              <w:rPr>
                <w:i w:val="0"/>
                <w:iCs w:val="0"/>
                <w:highlight w:val="none"/>
                <w:lang w:bidi="ar"/>
              </w:rPr>
              <w:t>X</w:t>
            </w:r>
          </w:p>
        </w:tc>
      </w:tr>
      <w:tr w14:paraId="4AE0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A4A3615">
            <w:pPr>
              <w:numPr>
                <w:ilvl w:val="0"/>
                <w:numId w:val="4"/>
              </w:numPr>
              <w:spacing w:line="276" w:lineRule="auto"/>
              <w:rPr>
                <w:i w:val="0"/>
                <w:iCs w:val="0"/>
                <w:highlight w:val="none"/>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3C09B73E">
            <w:pPr>
              <w:adjustRightInd w:val="0"/>
              <w:spacing w:line="240" w:lineRule="auto"/>
              <w:rPr>
                <w:i w:val="0"/>
                <w:iCs w:val="0"/>
                <w:color w:val="000000"/>
                <w:kern w:val="0"/>
                <w:highlight w:val="none"/>
              </w:rPr>
            </w:pPr>
            <w:r>
              <w:rPr>
                <w:rFonts w:hint="eastAsia"/>
                <w:i w:val="0"/>
                <w:iCs w:val="0"/>
                <w:color w:val="000000"/>
                <w:kern w:val="0"/>
                <w:highlight w:val="none"/>
              </w:rPr>
              <w:t>鼻相关淋巴组织</w:t>
            </w:r>
            <w:r>
              <w:rPr>
                <w:i w:val="0"/>
                <w:iCs w:val="0"/>
                <w:color w:val="000000"/>
                <w:kern w:val="0"/>
                <w:highlight w:val="none"/>
              </w:rPr>
              <w:t xml:space="preserve"> </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BC7A9C7">
            <w:pPr>
              <w:spacing w:line="276" w:lineRule="auto"/>
              <w:rPr>
                <w:i w:val="0"/>
                <w:iCs w:val="0"/>
                <w:highlight w:val="none"/>
                <w:lang w:bidi="ar"/>
              </w:rPr>
            </w:pPr>
            <w:r>
              <w:rPr>
                <w:i w:val="0"/>
                <w:iCs w:val="0"/>
                <w:highlight w:val="none"/>
                <w:lang w:bidi="ar"/>
              </w:rPr>
              <w:t>Nose-associated Lymphoid tissue</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15C9127C">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5DD6D4B2">
            <w:pPr>
              <w:spacing w:line="276" w:lineRule="auto"/>
              <w:rPr>
                <w:i w:val="0"/>
                <w:iCs w:val="0"/>
                <w:highlight w:val="none"/>
                <w:lang w:bidi="ar"/>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5AA8C9B">
            <w:pPr>
              <w:spacing w:line="276" w:lineRule="auto"/>
              <w:rPr>
                <w:i w:val="0"/>
                <w:iCs w:val="0"/>
                <w:highlight w:val="none"/>
                <w:lang w:bidi="ar"/>
              </w:rPr>
            </w:pPr>
            <w:r>
              <w:rPr>
                <w:i w:val="0"/>
                <w:iCs w:val="0"/>
                <w:highlight w:val="none"/>
                <w:lang w:bidi="ar"/>
              </w:rPr>
              <w:t>X</w:t>
            </w:r>
          </w:p>
        </w:tc>
      </w:tr>
      <w:tr w14:paraId="632D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2BEF1E19">
            <w:pPr>
              <w:numPr>
                <w:ilvl w:val="0"/>
                <w:numId w:val="4"/>
              </w:numPr>
              <w:spacing w:line="276" w:lineRule="auto"/>
              <w:rPr>
                <w:i w:val="0"/>
                <w:iCs w:val="0"/>
                <w:highlight w:val="none"/>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F627DCD">
            <w:pPr>
              <w:spacing w:line="276" w:lineRule="auto"/>
              <w:rPr>
                <w:i w:val="0"/>
                <w:iCs w:val="0"/>
                <w:highlight w:val="none"/>
                <w:lang w:bidi="ar"/>
              </w:rPr>
            </w:pPr>
            <w:r>
              <w:rPr>
                <w:rFonts w:hint="eastAsia"/>
                <w:i w:val="0"/>
                <w:iCs w:val="0"/>
                <w:highlight w:val="none"/>
                <w:lang w:bidi="ar"/>
              </w:rPr>
              <w:t>三叉神经节（眼给药）</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5080D758">
            <w:pPr>
              <w:spacing w:line="276" w:lineRule="auto"/>
              <w:rPr>
                <w:i w:val="0"/>
                <w:iCs w:val="0"/>
                <w:highlight w:val="none"/>
                <w:lang w:bidi="ar"/>
              </w:rPr>
            </w:pPr>
            <w:r>
              <w:rPr>
                <w:i w:val="0"/>
                <w:iCs w:val="0"/>
                <w:highlight w:val="none"/>
                <w:lang w:bidi="ar"/>
              </w:rPr>
              <w:t>Trigeminal Ganglion</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79D23BCF">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114D632C">
            <w:pPr>
              <w:spacing w:line="276" w:lineRule="auto"/>
              <w:rPr>
                <w:i w:val="0"/>
                <w:iCs w:val="0"/>
                <w:highlight w:val="none"/>
                <w:lang w:bidi="ar"/>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0E242E8">
            <w:pPr>
              <w:spacing w:line="276" w:lineRule="auto"/>
              <w:rPr>
                <w:i w:val="0"/>
                <w:iCs w:val="0"/>
                <w:highlight w:val="none"/>
                <w:lang w:bidi="ar"/>
              </w:rPr>
            </w:pPr>
            <w:r>
              <w:rPr>
                <w:i w:val="0"/>
                <w:iCs w:val="0"/>
                <w:highlight w:val="none"/>
                <w:lang w:bidi="ar"/>
              </w:rPr>
              <w:t>X</w:t>
            </w:r>
          </w:p>
        </w:tc>
      </w:tr>
      <w:tr w14:paraId="4C51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C3C54DD">
            <w:pPr>
              <w:numPr>
                <w:ilvl w:val="0"/>
                <w:numId w:val="4"/>
              </w:numPr>
              <w:spacing w:line="276" w:lineRule="auto"/>
              <w:rPr>
                <w:i w:val="0"/>
                <w:iCs w:val="0"/>
                <w:highlight w:val="none"/>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6190991F">
            <w:pPr>
              <w:spacing w:line="276" w:lineRule="auto"/>
              <w:rPr>
                <w:i w:val="0"/>
                <w:iCs w:val="0"/>
                <w:highlight w:val="none"/>
                <w:lang w:bidi="ar"/>
              </w:rPr>
            </w:pPr>
            <w:r>
              <w:rPr>
                <w:rFonts w:hint="eastAsia"/>
                <w:i w:val="0"/>
                <w:iCs w:val="0"/>
                <w:highlight w:val="none"/>
              </w:rPr>
              <w:t>腹股沟淋巴结常规设计为给药部位的淋巴结和远端淋巴结</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034F1767">
            <w:pPr>
              <w:spacing w:line="276" w:lineRule="auto"/>
              <w:rPr>
                <w:i w:val="0"/>
                <w:iCs w:val="0"/>
                <w:highlight w:val="none"/>
                <w:lang w:bidi="ar"/>
              </w:rPr>
            </w:pPr>
            <w:r>
              <w:rPr>
                <w:i w:val="0"/>
                <w:iCs w:val="0"/>
                <w:highlight w:val="none"/>
              </w:rPr>
              <w:t>Inguinal Lymph Node</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0C41756E">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4642BA7B">
            <w:pPr>
              <w:spacing w:line="276" w:lineRule="auto"/>
              <w:rPr>
                <w:i w:val="0"/>
                <w:iCs w:val="0"/>
                <w:highlight w:val="none"/>
                <w:lang w:bidi="ar"/>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8F8D007">
            <w:pPr>
              <w:spacing w:line="276" w:lineRule="auto"/>
              <w:rPr>
                <w:i w:val="0"/>
                <w:iCs w:val="0"/>
                <w:highlight w:val="none"/>
                <w:lang w:bidi="ar"/>
              </w:rPr>
            </w:pPr>
            <w:r>
              <w:rPr>
                <w:i w:val="0"/>
                <w:iCs w:val="0"/>
                <w:highlight w:val="none"/>
                <w:lang w:bidi="ar"/>
              </w:rPr>
              <w:t>X</w:t>
            </w:r>
          </w:p>
        </w:tc>
      </w:tr>
      <w:tr w14:paraId="5B84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06" w:type="dxa"/>
            <w:tcBorders>
              <w:top w:val="single" w:color="auto" w:sz="4" w:space="0"/>
              <w:left w:val="single" w:color="auto" w:sz="4" w:space="0"/>
              <w:bottom w:val="single" w:color="auto" w:sz="4" w:space="0"/>
              <w:right w:val="single" w:color="auto" w:sz="4" w:space="0"/>
            </w:tcBorders>
            <w:shd w:val="clear" w:color="auto" w:fill="auto"/>
            <w:vAlign w:val="center"/>
          </w:tcPr>
          <w:p w14:paraId="663B4434">
            <w:pPr>
              <w:numPr>
                <w:ilvl w:val="0"/>
                <w:numId w:val="4"/>
              </w:numPr>
              <w:spacing w:line="276" w:lineRule="auto"/>
              <w:rPr>
                <w:i w:val="0"/>
                <w:iCs w:val="0"/>
                <w:highlight w:val="none"/>
                <w:lang w:bidi="ar"/>
              </w:rPr>
            </w:pPr>
          </w:p>
        </w:tc>
        <w:tc>
          <w:tcPr>
            <w:tcW w:w="2521" w:type="dxa"/>
            <w:tcBorders>
              <w:top w:val="single" w:color="auto" w:sz="4" w:space="0"/>
              <w:left w:val="single" w:color="auto" w:sz="4" w:space="0"/>
              <w:bottom w:val="single" w:color="auto" w:sz="4" w:space="0"/>
              <w:right w:val="single" w:color="auto" w:sz="4" w:space="0"/>
            </w:tcBorders>
            <w:shd w:val="clear" w:color="auto" w:fill="auto"/>
            <w:vAlign w:val="center"/>
          </w:tcPr>
          <w:p w14:paraId="0AB46219">
            <w:pPr>
              <w:spacing w:line="276" w:lineRule="auto"/>
              <w:rPr>
                <w:i w:val="0"/>
                <w:iCs w:val="0"/>
                <w:highlight w:val="none"/>
                <w:lang w:bidi="ar"/>
              </w:rPr>
            </w:pPr>
            <w:r>
              <w:rPr>
                <w:rFonts w:hint="eastAsia"/>
                <w:i w:val="0"/>
                <w:iCs w:val="0"/>
                <w:highlight w:val="none"/>
              </w:rPr>
              <w:t>腋下淋巴结</w:t>
            </w:r>
          </w:p>
        </w:tc>
        <w:tc>
          <w:tcPr>
            <w:tcW w:w="3148" w:type="dxa"/>
            <w:tcBorders>
              <w:top w:val="single" w:color="auto" w:sz="4" w:space="0"/>
              <w:left w:val="single" w:color="auto" w:sz="4" w:space="0"/>
              <w:bottom w:val="single" w:color="auto" w:sz="4" w:space="0"/>
              <w:right w:val="single" w:color="auto" w:sz="4" w:space="0"/>
            </w:tcBorders>
            <w:shd w:val="clear" w:color="auto" w:fill="auto"/>
            <w:vAlign w:val="center"/>
          </w:tcPr>
          <w:p w14:paraId="45241F71">
            <w:pPr>
              <w:spacing w:line="276" w:lineRule="auto"/>
              <w:rPr>
                <w:i w:val="0"/>
                <w:iCs w:val="0"/>
                <w:highlight w:val="none"/>
                <w:lang w:bidi="ar"/>
              </w:rPr>
            </w:pPr>
            <w:r>
              <w:rPr>
                <w:i w:val="0"/>
                <w:iCs w:val="0"/>
                <w:highlight w:val="none"/>
              </w:rPr>
              <w:t>Axillary Lymph Node</w:t>
            </w:r>
          </w:p>
        </w:tc>
        <w:tc>
          <w:tcPr>
            <w:tcW w:w="886" w:type="dxa"/>
            <w:tcBorders>
              <w:top w:val="single" w:color="auto" w:sz="4" w:space="0"/>
              <w:left w:val="single" w:color="auto" w:sz="4" w:space="0"/>
              <w:bottom w:val="single" w:color="auto" w:sz="4" w:space="0"/>
              <w:right w:val="single" w:color="auto" w:sz="4" w:space="0"/>
            </w:tcBorders>
            <w:shd w:val="clear" w:color="auto" w:fill="auto"/>
            <w:vAlign w:val="center"/>
          </w:tcPr>
          <w:p w14:paraId="15D6FB09">
            <w:pPr>
              <w:spacing w:line="276" w:lineRule="auto"/>
              <w:rPr>
                <w:i w:val="0"/>
                <w:iCs w:val="0"/>
                <w:highlight w:val="none"/>
                <w:lang w:bidi="ar"/>
              </w:rPr>
            </w:pPr>
            <w:r>
              <w:rPr>
                <w:i w:val="0"/>
                <w:iCs w:val="0"/>
                <w:highlight w:val="none"/>
                <w:lang w:bidi="ar"/>
              </w:rPr>
              <w:t>X</w:t>
            </w:r>
          </w:p>
        </w:tc>
        <w:tc>
          <w:tcPr>
            <w:tcW w:w="832" w:type="dxa"/>
            <w:tcBorders>
              <w:top w:val="single" w:color="auto" w:sz="4" w:space="0"/>
              <w:left w:val="single" w:color="auto" w:sz="4" w:space="0"/>
              <w:bottom w:val="single" w:color="auto" w:sz="4" w:space="0"/>
              <w:right w:val="single" w:color="auto" w:sz="4" w:space="0"/>
            </w:tcBorders>
            <w:shd w:val="clear" w:color="auto" w:fill="auto"/>
            <w:vAlign w:val="center"/>
          </w:tcPr>
          <w:p w14:paraId="73693898">
            <w:pPr>
              <w:spacing w:line="276" w:lineRule="auto"/>
              <w:rPr>
                <w:i w:val="0"/>
                <w:iCs w:val="0"/>
                <w:highlight w:val="none"/>
                <w:lang w:bidi="ar"/>
              </w:rPr>
            </w:pPr>
            <w:r>
              <w:rPr>
                <w:i w:val="0"/>
                <w:iCs w:val="0"/>
                <w:highlight w:val="none"/>
                <w:lang w:bidi="ar"/>
              </w:rPr>
              <w:t>-</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6AD257E">
            <w:pPr>
              <w:spacing w:line="276" w:lineRule="auto"/>
              <w:rPr>
                <w:i w:val="0"/>
                <w:iCs w:val="0"/>
                <w:highlight w:val="none"/>
                <w:lang w:bidi="ar"/>
              </w:rPr>
            </w:pPr>
            <w:r>
              <w:rPr>
                <w:i w:val="0"/>
                <w:iCs w:val="0"/>
                <w:highlight w:val="none"/>
                <w:lang w:bidi="ar"/>
              </w:rPr>
              <w:t>X</w:t>
            </w:r>
          </w:p>
        </w:tc>
      </w:tr>
    </w:tbl>
    <w:p w14:paraId="08138676">
      <w:pPr>
        <w:spacing w:line="240" w:lineRule="auto"/>
        <w:ind w:firstLine="420" w:firstLineChars="200"/>
        <w:rPr>
          <w:ins w:id="0" w:author="张晨熙" w:date="2025-07-08T09:40:00Z"/>
          <w:rFonts w:hint="eastAsia" w:eastAsiaTheme="minorEastAsia"/>
          <w:sz w:val="21"/>
          <w:szCs w:val="18"/>
          <w:lang w:bidi="ar"/>
        </w:rPr>
      </w:pPr>
      <w:r>
        <w:rPr>
          <w:rFonts w:hint="eastAsia" w:eastAsiaTheme="minorEastAsia"/>
          <w:sz w:val="21"/>
          <w:szCs w:val="18"/>
          <w:lang w:bidi="ar"/>
        </w:rPr>
        <w:t>注：“X”代表进行该项操作，“-”代表不适用；“*”代表一起固定或称重，单独镜检；小鼠：甲状旁腺仅在甲状腺有该组织的切片中进行镜检。“#”代表雄性动物乳腺保存备检。</w:t>
      </w:r>
    </w:p>
    <w:p w14:paraId="4C37E338">
      <w:pPr>
        <w:ind w:firstLine="482" w:firstLineChars="200"/>
        <w:rPr>
          <w:b/>
          <w:bCs/>
          <w:i w:val="0"/>
          <w:iCs w:val="0"/>
          <w:szCs w:val="24"/>
          <w:highlight w:val="none"/>
          <w:lang w:bidi="ar"/>
        </w:rPr>
      </w:pPr>
    </w:p>
    <w:p w14:paraId="37B38ED6">
      <w:pPr>
        <w:ind w:firstLine="480" w:firstLineChars="200"/>
        <w:rPr>
          <w:i w:val="0"/>
          <w:iCs w:val="0"/>
          <w:szCs w:val="24"/>
          <w:lang w:bidi="ar"/>
        </w:rPr>
      </w:pPr>
      <w:r>
        <w:rPr>
          <w:rFonts w:hint="eastAsia"/>
          <w:i w:val="0"/>
          <w:iCs w:val="0"/>
          <w:szCs w:val="24"/>
          <w:lang w:bidi="ar"/>
        </w:rPr>
        <w:t>固定方法：参考</w:t>
      </w:r>
      <w:r>
        <w:rPr>
          <w:i w:val="0"/>
          <w:iCs w:val="0"/>
          <w:szCs w:val="24"/>
          <w:lang w:bidi="ar"/>
        </w:rPr>
        <w:t>SOP PAT-01-06</w:t>
      </w:r>
      <w:r>
        <w:rPr>
          <w:rFonts w:hint="eastAsia"/>
          <w:i w:val="0"/>
          <w:iCs w:val="0"/>
          <w:szCs w:val="24"/>
          <w:lang w:bidi="ar"/>
        </w:rPr>
        <w:t>《组织标本的固定》执行；</w:t>
      </w:r>
    </w:p>
    <w:p w14:paraId="44F256C3">
      <w:pPr>
        <w:ind w:firstLine="480" w:firstLineChars="200"/>
        <w:rPr>
          <w:i w:val="0"/>
          <w:iCs w:val="0"/>
          <w:szCs w:val="24"/>
          <w:lang w:bidi="ar"/>
        </w:rPr>
      </w:pPr>
      <w:r>
        <w:rPr>
          <w:rFonts w:hint="eastAsia" w:eastAsiaTheme="minorEastAsia"/>
          <w:i w:val="0"/>
          <w:iCs w:val="0"/>
          <w:szCs w:val="24"/>
          <w:lang w:bidi="ar"/>
        </w:rPr>
        <w:t>制片和镜检：按照病理相关</w:t>
      </w:r>
      <w:r>
        <w:rPr>
          <w:rFonts w:eastAsiaTheme="minorEastAsia"/>
          <w:i w:val="0"/>
          <w:iCs w:val="0"/>
          <w:szCs w:val="24"/>
          <w:lang w:bidi="ar"/>
        </w:rPr>
        <w:t>SOP</w:t>
      </w:r>
      <w:r>
        <w:rPr>
          <w:rFonts w:hint="eastAsia" w:eastAsiaTheme="minorEastAsia"/>
          <w:i w:val="0"/>
          <w:iCs w:val="0"/>
          <w:szCs w:val="24"/>
          <w:lang w:bidi="ar"/>
        </w:rPr>
        <w:t>进行取材、包埋，切片、染色及显微镜检查。</w:t>
      </w:r>
    </w:p>
    <w:p w14:paraId="02E0A5D3">
      <w:pPr>
        <w:ind w:firstLine="480" w:firstLineChars="200"/>
        <w:rPr>
          <w:rFonts w:hint="eastAsia" w:eastAsiaTheme="minorEastAsia"/>
          <w:i w:val="0"/>
          <w:iCs w:val="0"/>
          <w:szCs w:val="24"/>
          <w:lang w:bidi="ar"/>
        </w:rPr>
      </w:pPr>
      <w:r>
        <w:rPr>
          <w:rFonts w:hint="eastAsia" w:eastAsiaTheme="minorEastAsia"/>
          <w:i w:val="0"/>
          <w:iCs w:val="0"/>
          <w:szCs w:val="24"/>
          <w:lang w:bidi="ar"/>
        </w:rPr>
        <w:t>检查顺序（小动物适用）：对主试验对照组和高剂量组动物（包括给药期结束和恢复期结束），按上表列出组织脏器进行镜检，对主试验组中、低剂量组（包括给药期结束和恢复期结束）将对大体病理学检查有异常的脏器</w:t>
      </w:r>
      <w:r>
        <w:rPr>
          <w:rFonts w:eastAsiaTheme="minorEastAsia"/>
          <w:i w:val="0"/>
          <w:iCs w:val="0"/>
          <w:szCs w:val="24"/>
          <w:lang w:bidi="ar"/>
        </w:rPr>
        <w:t>/</w:t>
      </w:r>
      <w:r>
        <w:rPr>
          <w:rFonts w:hint="eastAsia" w:eastAsiaTheme="minorEastAsia"/>
          <w:i w:val="0"/>
          <w:iCs w:val="0"/>
          <w:szCs w:val="24"/>
          <w:lang w:bidi="ar"/>
        </w:rPr>
        <w:t>组织，以及高剂量组确定的潜在靶器官进行镜检。</w:t>
      </w:r>
    </w:p>
    <w:p w14:paraId="2BF2E10D">
      <w:pPr>
        <w:pStyle w:val="6"/>
        <w:numPr>
          <w:ilvl w:val="3"/>
          <w:numId w:val="0"/>
        </w:numPr>
        <w:ind w:left="0" w:leftChars="0" w:firstLine="0" w:firstLineChars="0"/>
        <w:rPr>
          <w:rFonts w:hint="default" w:ascii="Times New Roman" w:hAnsi="Times New Roman" w:cs="Times New Roman" w:eastAsiaTheme="minorEastAsia"/>
          <w:b/>
          <w:i w:val="0"/>
          <w:iCs w:val="0"/>
          <w:kern w:val="0"/>
          <w:sz w:val="24"/>
          <w:szCs w:val="24"/>
          <w:lang w:val="en-CA" w:eastAsia="en-US" w:bidi="ar-SA"/>
        </w:rPr>
      </w:pPr>
      <w:bookmarkStart w:id="619" w:name="_Toc103011747"/>
    </w:p>
    <w:p w14:paraId="3F478B64">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3.2.1</w:t>
      </w:r>
      <w:r>
        <w:rPr>
          <w:rFonts w:hint="eastAsia" w:cs="Times New Roman" w:eastAsiaTheme="minorEastAsia"/>
          <w:b/>
          <w:i w:val="0"/>
          <w:iCs w:val="0"/>
          <w:kern w:val="0"/>
          <w:sz w:val="24"/>
          <w:szCs w:val="24"/>
          <w:lang w:val="en-US" w:eastAsia="zh-CN" w:bidi="ar-SA"/>
        </w:rPr>
        <w:t>5</w:t>
      </w:r>
      <w:r>
        <w:rPr>
          <w:rFonts w:hint="default" w:ascii="Times New Roman" w:hAnsi="Times New Roman" w:cs="Times New Roman" w:eastAsiaTheme="minorEastAsia"/>
          <w:b/>
          <w:i w:val="0"/>
          <w:iCs w:val="0"/>
          <w:kern w:val="0"/>
          <w:sz w:val="24"/>
          <w:szCs w:val="24"/>
          <w:lang w:val="en-CA" w:eastAsia="en-US" w:bidi="ar-SA"/>
        </w:rPr>
        <w:t>.4</w:t>
      </w:r>
      <w:r>
        <w:rPr>
          <w:rFonts w:hint="eastAsia" w:cs="Times New Roman" w:eastAsiaTheme="minorEastAsia"/>
          <w:i w:val="0"/>
          <w:iCs w:val="0"/>
        </w:rPr>
        <w:t>骨髓涂片检查</w:t>
      </w:r>
      <w:bookmarkEnd w:id="618"/>
      <w:bookmarkEnd w:id="619"/>
    </w:p>
    <w:p w14:paraId="10C583CB">
      <w:pPr>
        <w:widowControl/>
        <w:ind w:firstLine="480" w:firstLineChars="200"/>
        <w:jc w:val="left"/>
        <w:rPr>
          <w:rFonts w:eastAsiaTheme="minorEastAsia"/>
          <w:i w:val="0"/>
          <w:iCs w:val="0"/>
        </w:rPr>
      </w:pPr>
      <w:r>
        <w:rPr>
          <w:rFonts w:eastAsiaTheme="minorEastAsia"/>
          <w:i w:val="0"/>
          <w:iCs w:val="0"/>
          <w:szCs w:val="24"/>
          <w:highlight w:val="none"/>
          <w:lang w:bidi="ar"/>
        </w:rPr>
        <w:t>XXX</w:t>
      </w:r>
    </w:p>
    <w:p w14:paraId="36F5DB11">
      <w:pPr>
        <w:pStyle w:val="6"/>
        <w:numPr>
          <w:ilvl w:val="3"/>
          <w:numId w:val="0"/>
        </w:numPr>
        <w:ind w:left="0" w:leftChars="0" w:firstLine="0" w:firstLineChars="0"/>
        <w:rPr>
          <w:rFonts w:hint="default" w:ascii="Times New Roman" w:hAnsi="Times New Roman" w:cs="Times New Roman" w:eastAsiaTheme="minorEastAsia"/>
          <w:b/>
          <w:i w:val="0"/>
          <w:iCs w:val="0"/>
          <w:kern w:val="0"/>
          <w:sz w:val="24"/>
          <w:szCs w:val="24"/>
          <w:lang w:val="en-CA" w:eastAsia="en-US" w:bidi="ar-SA"/>
        </w:rPr>
      </w:pPr>
      <w:bookmarkStart w:id="620" w:name="_Toc103011749"/>
    </w:p>
    <w:p w14:paraId="6A77A269">
      <w:pPr>
        <w:pStyle w:val="6"/>
        <w:numPr>
          <w:ilvl w:val="3"/>
          <w:numId w:val="0"/>
        </w:numPr>
        <w:ind w:left="0" w:leftChars="0" w:firstLine="0" w:firstLineChars="0"/>
        <w:rPr>
          <w:rFonts w:cs="Times New Roman" w:eastAsiaTheme="minorEastAsia"/>
          <w:i w:val="0"/>
          <w:iCs w:val="0"/>
        </w:rPr>
      </w:pPr>
      <w:r>
        <w:rPr>
          <w:rFonts w:hint="default" w:ascii="Times New Roman" w:hAnsi="Times New Roman" w:cs="Times New Roman" w:eastAsiaTheme="minorEastAsia"/>
          <w:b/>
          <w:i w:val="0"/>
          <w:iCs w:val="0"/>
          <w:kern w:val="0"/>
          <w:sz w:val="24"/>
          <w:szCs w:val="24"/>
          <w:lang w:val="en-CA" w:eastAsia="en-US" w:bidi="ar-SA"/>
        </w:rPr>
        <w:t>3.2.1</w:t>
      </w:r>
      <w:r>
        <w:rPr>
          <w:rFonts w:hint="eastAsia" w:cs="Times New Roman" w:eastAsiaTheme="minorEastAsia"/>
          <w:b/>
          <w:i w:val="0"/>
          <w:iCs w:val="0"/>
          <w:kern w:val="0"/>
          <w:sz w:val="24"/>
          <w:szCs w:val="24"/>
          <w:lang w:val="en-US" w:eastAsia="zh-CN" w:bidi="ar-SA"/>
        </w:rPr>
        <w:t>5</w:t>
      </w:r>
      <w:r>
        <w:rPr>
          <w:rFonts w:hint="default" w:ascii="Times New Roman" w:hAnsi="Times New Roman" w:cs="Times New Roman" w:eastAsiaTheme="minorEastAsia"/>
          <w:b/>
          <w:i w:val="0"/>
          <w:iCs w:val="0"/>
          <w:kern w:val="0"/>
          <w:sz w:val="24"/>
          <w:szCs w:val="24"/>
          <w:lang w:val="en-CA" w:eastAsia="en-US" w:bidi="ar-SA"/>
        </w:rPr>
        <w:t>.5</w:t>
      </w:r>
      <w:r>
        <w:rPr>
          <w:rFonts w:hint="eastAsia" w:cs="Times New Roman" w:eastAsiaTheme="minorEastAsia"/>
          <w:i w:val="0"/>
          <w:iCs w:val="0"/>
        </w:rPr>
        <w:t>同行评议（如有）</w:t>
      </w:r>
      <w:bookmarkEnd w:id="620"/>
    </w:p>
    <w:p w14:paraId="6DB78D46">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7F00FC6F">
      <w:pPr>
        <w:ind w:firstLine="482" w:firstLineChars="200"/>
        <w:rPr>
          <w:rFonts w:eastAsiaTheme="minorEastAsia"/>
          <w:b/>
          <w:i w:val="0"/>
          <w:iCs w:val="0"/>
          <w:szCs w:val="24"/>
        </w:rPr>
      </w:pPr>
    </w:p>
    <w:p w14:paraId="0B56162A">
      <w:pPr>
        <w:pStyle w:val="6"/>
        <w:numPr>
          <w:ilvl w:val="3"/>
          <w:numId w:val="0"/>
        </w:numPr>
        <w:ind w:left="0" w:leftChars="0" w:firstLine="0" w:firstLineChars="0"/>
        <w:rPr>
          <w:rFonts w:hint="eastAsia" w:ascii="Times New Roman" w:hAnsi="Times New Roman" w:cs="Times New Roman" w:eastAsiaTheme="minorEastAsia"/>
          <w:b/>
          <w:i w:val="0"/>
          <w:iCs w:val="0"/>
          <w:kern w:val="0"/>
          <w:sz w:val="24"/>
          <w:szCs w:val="24"/>
          <w:lang w:val="en-CA" w:eastAsia="en-US" w:bidi="ar-SA"/>
        </w:rPr>
      </w:pPr>
      <w:r>
        <w:rPr>
          <w:rFonts w:hint="default" w:ascii="Times New Roman" w:hAnsi="Times New Roman" w:cs="Times New Roman" w:eastAsiaTheme="minorEastAsia"/>
          <w:b/>
          <w:i w:val="0"/>
          <w:iCs w:val="0"/>
          <w:kern w:val="0"/>
          <w:sz w:val="24"/>
          <w:szCs w:val="24"/>
          <w:lang w:val="en-CA" w:eastAsia="en-US" w:bidi="ar-SA"/>
        </w:rPr>
        <w:t>1.1.15.6</w:t>
      </w:r>
      <w:r>
        <w:rPr>
          <w:rFonts w:hint="eastAsia" w:ascii="Times New Roman" w:hAnsi="Times New Roman" w:cs="Times New Roman" w:eastAsiaTheme="minorEastAsia"/>
          <w:b/>
          <w:i w:val="0"/>
          <w:iCs w:val="0"/>
          <w:kern w:val="0"/>
          <w:sz w:val="24"/>
          <w:szCs w:val="24"/>
          <w:lang w:val="en-CA" w:eastAsia="en-US" w:bidi="ar-SA"/>
        </w:rPr>
        <w:t>血浆及冰冻样本</w:t>
      </w:r>
    </w:p>
    <w:p w14:paraId="76C03D5C">
      <w:pPr>
        <w:widowControl/>
        <w:ind w:firstLine="480" w:firstLineChars="200"/>
        <w:jc w:val="left"/>
        <w:rPr>
          <w:rFonts w:eastAsiaTheme="minorEastAsia"/>
          <w:i w:val="0"/>
          <w:iCs w:val="0"/>
          <w:szCs w:val="24"/>
          <w:highlight w:val="none"/>
          <w:lang w:bidi="ar"/>
        </w:rPr>
      </w:pPr>
      <w:r>
        <w:rPr>
          <w:rFonts w:eastAsiaTheme="minorEastAsia"/>
          <w:i w:val="0"/>
          <w:iCs w:val="0"/>
          <w:szCs w:val="24"/>
          <w:highlight w:val="none"/>
          <w:lang w:bidi="ar"/>
        </w:rPr>
        <w:t>XXX</w:t>
      </w:r>
    </w:p>
    <w:p w14:paraId="24839A41">
      <w:pPr>
        <w:widowControl/>
        <w:ind w:firstLine="480" w:firstLineChars="200"/>
        <w:jc w:val="left"/>
        <w:rPr>
          <w:rFonts w:hint="eastAsia" w:eastAsiaTheme="minorEastAsia"/>
          <w:i w:val="0"/>
          <w:iCs w:val="0"/>
          <w:szCs w:val="24"/>
          <w:highlight w:val="none"/>
          <w:lang w:val="en-US" w:eastAsia="zh-CN" w:bidi="ar"/>
        </w:rPr>
      </w:pPr>
    </w:p>
    <w:p w14:paraId="4720CD8C">
      <w:pPr>
        <w:pStyle w:val="5"/>
        <w:keepNext/>
        <w:numPr>
          <w:ilvl w:val="2"/>
          <w:numId w:val="0"/>
        </w:numPr>
        <w:ind w:left="0" w:leftChars="0" w:firstLine="0" w:firstLineChars="0"/>
        <w:jc w:val="both"/>
        <w:rPr>
          <w:rFonts w:eastAsiaTheme="minorEastAsia"/>
          <w:i w:val="0"/>
          <w:iCs w:val="0"/>
          <w:szCs w:val="20"/>
        </w:rPr>
      </w:pPr>
      <w:bookmarkStart w:id="621" w:name="_Toc112852079"/>
      <w:r>
        <w:rPr>
          <w:rFonts w:hint="eastAsia" w:ascii="Times New Roman" w:hAnsi="Times New Roman" w:cs="Times New Roman" w:eastAsiaTheme="minorEastAsia"/>
          <w:b/>
          <w:i w:val="0"/>
          <w:iCs w:val="0"/>
          <w:kern w:val="2"/>
          <w:sz w:val="24"/>
          <w:szCs w:val="20"/>
          <w:lang w:val="en-US" w:eastAsia="zh-CN" w:bidi="ar-SA"/>
        </w:rPr>
        <w:t>3.2.1</w:t>
      </w:r>
      <w:r>
        <w:rPr>
          <w:rFonts w:hint="eastAsia" w:cs="Times New Roman" w:eastAsiaTheme="minorEastAsia"/>
          <w:b/>
          <w:i w:val="0"/>
          <w:iCs w:val="0"/>
          <w:kern w:val="2"/>
          <w:sz w:val="24"/>
          <w:szCs w:val="20"/>
          <w:lang w:val="en-US" w:eastAsia="zh-CN" w:bidi="ar-SA"/>
        </w:rPr>
        <w:t>6</w:t>
      </w:r>
      <w:r>
        <w:rPr>
          <w:rFonts w:hint="eastAsia" w:eastAsiaTheme="minorEastAsia"/>
          <w:i w:val="0"/>
          <w:iCs w:val="0"/>
          <w:szCs w:val="20"/>
        </w:rPr>
        <w:t>濒死</w:t>
      </w:r>
      <w:r>
        <w:rPr>
          <w:rFonts w:eastAsiaTheme="minorEastAsia"/>
          <w:i w:val="0"/>
          <w:iCs w:val="0"/>
          <w:szCs w:val="20"/>
        </w:rPr>
        <w:t>/</w:t>
      </w:r>
      <w:r>
        <w:rPr>
          <w:rFonts w:hint="eastAsia" w:eastAsiaTheme="minorEastAsia"/>
          <w:i w:val="0"/>
          <w:iCs w:val="0"/>
          <w:szCs w:val="20"/>
        </w:rPr>
        <w:t>死亡动物的处置</w:t>
      </w:r>
      <w:bookmarkEnd w:id="621"/>
    </w:p>
    <w:p w14:paraId="79E6F1FC">
      <w:pPr>
        <w:widowControl/>
        <w:ind w:firstLine="480" w:firstLineChars="200"/>
        <w:jc w:val="left"/>
        <w:rPr>
          <w:rFonts w:eastAsiaTheme="minorEastAsia"/>
          <w:i w:val="0"/>
          <w:iCs w:val="0"/>
          <w:szCs w:val="24"/>
        </w:rPr>
      </w:pPr>
      <w:r>
        <w:rPr>
          <w:rFonts w:eastAsiaTheme="minorEastAsia"/>
          <w:i w:val="0"/>
          <w:iCs w:val="0"/>
          <w:szCs w:val="24"/>
          <w:highlight w:val="none"/>
          <w:lang w:bidi="ar"/>
        </w:rPr>
        <w:t>XXX</w:t>
      </w:r>
    </w:p>
    <w:p w14:paraId="5A9E68A2">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3.3</w:t>
      </w:r>
      <w:r>
        <w:rPr>
          <w:rFonts w:eastAsiaTheme="minorEastAsia"/>
          <w:i w:val="0"/>
          <w:iCs w:val="0"/>
        </w:rPr>
        <w:t xml:space="preserve"> </w:t>
      </w:r>
      <w:bookmarkStart w:id="622" w:name="_Toc109559484"/>
      <w:bookmarkStart w:id="623" w:name="_Toc112852080"/>
      <w:bookmarkStart w:id="624" w:name="_Toc126237312"/>
      <w:r>
        <w:rPr>
          <w:rFonts w:hint="eastAsia" w:eastAsiaTheme="minorEastAsia"/>
          <w:i w:val="0"/>
          <w:iCs w:val="0"/>
        </w:rPr>
        <w:t>数据采集</w:t>
      </w:r>
      <w:bookmarkEnd w:id="622"/>
      <w:bookmarkEnd w:id="623"/>
      <w:bookmarkEnd w:id="624"/>
    </w:p>
    <w:p w14:paraId="0E7C1857">
      <w:pPr>
        <w:widowControl/>
        <w:ind w:firstLine="480" w:firstLineChars="200"/>
        <w:jc w:val="left"/>
        <w:rPr>
          <w:rFonts w:eastAsiaTheme="minorEastAsia"/>
          <w:bCs/>
          <w:i w:val="0"/>
          <w:iCs w:val="0"/>
          <w:szCs w:val="24"/>
        </w:rPr>
      </w:pPr>
      <w:r>
        <w:rPr>
          <w:rFonts w:eastAsiaTheme="minorEastAsia"/>
          <w:i w:val="0"/>
          <w:iCs w:val="0"/>
          <w:szCs w:val="24"/>
          <w:highlight w:val="none"/>
          <w:lang w:bidi="ar"/>
        </w:rPr>
        <w:t>XXX</w:t>
      </w:r>
    </w:p>
    <w:p w14:paraId="769A1329">
      <w:pPr>
        <w:widowControl/>
        <w:ind w:firstLine="480" w:firstLineChars="200"/>
        <w:jc w:val="left"/>
        <w:rPr>
          <w:rFonts w:eastAsiaTheme="minorEastAsia"/>
          <w:i w:val="0"/>
          <w:iCs w:val="0"/>
        </w:rPr>
      </w:pPr>
    </w:p>
    <w:p w14:paraId="30D7D4BC">
      <w:pPr>
        <w:pStyle w:val="4"/>
        <w:numPr>
          <w:ilvl w:val="1"/>
          <w:numId w:val="0"/>
        </w:numPr>
        <w:ind w:left="0" w:leftChars="0" w:right="210" w:rightChars="0" w:firstLine="0" w:firstLineChars="0"/>
        <w:jc w:val="left"/>
        <w:rPr>
          <w:rFonts w:eastAsiaTheme="minorEastAsia"/>
          <w:i w:val="0"/>
          <w:iCs w:val="0"/>
        </w:rPr>
      </w:pPr>
      <w:r>
        <w:rPr>
          <w:rFonts w:hint="eastAsia" w:ascii="Times New Roman" w:hAnsi="Times New Roman" w:cs="Times New Roman" w:eastAsiaTheme="minorEastAsia"/>
          <w:b/>
          <w:i w:val="0"/>
          <w:iCs w:val="0"/>
          <w:kern w:val="2"/>
          <w:sz w:val="24"/>
          <w:lang w:val="en-US" w:eastAsia="zh-CN" w:bidi="ar-SA"/>
        </w:rPr>
        <w:t>3.4</w:t>
      </w:r>
      <w:r>
        <w:rPr>
          <w:rFonts w:eastAsiaTheme="minorEastAsia"/>
          <w:i w:val="0"/>
          <w:iCs w:val="0"/>
        </w:rPr>
        <w:t xml:space="preserve"> </w:t>
      </w:r>
      <w:bookmarkStart w:id="625" w:name="_Toc112852081"/>
      <w:bookmarkStart w:id="626" w:name="_Toc109559485"/>
      <w:bookmarkStart w:id="627" w:name="_Toc126237313"/>
      <w:r>
        <w:rPr>
          <w:rFonts w:hint="eastAsia" w:eastAsiaTheme="minorEastAsia"/>
          <w:i w:val="0"/>
          <w:iCs w:val="0"/>
        </w:rPr>
        <w:t>统计分析</w:t>
      </w:r>
      <w:bookmarkEnd w:id="625"/>
      <w:bookmarkEnd w:id="626"/>
      <w:bookmarkEnd w:id="627"/>
    </w:p>
    <w:p w14:paraId="32C155EF">
      <w:pPr>
        <w:widowControl/>
        <w:ind w:firstLine="480" w:firstLineChars="200"/>
        <w:jc w:val="left"/>
        <w:rPr>
          <w:rFonts w:eastAsiaTheme="minorEastAsia"/>
          <w:bCs/>
          <w:i w:val="0"/>
          <w:iCs w:val="0"/>
          <w:szCs w:val="24"/>
        </w:rPr>
      </w:pPr>
      <w:bookmarkStart w:id="628" w:name="_Hlk94687924"/>
      <w:r>
        <w:rPr>
          <w:rFonts w:eastAsiaTheme="minorEastAsia"/>
          <w:i w:val="0"/>
          <w:iCs w:val="0"/>
          <w:szCs w:val="24"/>
          <w:highlight w:val="none"/>
          <w:lang w:bidi="ar"/>
        </w:rPr>
        <w:t>XXX</w:t>
      </w:r>
    </w:p>
    <w:p w14:paraId="19BFE364">
      <w:pPr>
        <w:ind w:firstLine="480" w:firstLineChars="200"/>
        <w:rPr>
          <w:rFonts w:eastAsiaTheme="minorEastAsia"/>
          <w:i w:val="0"/>
          <w:iCs w:val="0"/>
          <w:szCs w:val="24"/>
        </w:rPr>
      </w:pPr>
    </w:p>
    <w:p w14:paraId="0E4E1203">
      <w:pPr>
        <w:widowControl/>
        <w:jc w:val="left"/>
        <w:rPr>
          <w:rFonts w:eastAsiaTheme="minorEastAsia"/>
          <w:i w:val="0"/>
          <w:iCs w:val="0"/>
        </w:rPr>
      </w:pPr>
      <w:r>
        <w:rPr>
          <w:rFonts w:eastAsiaTheme="minorEastAsia"/>
          <w:i w:val="0"/>
          <w:iCs w:val="0"/>
        </w:rPr>
        <w:br w:type="page"/>
      </w:r>
    </w:p>
    <w:bookmarkEnd w:id="628"/>
    <w:p w14:paraId="6415C53E">
      <w:pPr>
        <w:pStyle w:val="3"/>
        <w:numPr>
          <w:ilvl w:val="0"/>
          <w:numId w:val="0"/>
        </w:numPr>
        <w:ind w:left="0" w:leftChars="0" w:firstLine="0" w:firstLineChars="0"/>
        <w:jc w:val="both"/>
        <w:rPr>
          <w:rStyle w:val="180"/>
          <w:rFonts w:eastAsiaTheme="minorEastAsia"/>
          <w:i w:val="0"/>
          <w:iCs w:val="0"/>
        </w:rPr>
      </w:pPr>
      <w:bookmarkStart w:id="629" w:name="_Toc82730600"/>
      <w:bookmarkStart w:id="630" w:name="_Toc477178560"/>
      <w:bookmarkStart w:id="631" w:name="_Toc173554500"/>
      <w:bookmarkStart w:id="632" w:name="_Toc9936"/>
      <w:bookmarkStart w:id="633" w:name="_Toc106355539"/>
      <w:bookmarkStart w:id="634" w:name="_Toc23372"/>
      <w:bookmarkStart w:id="635" w:name="_Toc5255"/>
      <w:r>
        <w:rPr>
          <w:rFonts w:hint="eastAsia" w:ascii="Times New Roman" w:hAnsi="Times New Roman" w:cs="Times New Roman" w:eastAsiaTheme="minorEastAsia"/>
          <w:b/>
          <w:bCs/>
          <w:i w:val="0"/>
          <w:iCs w:val="0"/>
          <w:kern w:val="44"/>
          <w:sz w:val="28"/>
          <w:szCs w:val="44"/>
          <w:lang w:val="en-US" w:eastAsia="zh-CN" w:bidi="ar-SA"/>
        </w:rPr>
        <w:t>4</w:t>
      </w:r>
      <w:r>
        <w:rPr>
          <w:rStyle w:val="180"/>
          <w:rFonts w:eastAsiaTheme="minorEastAsia"/>
          <w:i w:val="0"/>
          <w:iCs w:val="0"/>
        </w:rPr>
        <w:t xml:space="preserve"> </w:t>
      </w:r>
      <w:bookmarkStart w:id="636" w:name="_Toc126237314"/>
      <w:bookmarkStart w:id="637" w:name="_Toc109559488"/>
      <w:bookmarkStart w:id="638" w:name="_Toc112852084"/>
      <w:r>
        <w:rPr>
          <w:rStyle w:val="180"/>
          <w:rFonts w:hint="eastAsia" w:eastAsiaTheme="minorEastAsia"/>
          <w:i w:val="0"/>
          <w:iCs w:val="0"/>
        </w:rPr>
        <w:t>结果</w:t>
      </w:r>
      <w:bookmarkEnd w:id="629"/>
      <w:bookmarkEnd w:id="630"/>
      <w:bookmarkEnd w:id="631"/>
      <w:bookmarkEnd w:id="632"/>
      <w:bookmarkEnd w:id="633"/>
      <w:bookmarkEnd w:id="634"/>
      <w:bookmarkEnd w:id="635"/>
      <w:bookmarkEnd w:id="636"/>
      <w:bookmarkEnd w:id="637"/>
      <w:bookmarkEnd w:id="638"/>
      <w:bookmarkStart w:id="639" w:name="_Toc213431692"/>
      <w:bookmarkStart w:id="640" w:name="_Toc156197241"/>
      <w:bookmarkStart w:id="641" w:name="_Toc173554502"/>
    </w:p>
    <w:bookmarkEnd w:id="639"/>
    <w:p w14:paraId="2548E49A">
      <w:pPr>
        <w:pStyle w:val="4"/>
        <w:numPr>
          <w:ilvl w:val="1"/>
          <w:numId w:val="0"/>
        </w:numPr>
        <w:ind w:left="0" w:leftChars="0" w:right="210" w:rightChars="0" w:firstLine="0" w:firstLineChars="0"/>
        <w:jc w:val="both"/>
        <w:rPr>
          <w:rFonts w:hint="eastAsia" w:eastAsiaTheme="minorEastAsia"/>
          <w:i w:val="0"/>
          <w:iCs w:val="0"/>
          <w:color w:val="000000" w:themeColor="text1"/>
          <w14:textFill>
            <w14:solidFill>
              <w14:schemeClr w14:val="tx1"/>
            </w14:solidFill>
          </w14:textFill>
        </w:rPr>
      </w:pPr>
      <w:bookmarkStart w:id="642" w:name="_Toc191648316"/>
      <w:r>
        <w:rPr>
          <w:rFonts w:hint="eastAsia" w:cs="Times New Roman" w:eastAsiaTheme="minorEastAsia"/>
          <w:b/>
          <w:i w:val="0"/>
          <w:iCs w:val="0"/>
          <w:color w:val="000000" w:themeColor="text1"/>
          <w:kern w:val="2"/>
          <w:sz w:val="24"/>
          <w:lang w:val="en-US" w:eastAsia="zh-CN" w:bidi="ar-SA"/>
          <w14:textFill>
            <w14:solidFill>
              <w14:schemeClr w14:val="tx1"/>
            </w14:solidFill>
          </w14:textFill>
        </w:rPr>
        <w:t>4.1</w:t>
      </w: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受试物制剂测定结果</w:t>
      </w:r>
      <w:bookmarkEnd w:id="642"/>
    </w:p>
    <w:p w14:paraId="786753CB">
      <w:pPr>
        <w:widowControl/>
        <w:ind w:firstLine="480" w:firstLineChars="200"/>
        <w:jc w:val="left"/>
        <w:rPr>
          <w:i w:val="0"/>
          <w:iCs w:val="0"/>
        </w:rPr>
      </w:pPr>
      <w:r>
        <w:rPr>
          <w:rFonts w:eastAsiaTheme="minorEastAsia"/>
          <w:i w:val="0"/>
          <w:iCs w:val="0"/>
          <w:szCs w:val="24"/>
          <w:highlight w:val="none"/>
          <w:lang w:bidi="ar"/>
        </w:rPr>
        <w:t>XXX</w:t>
      </w:r>
    </w:p>
    <w:p w14:paraId="6350658B">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_Ref109555903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14 </w:t>
      </w:r>
      <w:r>
        <w:rPr>
          <w:rFonts w:hint="eastAsia" w:eastAsiaTheme="minorEastAsia"/>
          <w:i w:val="0"/>
          <w:iCs w:val="0"/>
          <w:color w:val="0000FF"/>
        </w:rPr>
        <w:t>受试物制剂分析报告</w:t>
      </w:r>
      <w:r>
        <w:rPr>
          <w:rFonts w:eastAsiaTheme="minorEastAsia"/>
          <w:i w:val="0"/>
          <w:iCs w:val="0"/>
          <w:color w:val="0000FF"/>
        </w:rPr>
        <w:fldChar w:fldCharType="end"/>
      </w:r>
    </w:p>
    <w:p w14:paraId="0B1B410A">
      <w:pPr>
        <w:widowControl/>
        <w:ind w:firstLine="480" w:firstLineChars="200"/>
        <w:rPr>
          <w:rFonts w:eastAsiaTheme="minorEastAsia"/>
          <w:i w:val="0"/>
          <w:iCs w:val="0"/>
          <w:kern w:val="0"/>
          <w:szCs w:val="24"/>
        </w:rPr>
      </w:pPr>
      <w:r>
        <w:rPr>
          <w:rFonts w:hint="eastAsia" w:eastAsiaTheme="minorEastAsia"/>
          <w:i w:val="0"/>
          <w:iCs w:val="0"/>
          <w:kern w:val="0"/>
          <w:szCs w:val="24"/>
        </w:rPr>
        <w:t>具体结果见</w:t>
      </w:r>
      <w:r>
        <w:rPr>
          <w:rFonts w:eastAsiaTheme="minorEastAsia"/>
          <w:i w:val="0"/>
          <w:iCs w:val="0"/>
          <w:color w:val="0000FF"/>
          <w:kern w:val="0"/>
          <w:szCs w:val="24"/>
        </w:rPr>
        <w:fldChar w:fldCharType="begin"/>
      </w:r>
      <w:r>
        <w:rPr>
          <w:rFonts w:eastAsiaTheme="minorEastAsia"/>
          <w:i w:val="0"/>
          <w:iCs w:val="0"/>
          <w:color w:val="0000FF"/>
          <w:kern w:val="0"/>
          <w:szCs w:val="24"/>
        </w:rPr>
        <w:instrText xml:space="preserve"> REF _Ref109560387 \h </w:instrText>
      </w:r>
      <w:r>
        <w:rPr>
          <w:rFonts w:hint="eastAsia" w:eastAsiaTheme="minorEastAsia"/>
          <w:i w:val="0"/>
          <w:iCs w:val="0"/>
          <w:color w:val="0000FF"/>
          <w:kern w:val="0"/>
          <w:szCs w:val="24"/>
        </w:rPr>
        <w:instrText xml:space="preserve"> \* MERGEFORMAT </w:instrText>
      </w:r>
      <w:r>
        <w:rPr>
          <w:rFonts w:eastAsiaTheme="minorEastAsia"/>
          <w:i w:val="0"/>
          <w:iCs w:val="0"/>
          <w:color w:val="0000FF"/>
          <w:kern w:val="0"/>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17</w:t>
      </w:r>
      <w:r>
        <w:rPr>
          <w:rFonts w:eastAsiaTheme="minorEastAsia"/>
          <w:i w:val="0"/>
          <w:iCs w:val="0"/>
          <w:color w:val="0000FF"/>
          <w:kern w:val="0"/>
          <w:szCs w:val="24"/>
        </w:rPr>
        <w:fldChar w:fldCharType="end"/>
      </w:r>
      <w:r>
        <w:rPr>
          <w:rFonts w:hint="eastAsia" w:eastAsiaTheme="minorEastAsia"/>
          <w:i w:val="0"/>
          <w:iCs w:val="0"/>
          <w:color w:val="0000FF"/>
          <w:kern w:val="0"/>
          <w:szCs w:val="24"/>
        </w:rPr>
        <w:t>。</w:t>
      </w:r>
    </w:p>
    <w:p w14:paraId="6239E7D1">
      <w:pPr>
        <w:pStyle w:val="22"/>
        <w:jc w:val="center"/>
        <w:rPr>
          <w:rFonts w:cs="Times New Roman" w:eastAsiaTheme="minorEastAsia"/>
          <w:i w:val="0"/>
          <w:iCs w:val="0"/>
          <w:szCs w:val="24"/>
        </w:rPr>
      </w:pPr>
      <w:bookmarkStart w:id="643" w:name="_Ref109560387"/>
      <w:bookmarkStart w:id="644" w:name="_Toc126237450"/>
      <w:bookmarkStart w:id="645" w:name="_Toc112851976"/>
      <w:bookmarkStart w:id="646" w:name="_Toc110270622"/>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17</w:t>
      </w:r>
      <w:r>
        <w:rPr>
          <w:rFonts w:cs="Times New Roman" w:eastAsiaTheme="minorEastAsia"/>
          <w:i w:val="0"/>
          <w:iCs w:val="0"/>
          <w:szCs w:val="24"/>
        </w:rPr>
        <w:fldChar w:fldCharType="end"/>
      </w:r>
      <w:bookmarkEnd w:id="643"/>
      <w:r>
        <w:rPr>
          <w:rFonts w:cs="Times New Roman" w:eastAsiaTheme="minorEastAsia"/>
          <w:i w:val="0"/>
          <w:iCs w:val="0"/>
          <w:szCs w:val="24"/>
        </w:rPr>
        <w:t xml:space="preserve"> </w:t>
      </w:r>
      <w:r>
        <w:rPr>
          <w:rFonts w:hint="eastAsia" w:cs="Times New Roman" w:eastAsiaTheme="minorEastAsia"/>
          <w:i w:val="0"/>
          <w:iCs w:val="0"/>
          <w:szCs w:val="24"/>
        </w:rPr>
        <w:t>给药制剂测定结果</w:t>
      </w:r>
      <w:bookmarkEnd w:id="644"/>
      <w:bookmarkEnd w:id="645"/>
      <w:bookmarkEnd w:id="646"/>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278"/>
        <w:gridCol w:w="795"/>
        <w:gridCol w:w="905"/>
        <w:gridCol w:w="1132"/>
        <w:gridCol w:w="1137"/>
        <w:gridCol w:w="1135"/>
        <w:gridCol w:w="992"/>
        <w:gridCol w:w="1098"/>
      </w:tblGrid>
      <w:tr w14:paraId="34A3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Align w:val="center"/>
          </w:tcPr>
          <w:p w14:paraId="627F16B0">
            <w:pPr>
              <w:pStyle w:val="540"/>
              <w:spacing w:line="240" w:lineRule="auto"/>
              <w:rPr>
                <w:rFonts w:eastAsiaTheme="minorEastAsia"/>
                <w:b/>
                <w:i w:val="0"/>
                <w:iCs w:val="0"/>
              </w:rPr>
            </w:pPr>
            <w:r>
              <w:rPr>
                <w:rFonts w:hint="eastAsia" w:eastAsiaTheme="minorEastAsia"/>
                <w:b/>
                <w:i w:val="0"/>
                <w:iCs w:val="0"/>
              </w:rPr>
              <w:t>批次</w:t>
            </w:r>
          </w:p>
        </w:tc>
        <w:tc>
          <w:tcPr>
            <w:tcW w:w="688" w:type="pct"/>
            <w:shd w:val="clear" w:color="auto" w:fill="auto"/>
            <w:vAlign w:val="center"/>
          </w:tcPr>
          <w:p w14:paraId="40964F01">
            <w:pPr>
              <w:pStyle w:val="540"/>
              <w:spacing w:line="240" w:lineRule="auto"/>
              <w:jc w:val="center"/>
              <w:rPr>
                <w:rFonts w:eastAsiaTheme="minorEastAsia"/>
                <w:b/>
                <w:i w:val="0"/>
                <w:iCs w:val="0"/>
              </w:rPr>
            </w:pPr>
            <w:r>
              <w:rPr>
                <w:rFonts w:hint="eastAsia" w:eastAsiaTheme="minorEastAsia"/>
                <w:b/>
                <w:i w:val="0"/>
                <w:iCs w:val="0"/>
              </w:rPr>
              <w:t>理论含量（</w:t>
            </w:r>
            <w:r>
              <w:rPr>
                <w:rFonts w:eastAsiaTheme="minorEastAsia"/>
                <w:b/>
                <w:i w:val="0"/>
                <w:iCs w:val="0"/>
              </w:rPr>
              <w:t>μg/mL</w:t>
            </w:r>
            <w:r>
              <w:rPr>
                <w:rFonts w:hint="eastAsia" w:eastAsiaTheme="minorEastAsia"/>
                <w:b/>
                <w:i w:val="0"/>
                <w:iCs w:val="0"/>
              </w:rPr>
              <w:t>）</w:t>
            </w:r>
          </w:p>
        </w:tc>
        <w:tc>
          <w:tcPr>
            <w:tcW w:w="915" w:type="pct"/>
            <w:gridSpan w:val="2"/>
            <w:vAlign w:val="center"/>
          </w:tcPr>
          <w:p w14:paraId="6161B6DF">
            <w:pPr>
              <w:pStyle w:val="540"/>
              <w:spacing w:line="240" w:lineRule="auto"/>
              <w:jc w:val="center"/>
              <w:rPr>
                <w:rFonts w:eastAsiaTheme="minorEastAsia"/>
                <w:b/>
                <w:i w:val="0"/>
                <w:iCs w:val="0"/>
              </w:rPr>
            </w:pPr>
            <w:r>
              <w:rPr>
                <w:rFonts w:hint="eastAsia" w:eastAsiaTheme="minorEastAsia"/>
                <w:b/>
                <w:i w:val="0"/>
                <w:iCs w:val="0"/>
              </w:rPr>
              <w:t>测定</w:t>
            </w:r>
            <w:r>
              <w:rPr>
                <w:rFonts w:eastAsiaTheme="minorEastAsia"/>
                <w:b/>
                <w:i w:val="0"/>
                <w:iCs w:val="0"/>
              </w:rPr>
              <w:t>XX</w:t>
            </w:r>
          </w:p>
          <w:p w14:paraId="7CB17D39">
            <w:pPr>
              <w:pStyle w:val="540"/>
              <w:spacing w:line="240" w:lineRule="auto"/>
              <w:jc w:val="center"/>
              <w:rPr>
                <w:rFonts w:eastAsiaTheme="minorEastAsia"/>
                <w:b/>
                <w:i w:val="0"/>
                <w:iCs w:val="0"/>
              </w:rPr>
            </w:pPr>
            <w:r>
              <w:rPr>
                <w:rFonts w:hint="eastAsia" w:eastAsiaTheme="minorEastAsia"/>
                <w:b/>
                <w:i w:val="0"/>
                <w:iCs w:val="0"/>
              </w:rPr>
              <w:t>（</w:t>
            </w:r>
            <w:r>
              <w:rPr>
                <w:rFonts w:eastAsiaTheme="minorEastAsia"/>
                <w:b/>
                <w:i w:val="0"/>
                <w:iCs w:val="0"/>
              </w:rPr>
              <w:t>μg/mL</w:t>
            </w:r>
            <w:r>
              <w:rPr>
                <w:rFonts w:hint="eastAsia" w:eastAsiaTheme="minorEastAsia"/>
                <w:b/>
                <w:i w:val="0"/>
                <w:iCs w:val="0"/>
              </w:rPr>
              <w:t>）</w:t>
            </w:r>
          </w:p>
        </w:tc>
        <w:tc>
          <w:tcPr>
            <w:tcW w:w="609" w:type="pct"/>
            <w:shd w:val="clear" w:color="auto" w:fill="auto"/>
            <w:vAlign w:val="center"/>
          </w:tcPr>
          <w:p w14:paraId="401DE958">
            <w:pPr>
              <w:pStyle w:val="540"/>
              <w:spacing w:line="240" w:lineRule="auto"/>
              <w:jc w:val="center"/>
              <w:rPr>
                <w:rFonts w:eastAsiaTheme="minorEastAsia"/>
                <w:b/>
                <w:i w:val="0"/>
                <w:iCs w:val="0"/>
              </w:rPr>
            </w:pPr>
            <w:r>
              <w:rPr>
                <w:rFonts w:hint="eastAsia" w:eastAsiaTheme="minorEastAsia"/>
                <w:b/>
                <w:i w:val="0"/>
                <w:iCs w:val="0"/>
              </w:rPr>
              <w:t>含量均值</w:t>
            </w:r>
          </w:p>
          <w:p w14:paraId="568DB5B3">
            <w:pPr>
              <w:pStyle w:val="540"/>
              <w:spacing w:line="240" w:lineRule="auto"/>
              <w:jc w:val="center"/>
              <w:rPr>
                <w:rFonts w:eastAsiaTheme="minorEastAsia"/>
                <w:b/>
                <w:i w:val="0"/>
                <w:iCs w:val="0"/>
              </w:rPr>
            </w:pPr>
            <w:r>
              <w:rPr>
                <w:rFonts w:hint="eastAsia" w:eastAsiaTheme="minorEastAsia"/>
                <w:b/>
                <w:i w:val="0"/>
                <w:iCs w:val="0"/>
              </w:rPr>
              <w:t>（</w:t>
            </w:r>
            <w:r>
              <w:rPr>
                <w:rFonts w:eastAsiaTheme="minorEastAsia"/>
                <w:b/>
                <w:i w:val="0"/>
                <w:iCs w:val="0"/>
              </w:rPr>
              <w:t>μg/mL</w:t>
            </w:r>
            <w:r>
              <w:rPr>
                <w:rFonts w:hint="eastAsia" w:eastAsiaTheme="minorEastAsia"/>
                <w:b/>
                <w:i w:val="0"/>
                <w:iCs w:val="0"/>
              </w:rPr>
              <w:t>）</w:t>
            </w:r>
          </w:p>
        </w:tc>
        <w:tc>
          <w:tcPr>
            <w:tcW w:w="612" w:type="pct"/>
            <w:shd w:val="clear" w:color="auto" w:fill="auto"/>
            <w:vAlign w:val="center"/>
          </w:tcPr>
          <w:p w14:paraId="158080FA">
            <w:pPr>
              <w:pStyle w:val="540"/>
              <w:spacing w:line="240" w:lineRule="auto"/>
              <w:jc w:val="center"/>
              <w:rPr>
                <w:rFonts w:eastAsiaTheme="minorEastAsia"/>
                <w:b/>
                <w:i w:val="0"/>
                <w:iCs w:val="0"/>
              </w:rPr>
            </w:pPr>
            <w:r>
              <w:rPr>
                <w:rFonts w:hint="eastAsia" w:eastAsiaTheme="minorEastAsia"/>
                <w:b/>
                <w:i w:val="0"/>
                <w:iCs w:val="0"/>
              </w:rPr>
              <w:t>标准差</w:t>
            </w:r>
          </w:p>
          <w:p w14:paraId="7DE0AE57">
            <w:pPr>
              <w:pStyle w:val="540"/>
              <w:spacing w:line="240" w:lineRule="auto"/>
              <w:jc w:val="center"/>
              <w:rPr>
                <w:rFonts w:eastAsiaTheme="minorEastAsia"/>
                <w:b/>
                <w:i w:val="0"/>
                <w:iCs w:val="0"/>
              </w:rPr>
            </w:pPr>
            <w:r>
              <w:rPr>
                <w:rFonts w:eastAsiaTheme="minorEastAsia"/>
                <w:b/>
                <w:i w:val="0"/>
                <w:iCs w:val="0"/>
              </w:rPr>
              <w:t>SD</w:t>
            </w:r>
          </w:p>
        </w:tc>
        <w:tc>
          <w:tcPr>
            <w:tcW w:w="611" w:type="pct"/>
            <w:shd w:val="clear" w:color="auto" w:fill="auto"/>
            <w:vAlign w:val="center"/>
          </w:tcPr>
          <w:p w14:paraId="2F8D304D">
            <w:pPr>
              <w:pStyle w:val="540"/>
              <w:spacing w:line="240" w:lineRule="auto"/>
              <w:jc w:val="center"/>
              <w:rPr>
                <w:rFonts w:eastAsiaTheme="minorEastAsia"/>
                <w:b/>
                <w:i w:val="0"/>
                <w:iCs w:val="0"/>
              </w:rPr>
            </w:pPr>
            <w:r>
              <w:rPr>
                <w:rFonts w:hint="eastAsia" w:eastAsiaTheme="minorEastAsia"/>
                <w:b/>
                <w:i w:val="0"/>
                <w:iCs w:val="0"/>
              </w:rPr>
              <w:t>均一性</w:t>
            </w:r>
          </w:p>
          <w:p w14:paraId="5682B4A4">
            <w:pPr>
              <w:pStyle w:val="540"/>
              <w:spacing w:line="240" w:lineRule="auto"/>
              <w:jc w:val="center"/>
              <w:rPr>
                <w:rFonts w:eastAsiaTheme="minorEastAsia"/>
                <w:b/>
                <w:i w:val="0"/>
                <w:iCs w:val="0"/>
              </w:rPr>
            </w:pPr>
            <w:r>
              <w:rPr>
                <w:rFonts w:hint="eastAsia" w:eastAsiaTheme="minorEastAsia"/>
                <w:b/>
                <w:i w:val="0"/>
                <w:iCs w:val="0"/>
              </w:rPr>
              <w:t>（</w:t>
            </w:r>
            <w:r>
              <w:rPr>
                <w:rFonts w:eastAsiaTheme="minorEastAsia"/>
                <w:b/>
                <w:i w:val="0"/>
                <w:iCs w:val="0"/>
              </w:rPr>
              <w:t>CV%</w:t>
            </w:r>
            <w:r>
              <w:rPr>
                <w:rFonts w:hint="eastAsia" w:eastAsiaTheme="minorEastAsia"/>
                <w:b/>
                <w:i w:val="0"/>
                <w:iCs w:val="0"/>
              </w:rPr>
              <w:t>）</w:t>
            </w:r>
          </w:p>
        </w:tc>
        <w:tc>
          <w:tcPr>
            <w:tcW w:w="534" w:type="pct"/>
            <w:vAlign w:val="center"/>
          </w:tcPr>
          <w:p w14:paraId="6F58DA08">
            <w:pPr>
              <w:pStyle w:val="540"/>
              <w:spacing w:line="240" w:lineRule="auto"/>
              <w:jc w:val="center"/>
              <w:rPr>
                <w:rFonts w:eastAsiaTheme="minorEastAsia"/>
                <w:b/>
                <w:i w:val="0"/>
                <w:iCs w:val="0"/>
              </w:rPr>
            </w:pPr>
            <w:r>
              <w:rPr>
                <w:rFonts w:hint="eastAsia" w:eastAsiaTheme="minorEastAsia"/>
                <w:b/>
                <w:i w:val="0"/>
                <w:iCs w:val="0"/>
              </w:rPr>
              <w:t>平均准确度偏差（</w:t>
            </w:r>
            <w:r>
              <w:rPr>
                <w:rFonts w:eastAsiaTheme="minorEastAsia"/>
                <w:b/>
                <w:i w:val="0"/>
                <w:iCs w:val="0"/>
              </w:rPr>
              <w:t>%</w:t>
            </w:r>
            <w:r>
              <w:rPr>
                <w:rFonts w:hint="eastAsia" w:eastAsiaTheme="minorEastAsia"/>
                <w:b/>
                <w:i w:val="0"/>
                <w:iCs w:val="0"/>
              </w:rPr>
              <w:t>）</w:t>
            </w:r>
          </w:p>
        </w:tc>
        <w:tc>
          <w:tcPr>
            <w:tcW w:w="591" w:type="pct"/>
            <w:vAlign w:val="center"/>
          </w:tcPr>
          <w:p w14:paraId="3EB158AC">
            <w:pPr>
              <w:pStyle w:val="540"/>
              <w:spacing w:line="240" w:lineRule="auto"/>
              <w:jc w:val="center"/>
              <w:rPr>
                <w:rFonts w:eastAsiaTheme="minorEastAsia"/>
                <w:b/>
                <w:i w:val="0"/>
                <w:iCs w:val="0"/>
              </w:rPr>
            </w:pPr>
            <w:r>
              <w:rPr>
                <w:rFonts w:hint="eastAsia" w:eastAsiaTheme="minorEastAsia"/>
                <w:b/>
                <w:i w:val="0"/>
                <w:iCs w:val="0"/>
              </w:rPr>
              <w:t>评价</w:t>
            </w:r>
          </w:p>
        </w:tc>
      </w:tr>
      <w:tr w14:paraId="7971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restart"/>
            <w:vAlign w:val="center"/>
          </w:tcPr>
          <w:p w14:paraId="0100D1E2">
            <w:pPr>
              <w:pStyle w:val="540"/>
              <w:spacing w:line="240" w:lineRule="auto"/>
              <w:rPr>
                <w:rFonts w:eastAsiaTheme="minorEastAsia"/>
                <w:i w:val="0"/>
                <w:iCs w:val="0"/>
              </w:rPr>
            </w:pPr>
            <w:r>
              <w:rPr>
                <w:rFonts w:eastAsiaTheme="minorEastAsia"/>
                <w:i w:val="0"/>
                <w:iCs w:val="0"/>
              </w:rPr>
              <w:t>XX</w:t>
            </w:r>
            <w:r>
              <w:rPr>
                <w:rFonts w:hint="eastAsia" w:eastAsiaTheme="minorEastAsia"/>
                <w:i w:val="0"/>
                <w:iCs w:val="0"/>
              </w:rPr>
              <w:t>，首次给药</w:t>
            </w:r>
          </w:p>
        </w:tc>
        <w:tc>
          <w:tcPr>
            <w:tcW w:w="688" w:type="pct"/>
            <w:shd w:val="clear" w:color="auto" w:fill="auto"/>
            <w:vAlign w:val="center"/>
          </w:tcPr>
          <w:p w14:paraId="17807D62">
            <w:pPr>
              <w:pStyle w:val="540"/>
              <w:spacing w:line="240" w:lineRule="auto"/>
              <w:rPr>
                <w:rFonts w:eastAsiaTheme="minorEastAsia"/>
                <w:i w:val="0"/>
                <w:iCs w:val="0"/>
              </w:rPr>
            </w:pPr>
            <w:r>
              <w:rPr>
                <w:rFonts w:eastAsiaTheme="minorEastAsia"/>
                <w:i w:val="0"/>
                <w:iCs w:val="0"/>
              </w:rPr>
              <w:t>0</w:t>
            </w:r>
            <w:r>
              <w:rPr>
                <w:rFonts w:hint="eastAsia" w:eastAsiaTheme="minorEastAsia"/>
                <w:i w:val="0"/>
                <w:iCs w:val="0"/>
              </w:rPr>
              <w:t>（</w:t>
            </w:r>
            <w:r>
              <w:rPr>
                <w:rFonts w:eastAsiaTheme="minorEastAsia"/>
                <w:i w:val="0"/>
                <w:iCs w:val="0"/>
              </w:rPr>
              <w:t>Vehicle</w:t>
            </w:r>
            <w:r>
              <w:rPr>
                <w:rFonts w:hint="eastAsia" w:eastAsiaTheme="minorEastAsia"/>
                <w:i w:val="0"/>
                <w:iCs w:val="0"/>
              </w:rPr>
              <w:t>）</w:t>
            </w:r>
          </w:p>
        </w:tc>
        <w:tc>
          <w:tcPr>
            <w:tcW w:w="428" w:type="pct"/>
            <w:vAlign w:val="center"/>
          </w:tcPr>
          <w:p w14:paraId="3756C782">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1730A055">
            <w:pPr>
              <w:pStyle w:val="540"/>
              <w:spacing w:line="240" w:lineRule="auto"/>
              <w:rPr>
                <w:rFonts w:eastAsiaTheme="minorEastAsia"/>
                <w:i w:val="0"/>
                <w:iCs w:val="0"/>
              </w:rPr>
            </w:pPr>
            <w:r>
              <w:rPr>
                <w:rFonts w:eastAsiaTheme="minorEastAsia"/>
                <w:i w:val="0"/>
                <w:iCs w:val="0"/>
              </w:rPr>
              <w:t>BQL</w:t>
            </w:r>
          </w:p>
        </w:tc>
        <w:tc>
          <w:tcPr>
            <w:tcW w:w="609" w:type="pct"/>
            <w:shd w:val="clear" w:color="auto" w:fill="auto"/>
            <w:vAlign w:val="center"/>
          </w:tcPr>
          <w:p w14:paraId="3F838D6F">
            <w:pPr>
              <w:pStyle w:val="540"/>
              <w:spacing w:line="240" w:lineRule="auto"/>
              <w:rPr>
                <w:rFonts w:eastAsiaTheme="minorEastAsia"/>
                <w:i w:val="0"/>
                <w:iCs w:val="0"/>
              </w:rPr>
            </w:pPr>
            <w:r>
              <w:rPr>
                <w:rFonts w:eastAsiaTheme="minorEastAsia"/>
                <w:i w:val="0"/>
                <w:iCs w:val="0"/>
              </w:rPr>
              <w:t>NA</w:t>
            </w:r>
          </w:p>
        </w:tc>
        <w:tc>
          <w:tcPr>
            <w:tcW w:w="612" w:type="pct"/>
            <w:shd w:val="clear" w:color="auto" w:fill="auto"/>
            <w:vAlign w:val="center"/>
          </w:tcPr>
          <w:p w14:paraId="34D5A9C6">
            <w:pPr>
              <w:pStyle w:val="540"/>
              <w:spacing w:line="240" w:lineRule="auto"/>
              <w:rPr>
                <w:rFonts w:eastAsiaTheme="minorEastAsia"/>
                <w:i w:val="0"/>
                <w:iCs w:val="0"/>
              </w:rPr>
            </w:pPr>
            <w:r>
              <w:rPr>
                <w:rFonts w:eastAsiaTheme="minorEastAsia"/>
                <w:i w:val="0"/>
                <w:iCs w:val="0"/>
              </w:rPr>
              <w:t>NA</w:t>
            </w:r>
          </w:p>
        </w:tc>
        <w:tc>
          <w:tcPr>
            <w:tcW w:w="611" w:type="pct"/>
            <w:shd w:val="clear" w:color="auto" w:fill="auto"/>
            <w:vAlign w:val="center"/>
          </w:tcPr>
          <w:p w14:paraId="03DEF197">
            <w:pPr>
              <w:pStyle w:val="540"/>
              <w:spacing w:line="240" w:lineRule="auto"/>
              <w:rPr>
                <w:rFonts w:eastAsiaTheme="minorEastAsia"/>
                <w:i w:val="0"/>
                <w:iCs w:val="0"/>
              </w:rPr>
            </w:pPr>
            <w:r>
              <w:rPr>
                <w:rFonts w:eastAsiaTheme="minorEastAsia"/>
                <w:i w:val="0"/>
                <w:iCs w:val="0"/>
              </w:rPr>
              <w:t>NA</w:t>
            </w:r>
          </w:p>
        </w:tc>
        <w:tc>
          <w:tcPr>
            <w:tcW w:w="534" w:type="pct"/>
            <w:shd w:val="clear" w:color="auto" w:fill="auto"/>
            <w:vAlign w:val="center"/>
          </w:tcPr>
          <w:p w14:paraId="1AE6ED79">
            <w:pPr>
              <w:pStyle w:val="540"/>
              <w:spacing w:line="240" w:lineRule="auto"/>
              <w:rPr>
                <w:rFonts w:eastAsiaTheme="minorEastAsia"/>
                <w:i w:val="0"/>
                <w:iCs w:val="0"/>
              </w:rPr>
            </w:pPr>
            <w:r>
              <w:rPr>
                <w:rFonts w:eastAsiaTheme="minorEastAsia"/>
                <w:i w:val="0"/>
                <w:iCs w:val="0"/>
              </w:rPr>
              <w:t>NA</w:t>
            </w:r>
          </w:p>
        </w:tc>
        <w:tc>
          <w:tcPr>
            <w:tcW w:w="591" w:type="pct"/>
            <w:vAlign w:val="center"/>
          </w:tcPr>
          <w:p w14:paraId="2830F69A">
            <w:pPr>
              <w:pStyle w:val="540"/>
              <w:spacing w:line="240" w:lineRule="auto"/>
              <w:jc w:val="center"/>
              <w:rPr>
                <w:rFonts w:eastAsiaTheme="minorEastAsia"/>
                <w:i w:val="0"/>
                <w:iCs w:val="0"/>
              </w:rPr>
            </w:pPr>
            <w:r>
              <w:rPr>
                <w:rFonts w:hint="eastAsia" w:eastAsiaTheme="minorEastAsia"/>
                <w:i w:val="0"/>
                <w:iCs w:val="0"/>
              </w:rPr>
              <w:t>合格</w:t>
            </w:r>
          </w:p>
        </w:tc>
      </w:tr>
      <w:tr w14:paraId="2302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0813CB1D">
            <w:pPr>
              <w:pStyle w:val="540"/>
              <w:spacing w:line="240" w:lineRule="auto"/>
              <w:rPr>
                <w:rFonts w:eastAsiaTheme="minorEastAsia"/>
                <w:i w:val="0"/>
                <w:iCs w:val="0"/>
              </w:rPr>
            </w:pPr>
          </w:p>
        </w:tc>
        <w:tc>
          <w:tcPr>
            <w:tcW w:w="688" w:type="pct"/>
            <w:vMerge w:val="restart"/>
            <w:shd w:val="clear" w:color="auto" w:fill="auto"/>
            <w:vAlign w:val="center"/>
          </w:tcPr>
          <w:p w14:paraId="7A63C204">
            <w:pPr>
              <w:pStyle w:val="540"/>
              <w:spacing w:line="240" w:lineRule="auto"/>
              <w:rPr>
                <w:rFonts w:eastAsiaTheme="minorEastAsia"/>
                <w:i w:val="0"/>
                <w:iCs w:val="0"/>
              </w:rPr>
            </w:pPr>
          </w:p>
        </w:tc>
        <w:tc>
          <w:tcPr>
            <w:tcW w:w="428" w:type="pct"/>
            <w:vAlign w:val="center"/>
          </w:tcPr>
          <w:p w14:paraId="60171347">
            <w:pPr>
              <w:pStyle w:val="540"/>
              <w:spacing w:line="240" w:lineRule="auto"/>
              <w:rPr>
                <w:rFonts w:eastAsiaTheme="minorEastAsia"/>
                <w:i w:val="0"/>
                <w:iCs w:val="0"/>
              </w:rPr>
            </w:pPr>
            <w:r>
              <w:rPr>
                <w:rFonts w:hint="eastAsia" w:eastAsiaTheme="minorEastAsia"/>
                <w:i w:val="0"/>
                <w:iCs w:val="0"/>
              </w:rPr>
              <w:t>下部</w:t>
            </w:r>
          </w:p>
        </w:tc>
        <w:tc>
          <w:tcPr>
            <w:tcW w:w="487" w:type="pct"/>
            <w:vAlign w:val="center"/>
          </w:tcPr>
          <w:p w14:paraId="704B867F">
            <w:pPr>
              <w:pStyle w:val="540"/>
              <w:spacing w:line="240" w:lineRule="auto"/>
              <w:rPr>
                <w:rFonts w:eastAsiaTheme="minorEastAsia"/>
                <w:i w:val="0"/>
                <w:iCs w:val="0"/>
              </w:rPr>
            </w:pPr>
          </w:p>
        </w:tc>
        <w:tc>
          <w:tcPr>
            <w:tcW w:w="609" w:type="pct"/>
            <w:vMerge w:val="restart"/>
            <w:shd w:val="clear" w:color="auto" w:fill="auto"/>
            <w:vAlign w:val="center"/>
          </w:tcPr>
          <w:p w14:paraId="1C73B212">
            <w:pPr>
              <w:pStyle w:val="540"/>
              <w:spacing w:line="240" w:lineRule="auto"/>
              <w:rPr>
                <w:rFonts w:eastAsiaTheme="minorEastAsia"/>
                <w:i w:val="0"/>
                <w:iCs w:val="0"/>
              </w:rPr>
            </w:pPr>
          </w:p>
        </w:tc>
        <w:tc>
          <w:tcPr>
            <w:tcW w:w="612" w:type="pct"/>
            <w:vMerge w:val="restart"/>
            <w:shd w:val="clear" w:color="auto" w:fill="auto"/>
            <w:vAlign w:val="center"/>
          </w:tcPr>
          <w:p w14:paraId="1D8320CD">
            <w:pPr>
              <w:pStyle w:val="540"/>
              <w:spacing w:line="240" w:lineRule="auto"/>
              <w:rPr>
                <w:rFonts w:eastAsiaTheme="minorEastAsia"/>
                <w:i w:val="0"/>
                <w:iCs w:val="0"/>
              </w:rPr>
            </w:pPr>
          </w:p>
        </w:tc>
        <w:tc>
          <w:tcPr>
            <w:tcW w:w="611" w:type="pct"/>
            <w:vMerge w:val="restart"/>
            <w:shd w:val="clear" w:color="auto" w:fill="auto"/>
            <w:vAlign w:val="center"/>
          </w:tcPr>
          <w:p w14:paraId="4A8E1E28">
            <w:pPr>
              <w:pStyle w:val="540"/>
              <w:spacing w:line="240" w:lineRule="auto"/>
              <w:rPr>
                <w:rFonts w:eastAsiaTheme="minorEastAsia"/>
                <w:i w:val="0"/>
                <w:iCs w:val="0"/>
              </w:rPr>
            </w:pPr>
          </w:p>
        </w:tc>
        <w:tc>
          <w:tcPr>
            <w:tcW w:w="534" w:type="pct"/>
            <w:vMerge w:val="restart"/>
            <w:shd w:val="clear" w:color="auto" w:fill="auto"/>
            <w:vAlign w:val="center"/>
          </w:tcPr>
          <w:p w14:paraId="4927BB86">
            <w:pPr>
              <w:pStyle w:val="540"/>
              <w:spacing w:line="240" w:lineRule="auto"/>
              <w:rPr>
                <w:rFonts w:eastAsiaTheme="minorEastAsia"/>
                <w:i w:val="0"/>
                <w:iCs w:val="0"/>
              </w:rPr>
            </w:pPr>
          </w:p>
        </w:tc>
        <w:tc>
          <w:tcPr>
            <w:tcW w:w="591" w:type="pct"/>
            <w:vMerge w:val="restart"/>
            <w:vAlign w:val="center"/>
          </w:tcPr>
          <w:p w14:paraId="1451D91A">
            <w:pPr>
              <w:pStyle w:val="540"/>
              <w:spacing w:line="240" w:lineRule="auto"/>
              <w:jc w:val="center"/>
              <w:rPr>
                <w:rFonts w:eastAsiaTheme="minorEastAsia"/>
                <w:i w:val="0"/>
                <w:iCs w:val="0"/>
              </w:rPr>
            </w:pPr>
            <w:r>
              <w:rPr>
                <w:rFonts w:hint="eastAsia" w:eastAsiaTheme="minorEastAsia"/>
                <w:i w:val="0"/>
                <w:iCs w:val="0"/>
              </w:rPr>
              <w:t>合格</w:t>
            </w:r>
          </w:p>
        </w:tc>
      </w:tr>
      <w:tr w14:paraId="0F93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2FA743C0">
            <w:pPr>
              <w:pStyle w:val="540"/>
              <w:spacing w:line="240" w:lineRule="auto"/>
              <w:rPr>
                <w:rFonts w:eastAsiaTheme="minorEastAsia"/>
                <w:i w:val="0"/>
                <w:iCs w:val="0"/>
              </w:rPr>
            </w:pPr>
          </w:p>
        </w:tc>
        <w:tc>
          <w:tcPr>
            <w:tcW w:w="688" w:type="pct"/>
            <w:vMerge w:val="continue"/>
            <w:shd w:val="clear" w:color="auto" w:fill="auto"/>
            <w:vAlign w:val="center"/>
          </w:tcPr>
          <w:p w14:paraId="3EDEFB3C">
            <w:pPr>
              <w:pStyle w:val="540"/>
              <w:spacing w:line="240" w:lineRule="auto"/>
              <w:rPr>
                <w:rFonts w:eastAsiaTheme="minorEastAsia"/>
                <w:i w:val="0"/>
                <w:iCs w:val="0"/>
              </w:rPr>
            </w:pPr>
          </w:p>
        </w:tc>
        <w:tc>
          <w:tcPr>
            <w:tcW w:w="428" w:type="pct"/>
            <w:vAlign w:val="center"/>
          </w:tcPr>
          <w:p w14:paraId="0B590883">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71A849A7">
            <w:pPr>
              <w:pStyle w:val="540"/>
              <w:spacing w:line="240" w:lineRule="auto"/>
              <w:rPr>
                <w:rFonts w:eastAsiaTheme="minorEastAsia"/>
                <w:i w:val="0"/>
                <w:iCs w:val="0"/>
              </w:rPr>
            </w:pPr>
          </w:p>
        </w:tc>
        <w:tc>
          <w:tcPr>
            <w:tcW w:w="609" w:type="pct"/>
            <w:vMerge w:val="continue"/>
            <w:shd w:val="clear" w:color="auto" w:fill="auto"/>
            <w:vAlign w:val="center"/>
          </w:tcPr>
          <w:p w14:paraId="601E711F">
            <w:pPr>
              <w:pStyle w:val="540"/>
              <w:spacing w:line="240" w:lineRule="auto"/>
              <w:rPr>
                <w:rFonts w:eastAsiaTheme="minorEastAsia"/>
                <w:i w:val="0"/>
                <w:iCs w:val="0"/>
              </w:rPr>
            </w:pPr>
          </w:p>
        </w:tc>
        <w:tc>
          <w:tcPr>
            <w:tcW w:w="612" w:type="pct"/>
            <w:vMerge w:val="continue"/>
            <w:shd w:val="clear" w:color="auto" w:fill="auto"/>
            <w:vAlign w:val="center"/>
          </w:tcPr>
          <w:p w14:paraId="0AE68A02">
            <w:pPr>
              <w:pStyle w:val="540"/>
              <w:spacing w:line="240" w:lineRule="auto"/>
              <w:rPr>
                <w:rFonts w:eastAsiaTheme="minorEastAsia"/>
                <w:i w:val="0"/>
                <w:iCs w:val="0"/>
              </w:rPr>
            </w:pPr>
          </w:p>
        </w:tc>
        <w:tc>
          <w:tcPr>
            <w:tcW w:w="611" w:type="pct"/>
            <w:vMerge w:val="continue"/>
            <w:shd w:val="clear" w:color="auto" w:fill="auto"/>
            <w:vAlign w:val="center"/>
          </w:tcPr>
          <w:p w14:paraId="494916BD">
            <w:pPr>
              <w:pStyle w:val="540"/>
              <w:spacing w:line="240" w:lineRule="auto"/>
              <w:rPr>
                <w:rFonts w:eastAsiaTheme="minorEastAsia"/>
                <w:i w:val="0"/>
                <w:iCs w:val="0"/>
              </w:rPr>
            </w:pPr>
          </w:p>
        </w:tc>
        <w:tc>
          <w:tcPr>
            <w:tcW w:w="534" w:type="pct"/>
            <w:vMerge w:val="continue"/>
            <w:shd w:val="clear" w:color="auto" w:fill="auto"/>
            <w:vAlign w:val="center"/>
          </w:tcPr>
          <w:p w14:paraId="13FA2A5A">
            <w:pPr>
              <w:pStyle w:val="540"/>
              <w:spacing w:line="240" w:lineRule="auto"/>
              <w:rPr>
                <w:rFonts w:eastAsiaTheme="minorEastAsia"/>
                <w:i w:val="0"/>
                <w:iCs w:val="0"/>
              </w:rPr>
            </w:pPr>
          </w:p>
        </w:tc>
        <w:tc>
          <w:tcPr>
            <w:tcW w:w="591" w:type="pct"/>
            <w:vMerge w:val="continue"/>
            <w:vAlign w:val="center"/>
          </w:tcPr>
          <w:p w14:paraId="7F37826D">
            <w:pPr>
              <w:pStyle w:val="540"/>
              <w:spacing w:line="240" w:lineRule="auto"/>
              <w:jc w:val="center"/>
              <w:rPr>
                <w:rFonts w:eastAsiaTheme="minorEastAsia"/>
                <w:i w:val="0"/>
                <w:iCs w:val="0"/>
              </w:rPr>
            </w:pPr>
          </w:p>
        </w:tc>
      </w:tr>
      <w:tr w14:paraId="3D5F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2C2B6FC5">
            <w:pPr>
              <w:pStyle w:val="540"/>
              <w:spacing w:line="240" w:lineRule="auto"/>
              <w:rPr>
                <w:rFonts w:eastAsiaTheme="minorEastAsia"/>
                <w:i w:val="0"/>
                <w:iCs w:val="0"/>
              </w:rPr>
            </w:pPr>
          </w:p>
        </w:tc>
        <w:tc>
          <w:tcPr>
            <w:tcW w:w="688" w:type="pct"/>
            <w:vMerge w:val="continue"/>
            <w:shd w:val="clear" w:color="auto" w:fill="auto"/>
            <w:vAlign w:val="center"/>
          </w:tcPr>
          <w:p w14:paraId="196BB255">
            <w:pPr>
              <w:pStyle w:val="540"/>
              <w:spacing w:line="240" w:lineRule="auto"/>
              <w:rPr>
                <w:rFonts w:eastAsiaTheme="minorEastAsia"/>
                <w:i w:val="0"/>
                <w:iCs w:val="0"/>
              </w:rPr>
            </w:pPr>
          </w:p>
        </w:tc>
        <w:tc>
          <w:tcPr>
            <w:tcW w:w="428" w:type="pct"/>
            <w:vAlign w:val="center"/>
          </w:tcPr>
          <w:p w14:paraId="53A53195">
            <w:pPr>
              <w:pStyle w:val="540"/>
              <w:spacing w:line="240" w:lineRule="auto"/>
              <w:rPr>
                <w:rFonts w:eastAsiaTheme="minorEastAsia"/>
                <w:i w:val="0"/>
                <w:iCs w:val="0"/>
              </w:rPr>
            </w:pPr>
            <w:r>
              <w:rPr>
                <w:rFonts w:hint="eastAsia" w:eastAsiaTheme="minorEastAsia"/>
                <w:i w:val="0"/>
                <w:iCs w:val="0"/>
              </w:rPr>
              <w:t>上部</w:t>
            </w:r>
          </w:p>
        </w:tc>
        <w:tc>
          <w:tcPr>
            <w:tcW w:w="487" w:type="pct"/>
            <w:vAlign w:val="center"/>
          </w:tcPr>
          <w:p w14:paraId="036BFEA5">
            <w:pPr>
              <w:pStyle w:val="540"/>
              <w:spacing w:line="240" w:lineRule="auto"/>
              <w:rPr>
                <w:rFonts w:eastAsiaTheme="minorEastAsia"/>
                <w:i w:val="0"/>
                <w:iCs w:val="0"/>
              </w:rPr>
            </w:pPr>
          </w:p>
        </w:tc>
        <w:tc>
          <w:tcPr>
            <w:tcW w:w="609" w:type="pct"/>
            <w:vMerge w:val="continue"/>
            <w:shd w:val="clear" w:color="auto" w:fill="auto"/>
            <w:vAlign w:val="center"/>
          </w:tcPr>
          <w:p w14:paraId="6114A76D">
            <w:pPr>
              <w:pStyle w:val="540"/>
              <w:spacing w:line="240" w:lineRule="auto"/>
              <w:rPr>
                <w:rFonts w:eastAsiaTheme="minorEastAsia"/>
                <w:i w:val="0"/>
                <w:iCs w:val="0"/>
              </w:rPr>
            </w:pPr>
          </w:p>
        </w:tc>
        <w:tc>
          <w:tcPr>
            <w:tcW w:w="612" w:type="pct"/>
            <w:vMerge w:val="continue"/>
            <w:shd w:val="clear" w:color="auto" w:fill="auto"/>
            <w:vAlign w:val="center"/>
          </w:tcPr>
          <w:p w14:paraId="7067F63C">
            <w:pPr>
              <w:pStyle w:val="540"/>
              <w:spacing w:line="240" w:lineRule="auto"/>
              <w:rPr>
                <w:rFonts w:eastAsiaTheme="minorEastAsia"/>
                <w:i w:val="0"/>
                <w:iCs w:val="0"/>
              </w:rPr>
            </w:pPr>
          </w:p>
        </w:tc>
        <w:tc>
          <w:tcPr>
            <w:tcW w:w="611" w:type="pct"/>
            <w:vMerge w:val="continue"/>
            <w:shd w:val="clear" w:color="auto" w:fill="auto"/>
            <w:vAlign w:val="center"/>
          </w:tcPr>
          <w:p w14:paraId="5F5E3C61">
            <w:pPr>
              <w:pStyle w:val="540"/>
              <w:spacing w:line="240" w:lineRule="auto"/>
              <w:rPr>
                <w:rFonts w:eastAsiaTheme="minorEastAsia"/>
                <w:i w:val="0"/>
                <w:iCs w:val="0"/>
              </w:rPr>
            </w:pPr>
          </w:p>
        </w:tc>
        <w:tc>
          <w:tcPr>
            <w:tcW w:w="534" w:type="pct"/>
            <w:vMerge w:val="continue"/>
            <w:shd w:val="clear" w:color="auto" w:fill="auto"/>
            <w:vAlign w:val="center"/>
          </w:tcPr>
          <w:p w14:paraId="3D3F3453">
            <w:pPr>
              <w:pStyle w:val="540"/>
              <w:spacing w:line="240" w:lineRule="auto"/>
              <w:rPr>
                <w:rFonts w:eastAsiaTheme="minorEastAsia"/>
                <w:i w:val="0"/>
                <w:iCs w:val="0"/>
              </w:rPr>
            </w:pPr>
          </w:p>
        </w:tc>
        <w:tc>
          <w:tcPr>
            <w:tcW w:w="591" w:type="pct"/>
            <w:vMerge w:val="continue"/>
            <w:vAlign w:val="center"/>
          </w:tcPr>
          <w:p w14:paraId="3CC71AE3">
            <w:pPr>
              <w:pStyle w:val="540"/>
              <w:spacing w:line="240" w:lineRule="auto"/>
              <w:jc w:val="center"/>
              <w:rPr>
                <w:rFonts w:eastAsiaTheme="minorEastAsia"/>
                <w:i w:val="0"/>
                <w:iCs w:val="0"/>
              </w:rPr>
            </w:pPr>
          </w:p>
        </w:tc>
      </w:tr>
      <w:tr w14:paraId="4BB6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098AB530">
            <w:pPr>
              <w:pStyle w:val="540"/>
              <w:spacing w:line="240" w:lineRule="auto"/>
              <w:rPr>
                <w:rFonts w:eastAsiaTheme="minorEastAsia"/>
                <w:i w:val="0"/>
                <w:iCs w:val="0"/>
              </w:rPr>
            </w:pPr>
          </w:p>
        </w:tc>
        <w:tc>
          <w:tcPr>
            <w:tcW w:w="688" w:type="pct"/>
            <w:vMerge w:val="restart"/>
            <w:shd w:val="clear" w:color="auto" w:fill="auto"/>
            <w:vAlign w:val="center"/>
          </w:tcPr>
          <w:p w14:paraId="2955ADDB">
            <w:pPr>
              <w:pStyle w:val="540"/>
              <w:spacing w:line="240" w:lineRule="auto"/>
              <w:rPr>
                <w:rFonts w:eastAsiaTheme="minorEastAsia"/>
                <w:i w:val="0"/>
                <w:iCs w:val="0"/>
              </w:rPr>
            </w:pPr>
          </w:p>
        </w:tc>
        <w:tc>
          <w:tcPr>
            <w:tcW w:w="428" w:type="pct"/>
            <w:vAlign w:val="center"/>
          </w:tcPr>
          <w:p w14:paraId="56FB85F8">
            <w:pPr>
              <w:pStyle w:val="540"/>
              <w:spacing w:line="240" w:lineRule="auto"/>
              <w:rPr>
                <w:rFonts w:eastAsiaTheme="minorEastAsia"/>
                <w:i w:val="0"/>
                <w:iCs w:val="0"/>
              </w:rPr>
            </w:pPr>
            <w:r>
              <w:rPr>
                <w:rFonts w:hint="eastAsia" w:eastAsiaTheme="minorEastAsia"/>
                <w:i w:val="0"/>
                <w:iCs w:val="0"/>
              </w:rPr>
              <w:t>下部</w:t>
            </w:r>
          </w:p>
        </w:tc>
        <w:tc>
          <w:tcPr>
            <w:tcW w:w="487" w:type="pct"/>
            <w:vAlign w:val="center"/>
          </w:tcPr>
          <w:p w14:paraId="0A4F6C04">
            <w:pPr>
              <w:pStyle w:val="540"/>
              <w:spacing w:line="240" w:lineRule="auto"/>
              <w:rPr>
                <w:rFonts w:eastAsiaTheme="minorEastAsia"/>
                <w:i w:val="0"/>
                <w:iCs w:val="0"/>
              </w:rPr>
            </w:pPr>
          </w:p>
        </w:tc>
        <w:tc>
          <w:tcPr>
            <w:tcW w:w="609" w:type="pct"/>
            <w:vMerge w:val="restart"/>
            <w:shd w:val="clear" w:color="auto" w:fill="auto"/>
            <w:vAlign w:val="center"/>
          </w:tcPr>
          <w:p w14:paraId="23EF7EAA">
            <w:pPr>
              <w:pStyle w:val="540"/>
              <w:spacing w:line="240" w:lineRule="auto"/>
              <w:rPr>
                <w:rFonts w:eastAsiaTheme="minorEastAsia"/>
                <w:i w:val="0"/>
                <w:iCs w:val="0"/>
              </w:rPr>
            </w:pPr>
          </w:p>
        </w:tc>
        <w:tc>
          <w:tcPr>
            <w:tcW w:w="612" w:type="pct"/>
            <w:vMerge w:val="restart"/>
            <w:shd w:val="clear" w:color="auto" w:fill="auto"/>
            <w:vAlign w:val="center"/>
          </w:tcPr>
          <w:p w14:paraId="35DB15DA">
            <w:pPr>
              <w:pStyle w:val="540"/>
              <w:spacing w:line="240" w:lineRule="auto"/>
              <w:rPr>
                <w:rFonts w:eastAsiaTheme="minorEastAsia"/>
                <w:i w:val="0"/>
                <w:iCs w:val="0"/>
              </w:rPr>
            </w:pPr>
          </w:p>
        </w:tc>
        <w:tc>
          <w:tcPr>
            <w:tcW w:w="611" w:type="pct"/>
            <w:vMerge w:val="restart"/>
            <w:shd w:val="clear" w:color="auto" w:fill="auto"/>
            <w:vAlign w:val="center"/>
          </w:tcPr>
          <w:p w14:paraId="30E21AB9">
            <w:pPr>
              <w:pStyle w:val="540"/>
              <w:spacing w:line="240" w:lineRule="auto"/>
              <w:rPr>
                <w:rFonts w:eastAsiaTheme="minorEastAsia"/>
                <w:i w:val="0"/>
                <w:iCs w:val="0"/>
              </w:rPr>
            </w:pPr>
          </w:p>
        </w:tc>
        <w:tc>
          <w:tcPr>
            <w:tcW w:w="534" w:type="pct"/>
            <w:vMerge w:val="restart"/>
            <w:shd w:val="clear" w:color="auto" w:fill="auto"/>
            <w:vAlign w:val="center"/>
          </w:tcPr>
          <w:p w14:paraId="6D27EC78">
            <w:pPr>
              <w:pStyle w:val="540"/>
              <w:spacing w:line="240" w:lineRule="auto"/>
              <w:rPr>
                <w:rFonts w:eastAsiaTheme="minorEastAsia"/>
                <w:i w:val="0"/>
                <w:iCs w:val="0"/>
              </w:rPr>
            </w:pPr>
          </w:p>
        </w:tc>
        <w:tc>
          <w:tcPr>
            <w:tcW w:w="591" w:type="pct"/>
            <w:vMerge w:val="restart"/>
            <w:vAlign w:val="center"/>
          </w:tcPr>
          <w:p w14:paraId="2FA79974">
            <w:pPr>
              <w:pStyle w:val="540"/>
              <w:spacing w:line="240" w:lineRule="auto"/>
              <w:jc w:val="center"/>
              <w:rPr>
                <w:rFonts w:eastAsiaTheme="minorEastAsia"/>
                <w:i w:val="0"/>
                <w:iCs w:val="0"/>
              </w:rPr>
            </w:pPr>
            <w:r>
              <w:rPr>
                <w:rFonts w:hint="eastAsia" w:eastAsiaTheme="minorEastAsia"/>
                <w:i w:val="0"/>
                <w:iCs w:val="0"/>
              </w:rPr>
              <w:t>合格</w:t>
            </w:r>
          </w:p>
        </w:tc>
      </w:tr>
      <w:tr w14:paraId="54E3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3B09B212">
            <w:pPr>
              <w:pStyle w:val="540"/>
              <w:spacing w:line="240" w:lineRule="auto"/>
              <w:rPr>
                <w:rFonts w:eastAsiaTheme="minorEastAsia"/>
                <w:i w:val="0"/>
                <w:iCs w:val="0"/>
              </w:rPr>
            </w:pPr>
          </w:p>
        </w:tc>
        <w:tc>
          <w:tcPr>
            <w:tcW w:w="688" w:type="pct"/>
            <w:vMerge w:val="continue"/>
            <w:shd w:val="clear" w:color="auto" w:fill="auto"/>
            <w:vAlign w:val="center"/>
          </w:tcPr>
          <w:p w14:paraId="7E01243E">
            <w:pPr>
              <w:pStyle w:val="540"/>
              <w:spacing w:line="240" w:lineRule="auto"/>
              <w:rPr>
                <w:rFonts w:eastAsiaTheme="minorEastAsia"/>
                <w:i w:val="0"/>
                <w:iCs w:val="0"/>
              </w:rPr>
            </w:pPr>
          </w:p>
        </w:tc>
        <w:tc>
          <w:tcPr>
            <w:tcW w:w="428" w:type="pct"/>
            <w:vAlign w:val="center"/>
          </w:tcPr>
          <w:p w14:paraId="0CD85836">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62BCC27E">
            <w:pPr>
              <w:pStyle w:val="540"/>
              <w:spacing w:line="240" w:lineRule="auto"/>
              <w:rPr>
                <w:rFonts w:eastAsiaTheme="minorEastAsia"/>
                <w:i w:val="0"/>
                <w:iCs w:val="0"/>
              </w:rPr>
            </w:pPr>
          </w:p>
        </w:tc>
        <w:tc>
          <w:tcPr>
            <w:tcW w:w="609" w:type="pct"/>
            <w:vMerge w:val="continue"/>
            <w:shd w:val="clear" w:color="auto" w:fill="auto"/>
            <w:vAlign w:val="center"/>
          </w:tcPr>
          <w:p w14:paraId="7E7E426C">
            <w:pPr>
              <w:pStyle w:val="540"/>
              <w:spacing w:line="240" w:lineRule="auto"/>
              <w:rPr>
                <w:rFonts w:eastAsiaTheme="minorEastAsia"/>
                <w:i w:val="0"/>
                <w:iCs w:val="0"/>
              </w:rPr>
            </w:pPr>
          </w:p>
        </w:tc>
        <w:tc>
          <w:tcPr>
            <w:tcW w:w="612" w:type="pct"/>
            <w:vMerge w:val="continue"/>
            <w:shd w:val="clear" w:color="auto" w:fill="auto"/>
            <w:vAlign w:val="center"/>
          </w:tcPr>
          <w:p w14:paraId="4CC72398">
            <w:pPr>
              <w:pStyle w:val="540"/>
              <w:spacing w:line="240" w:lineRule="auto"/>
              <w:rPr>
                <w:rFonts w:eastAsiaTheme="minorEastAsia"/>
                <w:i w:val="0"/>
                <w:iCs w:val="0"/>
              </w:rPr>
            </w:pPr>
          </w:p>
        </w:tc>
        <w:tc>
          <w:tcPr>
            <w:tcW w:w="611" w:type="pct"/>
            <w:vMerge w:val="continue"/>
            <w:shd w:val="clear" w:color="auto" w:fill="auto"/>
            <w:vAlign w:val="center"/>
          </w:tcPr>
          <w:p w14:paraId="0EAD4986">
            <w:pPr>
              <w:pStyle w:val="540"/>
              <w:spacing w:line="240" w:lineRule="auto"/>
              <w:rPr>
                <w:rFonts w:eastAsiaTheme="minorEastAsia"/>
                <w:i w:val="0"/>
                <w:iCs w:val="0"/>
              </w:rPr>
            </w:pPr>
          </w:p>
        </w:tc>
        <w:tc>
          <w:tcPr>
            <w:tcW w:w="534" w:type="pct"/>
            <w:vMerge w:val="continue"/>
            <w:shd w:val="clear" w:color="auto" w:fill="auto"/>
            <w:vAlign w:val="center"/>
          </w:tcPr>
          <w:p w14:paraId="28EA6236">
            <w:pPr>
              <w:pStyle w:val="540"/>
              <w:spacing w:line="240" w:lineRule="auto"/>
              <w:rPr>
                <w:rFonts w:eastAsiaTheme="minorEastAsia"/>
                <w:i w:val="0"/>
                <w:iCs w:val="0"/>
              </w:rPr>
            </w:pPr>
          </w:p>
        </w:tc>
        <w:tc>
          <w:tcPr>
            <w:tcW w:w="591" w:type="pct"/>
            <w:vMerge w:val="continue"/>
            <w:vAlign w:val="center"/>
          </w:tcPr>
          <w:p w14:paraId="42C684DD">
            <w:pPr>
              <w:pStyle w:val="540"/>
              <w:spacing w:line="240" w:lineRule="auto"/>
              <w:jc w:val="center"/>
              <w:rPr>
                <w:rFonts w:eastAsiaTheme="minorEastAsia"/>
                <w:i w:val="0"/>
                <w:iCs w:val="0"/>
              </w:rPr>
            </w:pPr>
          </w:p>
        </w:tc>
      </w:tr>
      <w:tr w14:paraId="22FF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45C4065C">
            <w:pPr>
              <w:pStyle w:val="540"/>
              <w:spacing w:line="240" w:lineRule="auto"/>
              <w:rPr>
                <w:rFonts w:eastAsiaTheme="minorEastAsia"/>
                <w:i w:val="0"/>
                <w:iCs w:val="0"/>
              </w:rPr>
            </w:pPr>
          </w:p>
        </w:tc>
        <w:tc>
          <w:tcPr>
            <w:tcW w:w="688" w:type="pct"/>
            <w:vMerge w:val="continue"/>
            <w:shd w:val="clear" w:color="auto" w:fill="auto"/>
            <w:vAlign w:val="center"/>
          </w:tcPr>
          <w:p w14:paraId="0C34CB0C">
            <w:pPr>
              <w:pStyle w:val="540"/>
              <w:spacing w:line="240" w:lineRule="auto"/>
              <w:rPr>
                <w:rFonts w:eastAsiaTheme="minorEastAsia"/>
                <w:i w:val="0"/>
                <w:iCs w:val="0"/>
              </w:rPr>
            </w:pPr>
          </w:p>
        </w:tc>
        <w:tc>
          <w:tcPr>
            <w:tcW w:w="428" w:type="pct"/>
            <w:vAlign w:val="center"/>
          </w:tcPr>
          <w:p w14:paraId="605E33BE">
            <w:pPr>
              <w:pStyle w:val="540"/>
              <w:spacing w:line="240" w:lineRule="auto"/>
              <w:rPr>
                <w:rFonts w:eastAsiaTheme="minorEastAsia"/>
                <w:i w:val="0"/>
                <w:iCs w:val="0"/>
              </w:rPr>
            </w:pPr>
            <w:r>
              <w:rPr>
                <w:rFonts w:hint="eastAsia" w:eastAsiaTheme="minorEastAsia"/>
                <w:i w:val="0"/>
                <w:iCs w:val="0"/>
              </w:rPr>
              <w:t>上部</w:t>
            </w:r>
          </w:p>
        </w:tc>
        <w:tc>
          <w:tcPr>
            <w:tcW w:w="487" w:type="pct"/>
            <w:vAlign w:val="center"/>
          </w:tcPr>
          <w:p w14:paraId="18F3FC8F">
            <w:pPr>
              <w:pStyle w:val="540"/>
              <w:spacing w:line="240" w:lineRule="auto"/>
              <w:rPr>
                <w:rFonts w:eastAsiaTheme="minorEastAsia"/>
                <w:i w:val="0"/>
                <w:iCs w:val="0"/>
              </w:rPr>
            </w:pPr>
          </w:p>
        </w:tc>
        <w:tc>
          <w:tcPr>
            <w:tcW w:w="609" w:type="pct"/>
            <w:vMerge w:val="continue"/>
            <w:shd w:val="clear" w:color="auto" w:fill="auto"/>
            <w:vAlign w:val="center"/>
          </w:tcPr>
          <w:p w14:paraId="632CA914">
            <w:pPr>
              <w:pStyle w:val="540"/>
              <w:spacing w:line="240" w:lineRule="auto"/>
              <w:rPr>
                <w:rFonts w:eastAsiaTheme="minorEastAsia"/>
                <w:i w:val="0"/>
                <w:iCs w:val="0"/>
              </w:rPr>
            </w:pPr>
          </w:p>
        </w:tc>
        <w:tc>
          <w:tcPr>
            <w:tcW w:w="612" w:type="pct"/>
            <w:vMerge w:val="continue"/>
            <w:shd w:val="clear" w:color="auto" w:fill="auto"/>
            <w:vAlign w:val="center"/>
          </w:tcPr>
          <w:p w14:paraId="435F47C5">
            <w:pPr>
              <w:pStyle w:val="540"/>
              <w:spacing w:line="240" w:lineRule="auto"/>
              <w:rPr>
                <w:rFonts w:eastAsiaTheme="minorEastAsia"/>
                <w:i w:val="0"/>
                <w:iCs w:val="0"/>
              </w:rPr>
            </w:pPr>
          </w:p>
        </w:tc>
        <w:tc>
          <w:tcPr>
            <w:tcW w:w="611" w:type="pct"/>
            <w:vMerge w:val="continue"/>
            <w:shd w:val="clear" w:color="auto" w:fill="auto"/>
            <w:vAlign w:val="center"/>
          </w:tcPr>
          <w:p w14:paraId="395132CC">
            <w:pPr>
              <w:pStyle w:val="540"/>
              <w:spacing w:line="240" w:lineRule="auto"/>
              <w:rPr>
                <w:rFonts w:eastAsiaTheme="minorEastAsia"/>
                <w:i w:val="0"/>
                <w:iCs w:val="0"/>
              </w:rPr>
            </w:pPr>
          </w:p>
        </w:tc>
        <w:tc>
          <w:tcPr>
            <w:tcW w:w="534" w:type="pct"/>
            <w:vMerge w:val="continue"/>
            <w:shd w:val="clear" w:color="auto" w:fill="auto"/>
            <w:vAlign w:val="center"/>
          </w:tcPr>
          <w:p w14:paraId="7B169AF7">
            <w:pPr>
              <w:pStyle w:val="540"/>
              <w:spacing w:line="240" w:lineRule="auto"/>
              <w:rPr>
                <w:rFonts w:eastAsiaTheme="minorEastAsia"/>
                <w:i w:val="0"/>
                <w:iCs w:val="0"/>
              </w:rPr>
            </w:pPr>
          </w:p>
        </w:tc>
        <w:tc>
          <w:tcPr>
            <w:tcW w:w="591" w:type="pct"/>
            <w:vMerge w:val="continue"/>
            <w:vAlign w:val="center"/>
          </w:tcPr>
          <w:p w14:paraId="2D43F449">
            <w:pPr>
              <w:pStyle w:val="540"/>
              <w:spacing w:line="240" w:lineRule="auto"/>
              <w:jc w:val="center"/>
              <w:rPr>
                <w:rFonts w:eastAsiaTheme="minorEastAsia"/>
                <w:i w:val="0"/>
                <w:iCs w:val="0"/>
              </w:rPr>
            </w:pPr>
          </w:p>
        </w:tc>
      </w:tr>
      <w:tr w14:paraId="04EC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3B08DECE">
            <w:pPr>
              <w:pStyle w:val="540"/>
              <w:spacing w:line="240" w:lineRule="auto"/>
              <w:rPr>
                <w:rFonts w:eastAsiaTheme="minorEastAsia"/>
                <w:i w:val="0"/>
                <w:iCs w:val="0"/>
              </w:rPr>
            </w:pPr>
          </w:p>
        </w:tc>
        <w:tc>
          <w:tcPr>
            <w:tcW w:w="688" w:type="pct"/>
            <w:vMerge w:val="restart"/>
            <w:shd w:val="clear" w:color="auto" w:fill="auto"/>
            <w:vAlign w:val="center"/>
          </w:tcPr>
          <w:p w14:paraId="5E5846B2">
            <w:pPr>
              <w:pStyle w:val="540"/>
              <w:spacing w:line="240" w:lineRule="auto"/>
              <w:rPr>
                <w:rFonts w:eastAsiaTheme="minorEastAsia"/>
                <w:i w:val="0"/>
                <w:iCs w:val="0"/>
              </w:rPr>
            </w:pPr>
          </w:p>
        </w:tc>
        <w:tc>
          <w:tcPr>
            <w:tcW w:w="428" w:type="pct"/>
            <w:vAlign w:val="center"/>
          </w:tcPr>
          <w:p w14:paraId="7B9D0DE7">
            <w:pPr>
              <w:pStyle w:val="540"/>
              <w:spacing w:line="240" w:lineRule="auto"/>
              <w:rPr>
                <w:rFonts w:eastAsiaTheme="minorEastAsia"/>
                <w:i w:val="0"/>
                <w:iCs w:val="0"/>
              </w:rPr>
            </w:pPr>
            <w:r>
              <w:rPr>
                <w:rFonts w:hint="eastAsia" w:eastAsiaTheme="minorEastAsia"/>
                <w:i w:val="0"/>
                <w:iCs w:val="0"/>
              </w:rPr>
              <w:t>下部</w:t>
            </w:r>
          </w:p>
        </w:tc>
        <w:tc>
          <w:tcPr>
            <w:tcW w:w="487" w:type="pct"/>
            <w:vAlign w:val="center"/>
          </w:tcPr>
          <w:p w14:paraId="532B3EB1">
            <w:pPr>
              <w:pStyle w:val="540"/>
              <w:spacing w:line="240" w:lineRule="auto"/>
              <w:rPr>
                <w:rFonts w:eastAsiaTheme="minorEastAsia"/>
                <w:i w:val="0"/>
                <w:iCs w:val="0"/>
              </w:rPr>
            </w:pPr>
          </w:p>
        </w:tc>
        <w:tc>
          <w:tcPr>
            <w:tcW w:w="609" w:type="pct"/>
            <w:vMerge w:val="restart"/>
            <w:shd w:val="clear" w:color="auto" w:fill="auto"/>
            <w:vAlign w:val="center"/>
          </w:tcPr>
          <w:p w14:paraId="3D10FC2B">
            <w:pPr>
              <w:pStyle w:val="540"/>
              <w:spacing w:line="240" w:lineRule="auto"/>
              <w:rPr>
                <w:rFonts w:eastAsiaTheme="minorEastAsia"/>
                <w:i w:val="0"/>
                <w:iCs w:val="0"/>
              </w:rPr>
            </w:pPr>
          </w:p>
        </w:tc>
        <w:tc>
          <w:tcPr>
            <w:tcW w:w="612" w:type="pct"/>
            <w:vMerge w:val="restart"/>
            <w:shd w:val="clear" w:color="auto" w:fill="auto"/>
            <w:vAlign w:val="center"/>
          </w:tcPr>
          <w:p w14:paraId="4FA6DEBA">
            <w:pPr>
              <w:pStyle w:val="540"/>
              <w:spacing w:line="240" w:lineRule="auto"/>
              <w:rPr>
                <w:rFonts w:eastAsiaTheme="minorEastAsia"/>
                <w:i w:val="0"/>
                <w:iCs w:val="0"/>
              </w:rPr>
            </w:pPr>
          </w:p>
        </w:tc>
        <w:tc>
          <w:tcPr>
            <w:tcW w:w="611" w:type="pct"/>
            <w:vMerge w:val="restart"/>
            <w:shd w:val="clear" w:color="auto" w:fill="auto"/>
            <w:vAlign w:val="center"/>
          </w:tcPr>
          <w:p w14:paraId="4FBB6EFE">
            <w:pPr>
              <w:pStyle w:val="540"/>
              <w:spacing w:line="240" w:lineRule="auto"/>
              <w:rPr>
                <w:rFonts w:eastAsiaTheme="minorEastAsia"/>
                <w:i w:val="0"/>
                <w:iCs w:val="0"/>
              </w:rPr>
            </w:pPr>
          </w:p>
        </w:tc>
        <w:tc>
          <w:tcPr>
            <w:tcW w:w="534" w:type="pct"/>
            <w:vMerge w:val="restart"/>
            <w:shd w:val="clear" w:color="auto" w:fill="auto"/>
            <w:vAlign w:val="center"/>
          </w:tcPr>
          <w:p w14:paraId="649DF5EA">
            <w:pPr>
              <w:pStyle w:val="540"/>
              <w:spacing w:line="240" w:lineRule="auto"/>
              <w:rPr>
                <w:rFonts w:eastAsiaTheme="minorEastAsia"/>
                <w:i w:val="0"/>
                <w:iCs w:val="0"/>
              </w:rPr>
            </w:pPr>
          </w:p>
        </w:tc>
        <w:tc>
          <w:tcPr>
            <w:tcW w:w="591" w:type="pct"/>
            <w:vMerge w:val="restart"/>
            <w:vAlign w:val="center"/>
          </w:tcPr>
          <w:p w14:paraId="1AF00493">
            <w:pPr>
              <w:pStyle w:val="540"/>
              <w:spacing w:line="240" w:lineRule="auto"/>
              <w:jc w:val="center"/>
              <w:rPr>
                <w:rFonts w:eastAsiaTheme="minorEastAsia"/>
                <w:i w:val="0"/>
                <w:iCs w:val="0"/>
              </w:rPr>
            </w:pPr>
            <w:r>
              <w:rPr>
                <w:rFonts w:hint="eastAsia" w:eastAsiaTheme="minorEastAsia"/>
                <w:i w:val="0"/>
                <w:iCs w:val="0"/>
              </w:rPr>
              <w:t>合格</w:t>
            </w:r>
          </w:p>
        </w:tc>
      </w:tr>
      <w:tr w14:paraId="0356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77FF6F2B">
            <w:pPr>
              <w:pStyle w:val="540"/>
              <w:spacing w:line="240" w:lineRule="auto"/>
              <w:rPr>
                <w:rFonts w:eastAsiaTheme="minorEastAsia"/>
                <w:i w:val="0"/>
                <w:iCs w:val="0"/>
              </w:rPr>
            </w:pPr>
          </w:p>
        </w:tc>
        <w:tc>
          <w:tcPr>
            <w:tcW w:w="688" w:type="pct"/>
            <w:vMerge w:val="continue"/>
            <w:shd w:val="clear" w:color="auto" w:fill="auto"/>
            <w:vAlign w:val="center"/>
          </w:tcPr>
          <w:p w14:paraId="1D58C1C1">
            <w:pPr>
              <w:pStyle w:val="540"/>
              <w:spacing w:line="240" w:lineRule="auto"/>
              <w:rPr>
                <w:rFonts w:eastAsiaTheme="minorEastAsia"/>
                <w:i w:val="0"/>
                <w:iCs w:val="0"/>
              </w:rPr>
            </w:pPr>
          </w:p>
        </w:tc>
        <w:tc>
          <w:tcPr>
            <w:tcW w:w="428" w:type="pct"/>
            <w:vAlign w:val="center"/>
          </w:tcPr>
          <w:p w14:paraId="710DC9C6">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3902A7C4">
            <w:pPr>
              <w:pStyle w:val="540"/>
              <w:spacing w:line="240" w:lineRule="auto"/>
              <w:rPr>
                <w:rFonts w:eastAsiaTheme="minorEastAsia"/>
                <w:i w:val="0"/>
                <w:iCs w:val="0"/>
              </w:rPr>
            </w:pPr>
          </w:p>
        </w:tc>
        <w:tc>
          <w:tcPr>
            <w:tcW w:w="609" w:type="pct"/>
            <w:vMerge w:val="continue"/>
            <w:shd w:val="clear" w:color="auto" w:fill="auto"/>
            <w:vAlign w:val="center"/>
          </w:tcPr>
          <w:p w14:paraId="35EAE757">
            <w:pPr>
              <w:pStyle w:val="540"/>
              <w:spacing w:line="240" w:lineRule="auto"/>
              <w:rPr>
                <w:rFonts w:eastAsiaTheme="minorEastAsia"/>
                <w:i w:val="0"/>
                <w:iCs w:val="0"/>
              </w:rPr>
            </w:pPr>
          </w:p>
        </w:tc>
        <w:tc>
          <w:tcPr>
            <w:tcW w:w="612" w:type="pct"/>
            <w:vMerge w:val="continue"/>
            <w:shd w:val="clear" w:color="auto" w:fill="auto"/>
            <w:vAlign w:val="center"/>
          </w:tcPr>
          <w:p w14:paraId="0FB9C5FB">
            <w:pPr>
              <w:pStyle w:val="540"/>
              <w:spacing w:line="240" w:lineRule="auto"/>
              <w:rPr>
                <w:rFonts w:eastAsiaTheme="minorEastAsia"/>
                <w:i w:val="0"/>
                <w:iCs w:val="0"/>
              </w:rPr>
            </w:pPr>
          </w:p>
        </w:tc>
        <w:tc>
          <w:tcPr>
            <w:tcW w:w="611" w:type="pct"/>
            <w:vMerge w:val="continue"/>
            <w:shd w:val="clear" w:color="auto" w:fill="auto"/>
            <w:vAlign w:val="center"/>
          </w:tcPr>
          <w:p w14:paraId="64ECEBB3">
            <w:pPr>
              <w:pStyle w:val="540"/>
              <w:spacing w:line="240" w:lineRule="auto"/>
              <w:rPr>
                <w:rFonts w:eastAsiaTheme="minorEastAsia"/>
                <w:i w:val="0"/>
                <w:iCs w:val="0"/>
              </w:rPr>
            </w:pPr>
          </w:p>
        </w:tc>
        <w:tc>
          <w:tcPr>
            <w:tcW w:w="534" w:type="pct"/>
            <w:vMerge w:val="continue"/>
            <w:shd w:val="clear" w:color="auto" w:fill="auto"/>
            <w:vAlign w:val="center"/>
          </w:tcPr>
          <w:p w14:paraId="701B10BC">
            <w:pPr>
              <w:pStyle w:val="540"/>
              <w:spacing w:line="240" w:lineRule="auto"/>
              <w:rPr>
                <w:rFonts w:eastAsiaTheme="minorEastAsia"/>
                <w:i w:val="0"/>
                <w:iCs w:val="0"/>
              </w:rPr>
            </w:pPr>
          </w:p>
        </w:tc>
        <w:tc>
          <w:tcPr>
            <w:tcW w:w="591" w:type="pct"/>
            <w:vMerge w:val="continue"/>
            <w:vAlign w:val="center"/>
          </w:tcPr>
          <w:p w14:paraId="595DECEA">
            <w:pPr>
              <w:pStyle w:val="540"/>
              <w:spacing w:line="240" w:lineRule="auto"/>
              <w:jc w:val="center"/>
              <w:rPr>
                <w:rFonts w:eastAsiaTheme="minorEastAsia"/>
                <w:i w:val="0"/>
                <w:iCs w:val="0"/>
              </w:rPr>
            </w:pPr>
          </w:p>
        </w:tc>
      </w:tr>
      <w:tr w14:paraId="3201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2E5723FD">
            <w:pPr>
              <w:pStyle w:val="540"/>
              <w:spacing w:line="240" w:lineRule="auto"/>
              <w:rPr>
                <w:rFonts w:eastAsiaTheme="minorEastAsia"/>
                <w:i w:val="0"/>
                <w:iCs w:val="0"/>
              </w:rPr>
            </w:pPr>
          </w:p>
        </w:tc>
        <w:tc>
          <w:tcPr>
            <w:tcW w:w="688" w:type="pct"/>
            <w:vMerge w:val="continue"/>
            <w:shd w:val="clear" w:color="auto" w:fill="auto"/>
            <w:vAlign w:val="center"/>
          </w:tcPr>
          <w:p w14:paraId="600C69D0">
            <w:pPr>
              <w:pStyle w:val="540"/>
              <w:spacing w:line="240" w:lineRule="auto"/>
              <w:rPr>
                <w:rFonts w:eastAsiaTheme="minorEastAsia"/>
                <w:i w:val="0"/>
                <w:iCs w:val="0"/>
              </w:rPr>
            </w:pPr>
          </w:p>
        </w:tc>
        <w:tc>
          <w:tcPr>
            <w:tcW w:w="428" w:type="pct"/>
            <w:vAlign w:val="center"/>
          </w:tcPr>
          <w:p w14:paraId="574446A6">
            <w:pPr>
              <w:pStyle w:val="540"/>
              <w:spacing w:line="240" w:lineRule="auto"/>
              <w:rPr>
                <w:rFonts w:eastAsiaTheme="minorEastAsia"/>
                <w:i w:val="0"/>
                <w:iCs w:val="0"/>
              </w:rPr>
            </w:pPr>
            <w:r>
              <w:rPr>
                <w:rFonts w:hint="eastAsia" w:eastAsiaTheme="minorEastAsia"/>
                <w:i w:val="0"/>
                <w:iCs w:val="0"/>
              </w:rPr>
              <w:t>上部</w:t>
            </w:r>
          </w:p>
        </w:tc>
        <w:tc>
          <w:tcPr>
            <w:tcW w:w="487" w:type="pct"/>
            <w:vAlign w:val="center"/>
          </w:tcPr>
          <w:p w14:paraId="71573255">
            <w:pPr>
              <w:pStyle w:val="540"/>
              <w:spacing w:line="240" w:lineRule="auto"/>
              <w:rPr>
                <w:rFonts w:eastAsiaTheme="minorEastAsia"/>
                <w:i w:val="0"/>
                <w:iCs w:val="0"/>
              </w:rPr>
            </w:pPr>
          </w:p>
        </w:tc>
        <w:tc>
          <w:tcPr>
            <w:tcW w:w="609" w:type="pct"/>
            <w:vMerge w:val="continue"/>
            <w:shd w:val="clear" w:color="auto" w:fill="auto"/>
            <w:vAlign w:val="center"/>
          </w:tcPr>
          <w:p w14:paraId="3932D387">
            <w:pPr>
              <w:pStyle w:val="540"/>
              <w:spacing w:line="240" w:lineRule="auto"/>
              <w:rPr>
                <w:rFonts w:eastAsiaTheme="minorEastAsia"/>
                <w:i w:val="0"/>
                <w:iCs w:val="0"/>
              </w:rPr>
            </w:pPr>
          </w:p>
        </w:tc>
        <w:tc>
          <w:tcPr>
            <w:tcW w:w="612" w:type="pct"/>
            <w:vMerge w:val="continue"/>
            <w:shd w:val="clear" w:color="auto" w:fill="auto"/>
            <w:vAlign w:val="center"/>
          </w:tcPr>
          <w:p w14:paraId="6DE9A434">
            <w:pPr>
              <w:pStyle w:val="540"/>
              <w:spacing w:line="240" w:lineRule="auto"/>
              <w:rPr>
                <w:rFonts w:eastAsiaTheme="minorEastAsia"/>
                <w:i w:val="0"/>
                <w:iCs w:val="0"/>
              </w:rPr>
            </w:pPr>
          </w:p>
        </w:tc>
        <w:tc>
          <w:tcPr>
            <w:tcW w:w="611" w:type="pct"/>
            <w:vMerge w:val="continue"/>
            <w:shd w:val="clear" w:color="auto" w:fill="auto"/>
            <w:vAlign w:val="center"/>
          </w:tcPr>
          <w:p w14:paraId="374D47A4">
            <w:pPr>
              <w:pStyle w:val="540"/>
              <w:spacing w:line="240" w:lineRule="auto"/>
              <w:rPr>
                <w:rFonts w:eastAsiaTheme="minorEastAsia"/>
                <w:i w:val="0"/>
                <w:iCs w:val="0"/>
              </w:rPr>
            </w:pPr>
          </w:p>
        </w:tc>
        <w:tc>
          <w:tcPr>
            <w:tcW w:w="534" w:type="pct"/>
            <w:vMerge w:val="continue"/>
            <w:shd w:val="clear" w:color="auto" w:fill="auto"/>
            <w:vAlign w:val="center"/>
          </w:tcPr>
          <w:p w14:paraId="2AC23605">
            <w:pPr>
              <w:pStyle w:val="540"/>
              <w:spacing w:line="240" w:lineRule="auto"/>
              <w:rPr>
                <w:rFonts w:eastAsiaTheme="minorEastAsia"/>
                <w:i w:val="0"/>
                <w:iCs w:val="0"/>
              </w:rPr>
            </w:pPr>
          </w:p>
        </w:tc>
        <w:tc>
          <w:tcPr>
            <w:tcW w:w="591" w:type="pct"/>
            <w:vMerge w:val="continue"/>
            <w:vAlign w:val="center"/>
          </w:tcPr>
          <w:p w14:paraId="779F36AE">
            <w:pPr>
              <w:pStyle w:val="540"/>
              <w:spacing w:line="240" w:lineRule="auto"/>
              <w:jc w:val="center"/>
              <w:rPr>
                <w:rFonts w:eastAsiaTheme="minorEastAsia"/>
                <w:i w:val="0"/>
                <w:iCs w:val="0"/>
              </w:rPr>
            </w:pPr>
          </w:p>
        </w:tc>
      </w:tr>
      <w:tr w14:paraId="18D8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restart"/>
            <w:vAlign w:val="center"/>
          </w:tcPr>
          <w:p w14:paraId="02B2E748">
            <w:pPr>
              <w:pStyle w:val="540"/>
              <w:spacing w:line="240" w:lineRule="auto"/>
              <w:rPr>
                <w:rFonts w:eastAsiaTheme="minorEastAsia"/>
                <w:i w:val="0"/>
                <w:iCs w:val="0"/>
              </w:rPr>
            </w:pPr>
            <w:r>
              <w:rPr>
                <w:rFonts w:eastAsiaTheme="minorEastAsia"/>
                <w:i w:val="0"/>
                <w:iCs w:val="0"/>
              </w:rPr>
              <w:t>XX</w:t>
            </w:r>
            <w:r>
              <w:rPr>
                <w:rFonts w:hint="eastAsia" w:eastAsiaTheme="minorEastAsia"/>
                <w:i w:val="0"/>
                <w:iCs w:val="0"/>
              </w:rPr>
              <w:t>，末次给药</w:t>
            </w:r>
          </w:p>
        </w:tc>
        <w:tc>
          <w:tcPr>
            <w:tcW w:w="688" w:type="pct"/>
            <w:shd w:val="clear" w:color="auto" w:fill="auto"/>
            <w:vAlign w:val="center"/>
          </w:tcPr>
          <w:p w14:paraId="245F5F1E">
            <w:pPr>
              <w:pStyle w:val="540"/>
              <w:spacing w:line="240" w:lineRule="auto"/>
              <w:rPr>
                <w:rFonts w:eastAsiaTheme="minorEastAsia"/>
                <w:i w:val="0"/>
                <w:iCs w:val="0"/>
              </w:rPr>
            </w:pPr>
            <w:r>
              <w:rPr>
                <w:rFonts w:eastAsiaTheme="minorEastAsia"/>
                <w:i w:val="0"/>
                <w:iCs w:val="0"/>
              </w:rPr>
              <w:t>0</w:t>
            </w:r>
            <w:r>
              <w:rPr>
                <w:rFonts w:hint="eastAsia" w:eastAsiaTheme="minorEastAsia"/>
                <w:i w:val="0"/>
                <w:iCs w:val="0"/>
              </w:rPr>
              <w:t>（</w:t>
            </w:r>
            <w:r>
              <w:rPr>
                <w:rFonts w:eastAsiaTheme="minorEastAsia"/>
                <w:i w:val="0"/>
                <w:iCs w:val="0"/>
              </w:rPr>
              <w:t>Vehicle</w:t>
            </w:r>
            <w:r>
              <w:rPr>
                <w:rFonts w:hint="eastAsia" w:eastAsiaTheme="minorEastAsia"/>
                <w:i w:val="0"/>
                <w:iCs w:val="0"/>
              </w:rPr>
              <w:t>）</w:t>
            </w:r>
          </w:p>
        </w:tc>
        <w:tc>
          <w:tcPr>
            <w:tcW w:w="428" w:type="pct"/>
            <w:vAlign w:val="center"/>
          </w:tcPr>
          <w:p w14:paraId="79D0D0F2">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5AECDCF5">
            <w:pPr>
              <w:pStyle w:val="540"/>
              <w:spacing w:line="240" w:lineRule="auto"/>
              <w:rPr>
                <w:rFonts w:eastAsiaTheme="minorEastAsia"/>
                <w:i w:val="0"/>
                <w:iCs w:val="0"/>
              </w:rPr>
            </w:pPr>
          </w:p>
        </w:tc>
        <w:tc>
          <w:tcPr>
            <w:tcW w:w="609" w:type="pct"/>
            <w:shd w:val="clear" w:color="auto" w:fill="auto"/>
            <w:vAlign w:val="center"/>
          </w:tcPr>
          <w:p w14:paraId="4BE58562">
            <w:pPr>
              <w:pStyle w:val="540"/>
              <w:spacing w:line="240" w:lineRule="auto"/>
              <w:rPr>
                <w:rFonts w:eastAsiaTheme="minorEastAsia"/>
                <w:i w:val="0"/>
                <w:iCs w:val="0"/>
              </w:rPr>
            </w:pPr>
          </w:p>
        </w:tc>
        <w:tc>
          <w:tcPr>
            <w:tcW w:w="612" w:type="pct"/>
            <w:shd w:val="clear" w:color="auto" w:fill="auto"/>
            <w:vAlign w:val="center"/>
          </w:tcPr>
          <w:p w14:paraId="3F3AED66">
            <w:pPr>
              <w:pStyle w:val="540"/>
              <w:spacing w:line="240" w:lineRule="auto"/>
              <w:rPr>
                <w:rFonts w:eastAsiaTheme="minorEastAsia"/>
                <w:i w:val="0"/>
                <w:iCs w:val="0"/>
              </w:rPr>
            </w:pPr>
          </w:p>
        </w:tc>
        <w:tc>
          <w:tcPr>
            <w:tcW w:w="611" w:type="pct"/>
            <w:shd w:val="clear" w:color="auto" w:fill="auto"/>
            <w:vAlign w:val="center"/>
          </w:tcPr>
          <w:p w14:paraId="52B23201">
            <w:pPr>
              <w:pStyle w:val="540"/>
              <w:spacing w:line="240" w:lineRule="auto"/>
              <w:rPr>
                <w:rFonts w:eastAsiaTheme="minorEastAsia"/>
                <w:i w:val="0"/>
                <w:iCs w:val="0"/>
              </w:rPr>
            </w:pPr>
          </w:p>
        </w:tc>
        <w:tc>
          <w:tcPr>
            <w:tcW w:w="534" w:type="pct"/>
            <w:shd w:val="clear" w:color="auto" w:fill="auto"/>
            <w:vAlign w:val="center"/>
          </w:tcPr>
          <w:p w14:paraId="193522F0">
            <w:pPr>
              <w:pStyle w:val="540"/>
              <w:spacing w:line="240" w:lineRule="auto"/>
              <w:rPr>
                <w:rFonts w:eastAsiaTheme="minorEastAsia"/>
                <w:i w:val="0"/>
                <w:iCs w:val="0"/>
              </w:rPr>
            </w:pPr>
          </w:p>
        </w:tc>
        <w:tc>
          <w:tcPr>
            <w:tcW w:w="591" w:type="pct"/>
            <w:vAlign w:val="center"/>
          </w:tcPr>
          <w:p w14:paraId="268A0B1C">
            <w:pPr>
              <w:pStyle w:val="540"/>
              <w:spacing w:line="240" w:lineRule="auto"/>
              <w:jc w:val="center"/>
              <w:rPr>
                <w:rFonts w:eastAsiaTheme="minorEastAsia"/>
                <w:i w:val="0"/>
                <w:iCs w:val="0"/>
              </w:rPr>
            </w:pPr>
            <w:r>
              <w:rPr>
                <w:rFonts w:hint="eastAsia" w:eastAsiaTheme="minorEastAsia"/>
                <w:i w:val="0"/>
                <w:iCs w:val="0"/>
              </w:rPr>
              <w:t>合格</w:t>
            </w:r>
          </w:p>
        </w:tc>
      </w:tr>
      <w:tr w14:paraId="5C1E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56214AF2">
            <w:pPr>
              <w:pStyle w:val="540"/>
              <w:spacing w:line="240" w:lineRule="auto"/>
              <w:rPr>
                <w:rFonts w:eastAsiaTheme="minorEastAsia"/>
                <w:i w:val="0"/>
                <w:iCs w:val="0"/>
              </w:rPr>
            </w:pPr>
          </w:p>
        </w:tc>
        <w:tc>
          <w:tcPr>
            <w:tcW w:w="688" w:type="pct"/>
            <w:vMerge w:val="restart"/>
            <w:shd w:val="clear" w:color="auto" w:fill="auto"/>
            <w:vAlign w:val="center"/>
          </w:tcPr>
          <w:p w14:paraId="5645145B">
            <w:pPr>
              <w:pStyle w:val="540"/>
              <w:spacing w:line="240" w:lineRule="auto"/>
              <w:rPr>
                <w:rFonts w:eastAsiaTheme="minorEastAsia"/>
                <w:i w:val="0"/>
                <w:iCs w:val="0"/>
              </w:rPr>
            </w:pPr>
          </w:p>
        </w:tc>
        <w:tc>
          <w:tcPr>
            <w:tcW w:w="428" w:type="pct"/>
            <w:vAlign w:val="center"/>
          </w:tcPr>
          <w:p w14:paraId="332ADD39">
            <w:pPr>
              <w:pStyle w:val="540"/>
              <w:spacing w:line="240" w:lineRule="auto"/>
              <w:rPr>
                <w:rFonts w:eastAsiaTheme="minorEastAsia"/>
                <w:i w:val="0"/>
                <w:iCs w:val="0"/>
              </w:rPr>
            </w:pPr>
            <w:r>
              <w:rPr>
                <w:rFonts w:hint="eastAsia" w:eastAsiaTheme="minorEastAsia"/>
                <w:i w:val="0"/>
                <w:iCs w:val="0"/>
              </w:rPr>
              <w:t>下部</w:t>
            </w:r>
          </w:p>
        </w:tc>
        <w:tc>
          <w:tcPr>
            <w:tcW w:w="487" w:type="pct"/>
            <w:vAlign w:val="center"/>
          </w:tcPr>
          <w:p w14:paraId="0E759858">
            <w:pPr>
              <w:pStyle w:val="540"/>
              <w:spacing w:line="240" w:lineRule="auto"/>
              <w:rPr>
                <w:rFonts w:eastAsiaTheme="minorEastAsia"/>
                <w:i w:val="0"/>
                <w:iCs w:val="0"/>
              </w:rPr>
            </w:pPr>
          </w:p>
        </w:tc>
        <w:tc>
          <w:tcPr>
            <w:tcW w:w="609" w:type="pct"/>
            <w:vMerge w:val="restart"/>
            <w:shd w:val="clear" w:color="auto" w:fill="auto"/>
            <w:vAlign w:val="center"/>
          </w:tcPr>
          <w:p w14:paraId="50622A21">
            <w:pPr>
              <w:pStyle w:val="540"/>
              <w:spacing w:line="240" w:lineRule="auto"/>
              <w:rPr>
                <w:rFonts w:eastAsiaTheme="minorEastAsia"/>
                <w:i w:val="0"/>
                <w:iCs w:val="0"/>
              </w:rPr>
            </w:pPr>
          </w:p>
        </w:tc>
        <w:tc>
          <w:tcPr>
            <w:tcW w:w="612" w:type="pct"/>
            <w:vMerge w:val="restart"/>
            <w:shd w:val="clear" w:color="auto" w:fill="auto"/>
            <w:vAlign w:val="center"/>
          </w:tcPr>
          <w:p w14:paraId="60F71CBD">
            <w:pPr>
              <w:pStyle w:val="540"/>
              <w:spacing w:line="240" w:lineRule="auto"/>
              <w:rPr>
                <w:rFonts w:eastAsiaTheme="minorEastAsia"/>
                <w:i w:val="0"/>
                <w:iCs w:val="0"/>
              </w:rPr>
            </w:pPr>
          </w:p>
        </w:tc>
        <w:tc>
          <w:tcPr>
            <w:tcW w:w="611" w:type="pct"/>
            <w:vMerge w:val="restart"/>
            <w:shd w:val="clear" w:color="auto" w:fill="auto"/>
            <w:vAlign w:val="center"/>
          </w:tcPr>
          <w:p w14:paraId="031655F5">
            <w:pPr>
              <w:pStyle w:val="540"/>
              <w:spacing w:line="240" w:lineRule="auto"/>
              <w:rPr>
                <w:rFonts w:eastAsiaTheme="minorEastAsia"/>
                <w:i w:val="0"/>
                <w:iCs w:val="0"/>
              </w:rPr>
            </w:pPr>
          </w:p>
        </w:tc>
        <w:tc>
          <w:tcPr>
            <w:tcW w:w="534" w:type="pct"/>
            <w:vMerge w:val="restart"/>
            <w:shd w:val="clear" w:color="auto" w:fill="auto"/>
            <w:vAlign w:val="center"/>
          </w:tcPr>
          <w:p w14:paraId="0AEC3C93">
            <w:pPr>
              <w:pStyle w:val="540"/>
              <w:spacing w:line="240" w:lineRule="auto"/>
              <w:rPr>
                <w:rFonts w:eastAsiaTheme="minorEastAsia"/>
                <w:i w:val="0"/>
                <w:iCs w:val="0"/>
              </w:rPr>
            </w:pPr>
          </w:p>
        </w:tc>
        <w:tc>
          <w:tcPr>
            <w:tcW w:w="591" w:type="pct"/>
            <w:vMerge w:val="restart"/>
            <w:vAlign w:val="center"/>
          </w:tcPr>
          <w:p w14:paraId="23DC7918">
            <w:pPr>
              <w:pStyle w:val="540"/>
              <w:spacing w:line="240" w:lineRule="auto"/>
              <w:jc w:val="center"/>
              <w:rPr>
                <w:rFonts w:eastAsiaTheme="minorEastAsia"/>
                <w:i w:val="0"/>
                <w:iCs w:val="0"/>
              </w:rPr>
            </w:pPr>
            <w:r>
              <w:rPr>
                <w:rFonts w:hint="eastAsia" w:eastAsiaTheme="minorEastAsia"/>
                <w:i w:val="0"/>
                <w:iCs w:val="0"/>
              </w:rPr>
              <w:t>合格</w:t>
            </w:r>
          </w:p>
        </w:tc>
      </w:tr>
      <w:tr w14:paraId="5177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154390FA">
            <w:pPr>
              <w:pStyle w:val="540"/>
              <w:spacing w:line="240" w:lineRule="auto"/>
              <w:rPr>
                <w:rFonts w:eastAsiaTheme="minorEastAsia"/>
                <w:i w:val="0"/>
                <w:iCs w:val="0"/>
              </w:rPr>
            </w:pPr>
          </w:p>
        </w:tc>
        <w:tc>
          <w:tcPr>
            <w:tcW w:w="688" w:type="pct"/>
            <w:vMerge w:val="continue"/>
            <w:shd w:val="clear" w:color="auto" w:fill="auto"/>
            <w:vAlign w:val="center"/>
          </w:tcPr>
          <w:p w14:paraId="5C1D8BE7">
            <w:pPr>
              <w:pStyle w:val="540"/>
              <w:spacing w:line="240" w:lineRule="auto"/>
              <w:rPr>
                <w:rFonts w:eastAsiaTheme="minorEastAsia"/>
                <w:i w:val="0"/>
                <w:iCs w:val="0"/>
              </w:rPr>
            </w:pPr>
          </w:p>
        </w:tc>
        <w:tc>
          <w:tcPr>
            <w:tcW w:w="428" w:type="pct"/>
            <w:vAlign w:val="center"/>
          </w:tcPr>
          <w:p w14:paraId="748D08E3">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619AE2DA">
            <w:pPr>
              <w:pStyle w:val="540"/>
              <w:spacing w:line="240" w:lineRule="auto"/>
              <w:rPr>
                <w:rFonts w:eastAsiaTheme="minorEastAsia"/>
                <w:i w:val="0"/>
                <w:iCs w:val="0"/>
              </w:rPr>
            </w:pPr>
          </w:p>
        </w:tc>
        <w:tc>
          <w:tcPr>
            <w:tcW w:w="609" w:type="pct"/>
            <w:vMerge w:val="continue"/>
            <w:shd w:val="clear" w:color="auto" w:fill="auto"/>
            <w:vAlign w:val="center"/>
          </w:tcPr>
          <w:p w14:paraId="0DFD9EBD">
            <w:pPr>
              <w:pStyle w:val="540"/>
              <w:spacing w:line="240" w:lineRule="auto"/>
              <w:rPr>
                <w:rFonts w:eastAsiaTheme="minorEastAsia"/>
                <w:i w:val="0"/>
                <w:iCs w:val="0"/>
              </w:rPr>
            </w:pPr>
          </w:p>
        </w:tc>
        <w:tc>
          <w:tcPr>
            <w:tcW w:w="612" w:type="pct"/>
            <w:vMerge w:val="continue"/>
            <w:shd w:val="clear" w:color="auto" w:fill="auto"/>
            <w:vAlign w:val="center"/>
          </w:tcPr>
          <w:p w14:paraId="55BF6E75">
            <w:pPr>
              <w:pStyle w:val="540"/>
              <w:spacing w:line="240" w:lineRule="auto"/>
              <w:rPr>
                <w:rFonts w:eastAsiaTheme="minorEastAsia"/>
                <w:i w:val="0"/>
                <w:iCs w:val="0"/>
              </w:rPr>
            </w:pPr>
          </w:p>
        </w:tc>
        <w:tc>
          <w:tcPr>
            <w:tcW w:w="611" w:type="pct"/>
            <w:vMerge w:val="continue"/>
            <w:shd w:val="clear" w:color="auto" w:fill="auto"/>
            <w:vAlign w:val="center"/>
          </w:tcPr>
          <w:p w14:paraId="2BFD6861">
            <w:pPr>
              <w:pStyle w:val="540"/>
              <w:spacing w:line="240" w:lineRule="auto"/>
              <w:rPr>
                <w:rFonts w:eastAsiaTheme="minorEastAsia"/>
                <w:i w:val="0"/>
                <w:iCs w:val="0"/>
              </w:rPr>
            </w:pPr>
          </w:p>
        </w:tc>
        <w:tc>
          <w:tcPr>
            <w:tcW w:w="534" w:type="pct"/>
            <w:vMerge w:val="continue"/>
            <w:shd w:val="clear" w:color="auto" w:fill="auto"/>
            <w:vAlign w:val="center"/>
          </w:tcPr>
          <w:p w14:paraId="339A1DF7">
            <w:pPr>
              <w:pStyle w:val="540"/>
              <w:spacing w:line="240" w:lineRule="auto"/>
              <w:rPr>
                <w:rFonts w:eastAsiaTheme="minorEastAsia"/>
                <w:i w:val="0"/>
                <w:iCs w:val="0"/>
              </w:rPr>
            </w:pPr>
          </w:p>
        </w:tc>
        <w:tc>
          <w:tcPr>
            <w:tcW w:w="591" w:type="pct"/>
            <w:vMerge w:val="continue"/>
            <w:vAlign w:val="center"/>
          </w:tcPr>
          <w:p w14:paraId="3A7C6692">
            <w:pPr>
              <w:pStyle w:val="540"/>
              <w:spacing w:line="240" w:lineRule="auto"/>
              <w:jc w:val="center"/>
              <w:rPr>
                <w:rFonts w:eastAsiaTheme="minorEastAsia"/>
                <w:i w:val="0"/>
                <w:iCs w:val="0"/>
              </w:rPr>
            </w:pPr>
          </w:p>
        </w:tc>
      </w:tr>
      <w:tr w14:paraId="662D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7A28DF81">
            <w:pPr>
              <w:pStyle w:val="540"/>
              <w:spacing w:line="240" w:lineRule="auto"/>
              <w:rPr>
                <w:rFonts w:eastAsiaTheme="minorEastAsia"/>
                <w:i w:val="0"/>
                <w:iCs w:val="0"/>
              </w:rPr>
            </w:pPr>
          </w:p>
        </w:tc>
        <w:tc>
          <w:tcPr>
            <w:tcW w:w="688" w:type="pct"/>
            <w:vMerge w:val="continue"/>
            <w:shd w:val="clear" w:color="auto" w:fill="auto"/>
            <w:vAlign w:val="center"/>
          </w:tcPr>
          <w:p w14:paraId="0D134C75">
            <w:pPr>
              <w:pStyle w:val="540"/>
              <w:spacing w:line="240" w:lineRule="auto"/>
              <w:rPr>
                <w:rFonts w:eastAsiaTheme="minorEastAsia"/>
                <w:i w:val="0"/>
                <w:iCs w:val="0"/>
              </w:rPr>
            </w:pPr>
          </w:p>
        </w:tc>
        <w:tc>
          <w:tcPr>
            <w:tcW w:w="428" w:type="pct"/>
            <w:vAlign w:val="center"/>
          </w:tcPr>
          <w:p w14:paraId="3868C9E5">
            <w:pPr>
              <w:pStyle w:val="540"/>
              <w:spacing w:line="240" w:lineRule="auto"/>
              <w:rPr>
                <w:rFonts w:eastAsiaTheme="minorEastAsia"/>
                <w:i w:val="0"/>
                <w:iCs w:val="0"/>
              </w:rPr>
            </w:pPr>
            <w:r>
              <w:rPr>
                <w:rFonts w:hint="eastAsia" w:eastAsiaTheme="minorEastAsia"/>
                <w:i w:val="0"/>
                <w:iCs w:val="0"/>
              </w:rPr>
              <w:t>上部</w:t>
            </w:r>
          </w:p>
        </w:tc>
        <w:tc>
          <w:tcPr>
            <w:tcW w:w="487" w:type="pct"/>
            <w:vAlign w:val="center"/>
          </w:tcPr>
          <w:p w14:paraId="2716222C">
            <w:pPr>
              <w:pStyle w:val="540"/>
              <w:spacing w:line="240" w:lineRule="auto"/>
              <w:rPr>
                <w:rFonts w:eastAsiaTheme="minorEastAsia"/>
                <w:i w:val="0"/>
                <w:iCs w:val="0"/>
              </w:rPr>
            </w:pPr>
          </w:p>
        </w:tc>
        <w:tc>
          <w:tcPr>
            <w:tcW w:w="609" w:type="pct"/>
            <w:vMerge w:val="continue"/>
            <w:shd w:val="clear" w:color="auto" w:fill="auto"/>
            <w:vAlign w:val="center"/>
          </w:tcPr>
          <w:p w14:paraId="1729AC82">
            <w:pPr>
              <w:pStyle w:val="540"/>
              <w:spacing w:line="240" w:lineRule="auto"/>
              <w:rPr>
                <w:rFonts w:eastAsiaTheme="minorEastAsia"/>
                <w:i w:val="0"/>
                <w:iCs w:val="0"/>
              </w:rPr>
            </w:pPr>
          </w:p>
        </w:tc>
        <w:tc>
          <w:tcPr>
            <w:tcW w:w="612" w:type="pct"/>
            <w:vMerge w:val="continue"/>
            <w:shd w:val="clear" w:color="auto" w:fill="auto"/>
            <w:vAlign w:val="center"/>
          </w:tcPr>
          <w:p w14:paraId="34CBA562">
            <w:pPr>
              <w:pStyle w:val="540"/>
              <w:spacing w:line="240" w:lineRule="auto"/>
              <w:rPr>
                <w:rFonts w:eastAsiaTheme="minorEastAsia"/>
                <w:i w:val="0"/>
                <w:iCs w:val="0"/>
              </w:rPr>
            </w:pPr>
          </w:p>
        </w:tc>
        <w:tc>
          <w:tcPr>
            <w:tcW w:w="611" w:type="pct"/>
            <w:vMerge w:val="continue"/>
            <w:shd w:val="clear" w:color="auto" w:fill="auto"/>
            <w:vAlign w:val="center"/>
          </w:tcPr>
          <w:p w14:paraId="03947640">
            <w:pPr>
              <w:pStyle w:val="540"/>
              <w:spacing w:line="240" w:lineRule="auto"/>
              <w:rPr>
                <w:rFonts w:eastAsiaTheme="minorEastAsia"/>
                <w:i w:val="0"/>
                <w:iCs w:val="0"/>
              </w:rPr>
            </w:pPr>
          </w:p>
        </w:tc>
        <w:tc>
          <w:tcPr>
            <w:tcW w:w="534" w:type="pct"/>
            <w:vMerge w:val="continue"/>
            <w:shd w:val="clear" w:color="auto" w:fill="auto"/>
            <w:vAlign w:val="center"/>
          </w:tcPr>
          <w:p w14:paraId="718919F6">
            <w:pPr>
              <w:pStyle w:val="540"/>
              <w:spacing w:line="240" w:lineRule="auto"/>
              <w:rPr>
                <w:rFonts w:eastAsiaTheme="minorEastAsia"/>
                <w:i w:val="0"/>
                <w:iCs w:val="0"/>
              </w:rPr>
            </w:pPr>
          </w:p>
        </w:tc>
        <w:tc>
          <w:tcPr>
            <w:tcW w:w="591" w:type="pct"/>
            <w:vMerge w:val="continue"/>
            <w:vAlign w:val="center"/>
          </w:tcPr>
          <w:p w14:paraId="33B5F2B8">
            <w:pPr>
              <w:pStyle w:val="540"/>
              <w:spacing w:line="240" w:lineRule="auto"/>
              <w:jc w:val="center"/>
              <w:rPr>
                <w:rFonts w:eastAsiaTheme="minorEastAsia"/>
                <w:i w:val="0"/>
                <w:iCs w:val="0"/>
              </w:rPr>
            </w:pPr>
          </w:p>
        </w:tc>
      </w:tr>
      <w:tr w14:paraId="0A6A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75437F28">
            <w:pPr>
              <w:pStyle w:val="540"/>
              <w:spacing w:line="240" w:lineRule="auto"/>
              <w:rPr>
                <w:rFonts w:eastAsiaTheme="minorEastAsia"/>
                <w:i w:val="0"/>
                <w:iCs w:val="0"/>
              </w:rPr>
            </w:pPr>
          </w:p>
        </w:tc>
        <w:tc>
          <w:tcPr>
            <w:tcW w:w="688" w:type="pct"/>
            <w:vMerge w:val="restart"/>
            <w:shd w:val="clear" w:color="auto" w:fill="auto"/>
            <w:vAlign w:val="center"/>
          </w:tcPr>
          <w:p w14:paraId="397212C0">
            <w:pPr>
              <w:pStyle w:val="540"/>
              <w:spacing w:line="240" w:lineRule="auto"/>
              <w:rPr>
                <w:rFonts w:eastAsiaTheme="minorEastAsia"/>
                <w:i w:val="0"/>
                <w:iCs w:val="0"/>
              </w:rPr>
            </w:pPr>
          </w:p>
        </w:tc>
        <w:tc>
          <w:tcPr>
            <w:tcW w:w="428" w:type="pct"/>
            <w:vAlign w:val="center"/>
          </w:tcPr>
          <w:p w14:paraId="684614E8">
            <w:pPr>
              <w:pStyle w:val="540"/>
              <w:spacing w:line="240" w:lineRule="auto"/>
              <w:rPr>
                <w:rFonts w:eastAsiaTheme="minorEastAsia"/>
                <w:i w:val="0"/>
                <w:iCs w:val="0"/>
              </w:rPr>
            </w:pPr>
            <w:r>
              <w:rPr>
                <w:rFonts w:hint="eastAsia" w:eastAsiaTheme="minorEastAsia"/>
                <w:i w:val="0"/>
                <w:iCs w:val="0"/>
              </w:rPr>
              <w:t>下部</w:t>
            </w:r>
          </w:p>
        </w:tc>
        <w:tc>
          <w:tcPr>
            <w:tcW w:w="487" w:type="pct"/>
            <w:vAlign w:val="center"/>
          </w:tcPr>
          <w:p w14:paraId="639CFB38">
            <w:pPr>
              <w:pStyle w:val="540"/>
              <w:spacing w:line="240" w:lineRule="auto"/>
              <w:rPr>
                <w:rFonts w:eastAsiaTheme="minorEastAsia"/>
                <w:i w:val="0"/>
                <w:iCs w:val="0"/>
              </w:rPr>
            </w:pPr>
          </w:p>
        </w:tc>
        <w:tc>
          <w:tcPr>
            <w:tcW w:w="609" w:type="pct"/>
            <w:vMerge w:val="restart"/>
            <w:shd w:val="clear" w:color="auto" w:fill="auto"/>
            <w:vAlign w:val="center"/>
          </w:tcPr>
          <w:p w14:paraId="185E859D">
            <w:pPr>
              <w:pStyle w:val="540"/>
              <w:spacing w:line="240" w:lineRule="auto"/>
              <w:rPr>
                <w:rFonts w:eastAsiaTheme="minorEastAsia"/>
                <w:i w:val="0"/>
                <w:iCs w:val="0"/>
              </w:rPr>
            </w:pPr>
          </w:p>
        </w:tc>
        <w:tc>
          <w:tcPr>
            <w:tcW w:w="612" w:type="pct"/>
            <w:vMerge w:val="restart"/>
            <w:shd w:val="clear" w:color="auto" w:fill="auto"/>
            <w:vAlign w:val="center"/>
          </w:tcPr>
          <w:p w14:paraId="7D388B95">
            <w:pPr>
              <w:pStyle w:val="540"/>
              <w:spacing w:line="240" w:lineRule="auto"/>
              <w:rPr>
                <w:rFonts w:eastAsiaTheme="minorEastAsia"/>
                <w:i w:val="0"/>
                <w:iCs w:val="0"/>
              </w:rPr>
            </w:pPr>
          </w:p>
        </w:tc>
        <w:tc>
          <w:tcPr>
            <w:tcW w:w="611" w:type="pct"/>
            <w:vMerge w:val="restart"/>
            <w:shd w:val="clear" w:color="auto" w:fill="auto"/>
            <w:vAlign w:val="center"/>
          </w:tcPr>
          <w:p w14:paraId="7D4FD221">
            <w:pPr>
              <w:pStyle w:val="540"/>
              <w:spacing w:line="240" w:lineRule="auto"/>
              <w:rPr>
                <w:rFonts w:eastAsiaTheme="minorEastAsia"/>
                <w:i w:val="0"/>
                <w:iCs w:val="0"/>
              </w:rPr>
            </w:pPr>
          </w:p>
        </w:tc>
        <w:tc>
          <w:tcPr>
            <w:tcW w:w="534" w:type="pct"/>
            <w:vMerge w:val="restart"/>
            <w:shd w:val="clear" w:color="auto" w:fill="auto"/>
            <w:vAlign w:val="center"/>
          </w:tcPr>
          <w:p w14:paraId="7A3D37B1">
            <w:pPr>
              <w:pStyle w:val="540"/>
              <w:spacing w:line="240" w:lineRule="auto"/>
              <w:rPr>
                <w:rFonts w:eastAsiaTheme="minorEastAsia"/>
                <w:i w:val="0"/>
                <w:iCs w:val="0"/>
              </w:rPr>
            </w:pPr>
          </w:p>
        </w:tc>
        <w:tc>
          <w:tcPr>
            <w:tcW w:w="591" w:type="pct"/>
            <w:vMerge w:val="restart"/>
            <w:vAlign w:val="center"/>
          </w:tcPr>
          <w:p w14:paraId="198E7D4F">
            <w:pPr>
              <w:pStyle w:val="540"/>
              <w:spacing w:line="240" w:lineRule="auto"/>
              <w:jc w:val="center"/>
              <w:rPr>
                <w:rFonts w:eastAsiaTheme="minorEastAsia"/>
                <w:i w:val="0"/>
                <w:iCs w:val="0"/>
              </w:rPr>
            </w:pPr>
            <w:r>
              <w:rPr>
                <w:rFonts w:hint="eastAsia" w:eastAsiaTheme="minorEastAsia"/>
                <w:i w:val="0"/>
                <w:iCs w:val="0"/>
              </w:rPr>
              <w:t>合格</w:t>
            </w:r>
          </w:p>
        </w:tc>
      </w:tr>
      <w:tr w14:paraId="6D6B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212F2E28">
            <w:pPr>
              <w:pStyle w:val="540"/>
              <w:spacing w:line="240" w:lineRule="auto"/>
              <w:rPr>
                <w:rFonts w:eastAsiaTheme="minorEastAsia"/>
                <w:i w:val="0"/>
                <w:iCs w:val="0"/>
              </w:rPr>
            </w:pPr>
          </w:p>
        </w:tc>
        <w:tc>
          <w:tcPr>
            <w:tcW w:w="688" w:type="pct"/>
            <w:vMerge w:val="continue"/>
            <w:shd w:val="clear" w:color="auto" w:fill="auto"/>
            <w:vAlign w:val="center"/>
          </w:tcPr>
          <w:p w14:paraId="2A0A69A8">
            <w:pPr>
              <w:pStyle w:val="540"/>
              <w:spacing w:line="240" w:lineRule="auto"/>
              <w:rPr>
                <w:rFonts w:eastAsiaTheme="minorEastAsia"/>
                <w:i w:val="0"/>
                <w:iCs w:val="0"/>
              </w:rPr>
            </w:pPr>
          </w:p>
        </w:tc>
        <w:tc>
          <w:tcPr>
            <w:tcW w:w="428" w:type="pct"/>
            <w:vAlign w:val="center"/>
          </w:tcPr>
          <w:p w14:paraId="6C84238D">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2454CA0A">
            <w:pPr>
              <w:pStyle w:val="540"/>
              <w:spacing w:line="240" w:lineRule="auto"/>
              <w:rPr>
                <w:rFonts w:eastAsiaTheme="minorEastAsia"/>
                <w:i w:val="0"/>
                <w:iCs w:val="0"/>
              </w:rPr>
            </w:pPr>
          </w:p>
        </w:tc>
        <w:tc>
          <w:tcPr>
            <w:tcW w:w="609" w:type="pct"/>
            <w:vMerge w:val="continue"/>
            <w:shd w:val="clear" w:color="auto" w:fill="auto"/>
            <w:vAlign w:val="center"/>
          </w:tcPr>
          <w:p w14:paraId="63D7B82C">
            <w:pPr>
              <w:pStyle w:val="540"/>
              <w:spacing w:line="240" w:lineRule="auto"/>
              <w:rPr>
                <w:rFonts w:eastAsiaTheme="minorEastAsia"/>
                <w:i w:val="0"/>
                <w:iCs w:val="0"/>
              </w:rPr>
            </w:pPr>
          </w:p>
        </w:tc>
        <w:tc>
          <w:tcPr>
            <w:tcW w:w="612" w:type="pct"/>
            <w:vMerge w:val="continue"/>
            <w:shd w:val="clear" w:color="auto" w:fill="auto"/>
            <w:vAlign w:val="center"/>
          </w:tcPr>
          <w:p w14:paraId="65C16851">
            <w:pPr>
              <w:pStyle w:val="540"/>
              <w:spacing w:line="240" w:lineRule="auto"/>
              <w:rPr>
                <w:rFonts w:eastAsiaTheme="minorEastAsia"/>
                <w:i w:val="0"/>
                <w:iCs w:val="0"/>
              </w:rPr>
            </w:pPr>
          </w:p>
        </w:tc>
        <w:tc>
          <w:tcPr>
            <w:tcW w:w="611" w:type="pct"/>
            <w:vMerge w:val="continue"/>
            <w:shd w:val="clear" w:color="auto" w:fill="auto"/>
            <w:vAlign w:val="center"/>
          </w:tcPr>
          <w:p w14:paraId="47CBE0B0">
            <w:pPr>
              <w:pStyle w:val="540"/>
              <w:spacing w:line="240" w:lineRule="auto"/>
              <w:rPr>
                <w:rFonts w:eastAsiaTheme="minorEastAsia"/>
                <w:i w:val="0"/>
                <w:iCs w:val="0"/>
              </w:rPr>
            </w:pPr>
          </w:p>
        </w:tc>
        <w:tc>
          <w:tcPr>
            <w:tcW w:w="534" w:type="pct"/>
            <w:vMerge w:val="continue"/>
            <w:shd w:val="clear" w:color="auto" w:fill="auto"/>
            <w:vAlign w:val="center"/>
          </w:tcPr>
          <w:p w14:paraId="7377A40A">
            <w:pPr>
              <w:pStyle w:val="540"/>
              <w:spacing w:line="240" w:lineRule="auto"/>
              <w:rPr>
                <w:rFonts w:eastAsiaTheme="minorEastAsia"/>
                <w:i w:val="0"/>
                <w:iCs w:val="0"/>
              </w:rPr>
            </w:pPr>
          </w:p>
        </w:tc>
        <w:tc>
          <w:tcPr>
            <w:tcW w:w="591" w:type="pct"/>
            <w:vMerge w:val="continue"/>
            <w:vAlign w:val="center"/>
          </w:tcPr>
          <w:p w14:paraId="4FDD073F">
            <w:pPr>
              <w:pStyle w:val="540"/>
              <w:spacing w:line="240" w:lineRule="auto"/>
              <w:jc w:val="center"/>
              <w:rPr>
                <w:rFonts w:eastAsiaTheme="minorEastAsia"/>
                <w:i w:val="0"/>
                <w:iCs w:val="0"/>
              </w:rPr>
            </w:pPr>
          </w:p>
        </w:tc>
      </w:tr>
      <w:tr w14:paraId="1A48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5E858023">
            <w:pPr>
              <w:pStyle w:val="540"/>
              <w:spacing w:line="240" w:lineRule="auto"/>
              <w:rPr>
                <w:rFonts w:eastAsiaTheme="minorEastAsia"/>
                <w:i w:val="0"/>
                <w:iCs w:val="0"/>
              </w:rPr>
            </w:pPr>
          </w:p>
        </w:tc>
        <w:tc>
          <w:tcPr>
            <w:tcW w:w="688" w:type="pct"/>
            <w:vMerge w:val="continue"/>
            <w:shd w:val="clear" w:color="auto" w:fill="auto"/>
            <w:vAlign w:val="center"/>
          </w:tcPr>
          <w:p w14:paraId="429196C1">
            <w:pPr>
              <w:pStyle w:val="540"/>
              <w:spacing w:line="240" w:lineRule="auto"/>
              <w:rPr>
                <w:rFonts w:eastAsiaTheme="minorEastAsia"/>
                <w:i w:val="0"/>
                <w:iCs w:val="0"/>
              </w:rPr>
            </w:pPr>
          </w:p>
        </w:tc>
        <w:tc>
          <w:tcPr>
            <w:tcW w:w="428" w:type="pct"/>
            <w:vAlign w:val="center"/>
          </w:tcPr>
          <w:p w14:paraId="6651545C">
            <w:pPr>
              <w:pStyle w:val="540"/>
              <w:spacing w:line="240" w:lineRule="auto"/>
              <w:rPr>
                <w:rFonts w:eastAsiaTheme="minorEastAsia"/>
                <w:i w:val="0"/>
                <w:iCs w:val="0"/>
              </w:rPr>
            </w:pPr>
            <w:r>
              <w:rPr>
                <w:rFonts w:hint="eastAsia" w:eastAsiaTheme="minorEastAsia"/>
                <w:i w:val="0"/>
                <w:iCs w:val="0"/>
              </w:rPr>
              <w:t>上部</w:t>
            </w:r>
          </w:p>
        </w:tc>
        <w:tc>
          <w:tcPr>
            <w:tcW w:w="487" w:type="pct"/>
            <w:vAlign w:val="center"/>
          </w:tcPr>
          <w:p w14:paraId="591E3CFD">
            <w:pPr>
              <w:pStyle w:val="540"/>
              <w:spacing w:line="240" w:lineRule="auto"/>
              <w:rPr>
                <w:rFonts w:eastAsiaTheme="minorEastAsia"/>
                <w:i w:val="0"/>
                <w:iCs w:val="0"/>
              </w:rPr>
            </w:pPr>
          </w:p>
        </w:tc>
        <w:tc>
          <w:tcPr>
            <w:tcW w:w="609" w:type="pct"/>
            <w:vMerge w:val="continue"/>
            <w:shd w:val="clear" w:color="auto" w:fill="auto"/>
            <w:vAlign w:val="center"/>
          </w:tcPr>
          <w:p w14:paraId="7816A181">
            <w:pPr>
              <w:pStyle w:val="540"/>
              <w:spacing w:line="240" w:lineRule="auto"/>
              <w:rPr>
                <w:rFonts w:eastAsiaTheme="minorEastAsia"/>
                <w:i w:val="0"/>
                <w:iCs w:val="0"/>
              </w:rPr>
            </w:pPr>
          </w:p>
        </w:tc>
        <w:tc>
          <w:tcPr>
            <w:tcW w:w="612" w:type="pct"/>
            <w:vMerge w:val="continue"/>
            <w:shd w:val="clear" w:color="auto" w:fill="auto"/>
            <w:vAlign w:val="center"/>
          </w:tcPr>
          <w:p w14:paraId="173ECBC6">
            <w:pPr>
              <w:pStyle w:val="540"/>
              <w:spacing w:line="240" w:lineRule="auto"/>
              <w:rPr>
                <w:rFonts w:eastAsiaTheme="minorEastAsia"/>
                <w:i w:val="0"/>
                <w:iCs w:val="0"/>
              </w:rPr>
            </w:pPr>
          </w:p>
        </w:tc>
        <w:tc>
          <w:tcPr>
            <w:tcW w:w="611" w:type="pct"/>
            <w:vMerge w:val="continue"/>
            <w:shd w:val="clear" w:color="auto" w:fill="auto"/>
            <w:vAlign w:val="center"/>
          </w:tcPr>
          <w:p w14:paraId="5F1C32C9">
            <w:pPr>
              <w:pStyle w:val="540"/>
              <w:spacing w:line="240" w:lineRule="auto"/>
              <w:rPr>
                <w:rFonts w:eastAsiaTheme="minorEastAsia"/>
                <w:i w:val="0"/>
                <w:iCs w:val="0"/>
              </w:rPr>
            </w:pPr>
          </w:p>
        </w:tc>
        <w:tc>
          <w:tcPr>
            <w:tcW w:w="534" w:type="pct"/>
            <w:vMerge w:val="continue"/>
            <w:shd w:val="clear" w:color="auto" w:fill="auto"/>
            <w:vAlign w:val="center"/>
          </w:tcPr>
          <w:p w14:paraId="57D52A46">
            <w:pPr>
              <w:pStyle w:val="540"/>
              <w:spacing w:line="240" w:lineRule="auto"/>
              <w:rPr>
                <w:rFonts w:eastAsiaTheme="minorEastAsia"/>
                <w:i w:val="0"/>
                <w:iCs w:val="0"/>
              </w:rPr>
            </w:pPr>
          </w:p>
        </w:tc>
        <w:tc>
          <w:tcPr>
            <w:tcW w:w="591" w:type="pct"/>
            <w:vMerge w:val="continue"/>
            <w:vAlign w:val="center"/>
          </w:tcPr>
          <w:p w14:paraId="27C3B6CB">
            <w:pPr>
              <w:pStyle w:val="540"/>
              <w:spacing w:line="240" w:lineRule="auto"/>
              <w:jc w:val="center"/>
              <w:rPr>
                <w:rFonts w:eastAsiaTheme="minorEastAsia"/>
                <w:i w:val="0"/>
                <w:iCs w:val="0"/>
              </w:rPr>
            </w:pPr>
          </w:p>
        </w:tc>
      </w:tr>
      <w:tr w14:paraId="0D28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6269CDF8">
            <w:pPr>
              <w:pStyle w:val="540"/>
              <w:spacing w:line="240" w:lineRule="auto"/>
              <w:rPr>
                <w:rFonts w:eastAsiaTheme="minorEastAsia"/>
                <w:i w:val="0"/>
                <w:iCs w:val="0"/>
              </w:rPr>
            </w:pPr>
          </w:p>
        </w:tc>
        <w:tc>
          <w:tcPr>
            <w:tcW w:w="688" w:type="pct"/>
            <w:vMerge w:val="restart"/>
            <w:shd w:val="clear" w:color="auto" w:fill="auto"/>
            <w:vAlign w:val="center"/>
          </w:tcPr>
          <w:p w14:paraId="100F91D7">
            <w:pPr>
              <w:pStyle w:val="540"/>
              <w:spacing w:line="240" w:lineRule="auto"/>
              <w:rPr>
                <w:rFonts w:eastAsiaTheme="minorEastAsia"/>
                <w:i w:val="0"/>
                <w:iCs w:val="0"/>
              </w:rPr>
            </w:pPr>
          </w:p>
        </w:tc>
        <w:tc>
          <w:tcPr>
            <w:tcW w:w="428" w:type="pct"/>
            <w:vAlign w:val="center"/>
          </w:tcPr>
          <w:p w14:paraId="405AAA6A">
            <w:pPr>
              <w:pStyle w:val="540"/>
              <w:spacing w:line="240" w:lineRule="auto"/>
              <w:rPr>
                <w:rFonts w:eastAsiaTheme="minorEastAsia"/>
                <w:i w:val="0"/>
                <w:iCs w:val="0"/>
              </w:rPr>
            </w:pPr>
            <w:r>
              <w:rPr>
                <w:rFonts w:hint="eastAsia" w:eastAsiaTheme="minorEastAsia"/>
                <w:i w:val="0"/>
                <w:iCs w:val="0"/>
              </w:rPr>
              <w:t>下部</w:t>
            </w:r>
          </w:p>
        </w:tc>
        <w:tc>
          <w:tcPr>
            <w:tcW w:w="487" w:type="pct"/>
            <w:vAlign w:val="center"/>
          </w:tcPr>
          <w:p w14:paraId="71487F05">
            <w:pPr>
              <w:pStyle w:val="540"/>
              <w:spacing w:line="240" w:lineRule="auto"/>
              <w:rPr>
                <w:rFonts w:eastAsiaTheme="minorEastAsia"/>
                <w:i w:val="0"/>
                <w:iCs w:val="0"/>
              </w:rPr>
            </w:pPr>
          </w:p>
        </w:tc>
        <w:tc>
          <w:tcPr>
            <w:tcW w:w="609" w:type="pct"/>
            <w:vMerge w:val="restart"/>
            <w:shd w:val="clear" w:color="auto" w:fill="auto"/>
            <w:vAlign w:val="center"/>
          </w:tcPr>
          <w:p w14:paraId="053DCCD8">
            <w:pPr>
              <w:pStyle w:val="540"/>
              <w:spacing w:line="240" w:lineRule="auto"/>
              <w:rPr>
                <w:rFonts w:eastAsiaTheme="minorEastAsia"/>
                <w:i w:val="0"/>
                <w:iCs w:val="0"/>
              </w:rPr>
            </w:pPr>
          </w:p>
        </w:tc>
        <w:tc>
          <w:tcPr>
            <w:tcW w:w="612" w:type="pct"/>
            <w:vMerge w:val="restart"/>
            <w:shd w:val="clear" w:color="auto" w:fill="auto"/>
            <w:vAlign w:val="center"/>
          </w:tcPr>
          <w:p w14:paraId="2EE82ED8">
            <w:pPr>
              <w:pStyle w:val="540"/>
              <w:spacing w:line="240" w:lineRule="auto"/>
              <w:rPr>
                <w:rFonts w:eastAsiaTheme="minorEastAsia"/>
                <w:i w:val="0"/>
                <w:iCs w:val="0"/>
              </w:rPr>
            </w:pPr>
          </w:p>
        </w:tc>
        <w:tc>
          <w:tcPr>
            <w:tcW w:w="611" w:type="pct"/>
            <w:vMerge w:val="restart"/>
            <w:shd w:val="clear" w:color="auto" w:fill="auto"/>
            <w:vAlign w:val="center"/>
          </w:tcPr>
          <w:p w14:paraId="1C59ED09">
            <w:pPr>
              <w:pStyle w:val="540"/>
              <w:spacing w:line="240" w:lineRule="auto"/>
              <w:rPr>
                <w:rFonts w:eastAsiaTheme="minorEastAsia"/>
                <w:i w:val="0"/>
                <w:iCs w:val="0"/>
              </w:rPr>
            </w:pPr>
          </w:p>
        </w:tc>
        <w:tc>
          <w:tcPr>
            <w:tcW w:w="534" w:type="pct"/>
            <w:vMerge w:val="restart"/>
            <w:shd w:val="clear" w:color="auto" w:fill="auto"/>
            <w:vAlign w:val="center"/>
          </w:tcPr>
          <w:p w14:paraId="40E74092">
            <w:pPr>
              <w:pStyle w:val="540"/>
              <w:spacing w:line="240" w:lineRule="auto"/>
              <w:rPr>
                <w:rFonts w:eastAsiaTheme="minorEastAsia"/>
                <w:i w:val="0"/>
                <w:iCs w:val="0"/>
              </w:rPr>
            </w:pPr>
          </w:p>
        </w:tc>
        <w:tc>
          <w:tcPr>
            <w:tcW w:w="591" w:type="pct"/>
            <w:vMerge w:val="restart"/>
            <w:vAlign w:val="center"/>
          </w:tcPr>
          <w:p w14:paraId="02A4F3C4">
            <w:pPr>
              <w:pStyle w:val="540"/>
              <w:spacing w:line="240" w:lineRule="auto"/>
              <w:jc w:val="center"/>
              <w:rPr>
                <w:rFonts w:eastAsiaTheme="minorEastAsia"/>
                <w:i w:val="0"/>
                <w:iCs w:val="0"/>
              </w:rPr>
            </w:pPr>
            <w:r>
              <w:rPr>
                <w:rFonts w:hint="eastAsia" w:eastAsiaTheme="minorEastAsia"/>
                <w:i w:val="0"/>
                <w:iCs w:val="0"/>
              </w:rPr>
              <w:t>合格</w:t>
            </w:r>
          </w:p>
        </w:tc>
      </w:tr>
      <w:tr w14:paraId="1F53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5D5358EC">
            <w:pPr>
              <w:jc w:val="center"/>
              <w:rPr>
                <w:rFonts w:eastAsiaTheme="minorEastAsia"/>
                <w:i w:val="0"/>
                <w:iCs w:val="0"/>
                <w:color w:val="000000" w:themeColor="text1"/>
                <w:kern w:val="0"/>
                <w:szCs w:val="21"/>
                <w14:textFill>
                  <w14:solidFill>
                    <w14:schemeClr w14:val="tx1"/>
                  </w14:solidFill>
                </w14:textFill>
              </w:rPr>
            </w:pPr>
          </w:p>
        </w:tc>
        <w:tc>
          <w:tcPr>
            <w:tcW w:w="688" w:type="pct"/>
            <w:vMerge w:val="continue"/>
            <w:shd w:val="clear" w:color="auto" w:fill="auto"/>
            <w:vAlign w:val="center"/>
          </w:tcPr>
          <w:p w14:paraId="61873DB9">
            <w:pPr>
              <w:jc w:val="center"/>
              <w:rPr>
                <w:rFonts w:eastAsiaTheme="minorEastAsia"/>
                <w:i w:val="0"/>
                <w:iCs w:val="0"/>
                <w:color w:val="000000" w:themeColor="text1"/>
                <w:kern w:val="0"/>
                <w:szCs w:val="21"/>
                <w14:textFill>
                  <w14:solidFill>
                    <w14:schemeClr w14:val="tx1"/>
                  </w14:solidFill>
                </w14:textFill>
              </w:rPr>
            </w:pPr>
          </w:p>
        </w:tc>
        <w:tc>
          <w:tcPr>
            <w:tcW w:w="428" w:type="pct"/>
            <w:vAlign w:val="center"/>
          </w:tcPr>
          <w:p w14:paraId="1C57D79F">
            <w:pPr>
              <w:pStyle w:val="540"/>
              <w:spacing w:line="240" w:lineRule="auto"/>
              <w:rPr>
                <w:rFonts w:eastAsiaTheme="minorEastAsia"/>
                <w:i w:val="0"/>
                <w:iCs w:val="0"/>
              </w:rPr>
            </w:pPr>
            <w:r>
              <w:rPr>
                <w:rFonts w:hint="eastAsia" w:eastAsiaTheme="minorEastAsia"/>
                <w:i w:val="0"/>
                <w:iCs w:val="0"/>
              </w:rPr>
              <w:t>中部</w:t>
            </w:r>
          </w:p>
        </w:tc>
        <w:tc>
          <w:tcPr>
            <w:tcW w:w="487" w:type="pct"/>
            <w:vAlign w:val="center"/>
          </w:tcPr>
          <w:p w14:paraId="70F7BA70">
            <w:pPr>
              <w:pStyle w:val="540"/>
              <w:spacing w:line="240" w:lineRule="auto"/>
              <w:rPr>
                <w:rFonts w:eastAsiaTheme="minorEastAsia"/>
                <w:i w:val="0"/>
                <w:iCs w:val="0"/>
              </w:rPr>
            </w:pPr>
          </w:p>
        </w:tc>
        <w:tc>
          <w:tcPr>
            <w:tcW w:w="609" w:type="pct"/>
            <w:vMerge w:val="continue"/>
            <w:shd w:val="clear" w:color="auto" w:fill="auto"/>
            <w:vAlign w:val="center"/>
          </w:tcPr>
          <w:p w14:paraId="6AB8460F">
            <w:pPr>
              <w:jc w:val="center"/>
              <w:rPr>
                <w:rFonts w:eastAsiaTheme="minorEastAsia"/>
                <w:i w:val="0"/>
                <w:iCs w:val="0"/>
                <w:color w:val="000000" w:themeColor="text1"/>
                <w:kern w:val="0"/>
                <w:szCs w:val="21"/>
                <w14:textFill>
                  <w14:solidFill>
                    <w14:schemeClr w14:val="tx1"/>
                  </w14:solidFill>
                </w14:textFill>
              </w:rPr>
            </w:pPr>
          </w:p>
        </w:tc>
        <w:tc>
          <w:tcPr>
            <w:tcW w:w="612" w:type="pct"/>
            <w:vMerge w:val="continue"/>
            <w:shd w:val="clear" w:color="auto" w:fill="auto"/>
            <w:vAlign w:val="center"/>
          </w:tcPr>
          <w:p w14:paraId="3A649287">
            <w:pPr>
              <w:jc w:val="center"/>
              <w:rPr>
                <w:rFonts w:eastAsiaTheme="minorEastAsia"/>
                <w:i w:val="0"/>
                <w:iCs w:val="0"/>
                <w:color w:val="000000" w:themeColor="text1"/>
                <w:kern w:val="0"/>
                <w:szCs w:val="21"/>
                <w14:textFill>
                  <w14:solidFill>
                    <w14:schemeClr w14:val="tx1"/>
                  </w14:solidFill>
                </w14:textFill>
              </w:rPr>
            </w:pPr>
          </w:p>
        </w:tc>
        <w:tc>
          <w:tcPr>
            <w:tcW w:w="611" w:type="pct"/>
            <w:vMerge w:val="continue"/>
            <w:shd w:val="clear" w:color="auto" w:fill="auto"/>
            <w:vAlign w:val="center"/>
          </w:tcPr>
          <w:p w14:paraId="3F562028">
            <w:pPr>
              <w:jc w:val="center"/>
              <w:rPr>
                <w:rFonts w:eastAsiaTheme="minorEastAsia"/>
                <w:i w:val="0"/>
                <w:iCs w:val="0"/>
                <w:color w:val="000000" w:themeColor="text1"/>
                <w:szCs w:val="21"/>
                <w14:textFill>
                  <w14:solidFill>
                    <w14:schemeClr w14:val="tx1"/>
                  </w14:solidFill>
                </w14:textFill>
              </w:rPr>
            </w:pPr>
          </w:p>
        </w:tc>
        <w:tc>
          <w:tcPr>
            <w:tcW w:w="534" w:type="pct"/>
            <w:vMerge w:val="continue"/>
            <w:shd w:val="clear" w:color="auto" w:fill="auto"/>
            <w:vAlign w:val="center"/>
          </w:tcPr>
          <w:p w14:paraId="661C7393">
            <w:pPr>
              <w:jc w:val="center"/>
              <w:rPr>
                <w:rFonts w:eastAsiaTheme="minorEastAsia"/>
                <w:i w:val="0"/>
                <w:iCs w:val="0"/>
                <w:color w:val="000000" w:themeColor="text1"/>
                <w:kern w:val="0"/>
                <w:szCs w:val="21"/>
                <w14:textFill>
                  <w14:solidFill>
                    <w14:schemeClr w14:val="tx1"/>
                  </w14:solidFill>
                </w14:textFill>
              </w:rPr>
            </w:pPr>
          </w:p>
        </w:tc>
        <w:tc>
          <w:tcPr>
            <w:tcW w:w="591" w:type="pct"/>
            <w:vMerge w:val="continue"/>
            <w:vAlign w:val="center"/>
          </w:tcPr>
          <w:p w14:paraId="6C8AAE75">
            <w:pPr>
              <w:jc w:val="center"/>
              <w:rPr>
                <w:rFonts w:eastAsiaTheme="minorEastAsia"/>
                <w:i w:val="0"/>
                <w:iCs w:val="0"/>
                <w:color w:val="000000" w:themeColor="text1"/>
                <w:kern w:val="0"/>
                <w:szCs w:val="21"/>
                <w14:textFill>
                  <w14:solidFill>
                    <w14:schemeClr w14:val="tx1"/>
                  </w14:solidFill>
                </w14:textFill>
              </w:rPr>
            </w:pPr>
          </w:p>
        </w:tc>
      </w:tr>
      <w:tr w14:paraId="3960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39" w:type="pct"/>
            <w:vMerge w:val="continue"/>
            <w:vAlign w:val="center"/>
          </w:tcPr>
          <w:p w14:paraId="69FEC08D">
            <w:pPr>
              <w:jc w:val="center"/>
              <w:rPr>
                <w:rFonts w:eastAsiaTheme="minorEastAsia"/>
                <w:i w:val="0"/>
                <w:iCs w:val="0"/>
                <w:color w:val="000000" w:themeColor="text1"/>
                <w:kern w:val="0"/>
                <w:szCs w:val="21"/>
                <w14:textFill>
                  <w14:solidFill>
                    <w14:schemeClr w14:val="tx1"/>
                  </w14:solidFill>
                </w14:textFill>
              </w:rPr>
            </w:pPr>
          </w:p>
        </w:tc>
        <w:tc>
          <w:tcPr>
            <w:tcW w:w="688" w:type="pct"/>
            <w:vMerge w:val="continue"/>
            <w:shd w:val="clear" w:color="auto" w:fill="auto"/>
            <w:vAlign w:val="center"/>
          </w:tcPr>
          <w:p w14:paraId="6D2DD582">
            <w:pPr>
              <w:jc w:val="center"/>
              <w:rPr>
                <w:rFonts w:eastAsiaTheme="minorEastAsia"/>
                <w:i w:val="0"/>
                <w:iCs w:val="0"/>
                <w:color w:val="000000" w:themeColor="text1"/>
                <w:kern w:val="0"/>
                <w:szCs w:val="21"/>
                <w14:textFill>
                  <w14:solidFill>
                    <w14:schemeClr w14:val="tx1"/>
                  </w14:solidFill>
                </w14:textFill>
              </w:rPr>
            </w:pPr>
          </w:p>
        </w:tc>
        <w:tc>
          <w:tcPr>
            <w:tcW w:w="428" w:type="pct"/>
            <w:vAlign w:val="center"/>
          </w:tcPr>
          <w:p w14:paraId="1264D8D6">
            <w:pPr>
              <w:pStyle w:val="540"/>
              <w:spacing w:line="240" w:lineRule="auto"/>
              <w:rPr>
                <w:rFonts w:eastAsiaTheme="minorEastAsia"/>
                <w:i w:val="0"/>
                <w:iCs w:val="0"/>
              </w:rPr>
            </w:pPr>
            <w:r>
              <w:rPr>
                <w:rFonts w:hint="eastAsia" w:eastAsiaTheme="minorEastAsia"/>
                <w:i w:val="0"/>
                <w:iCs w:val="0"/>
              </w:rPr>
              <w:t>上部</w:t>
            </w:r>
          </w:p>
        </w:tc>
        <w:tc>
          <w:tcPr>
            <w:tcW w:w="487" w:type="pct"/>
            <w:vAlign w:val="center"/>
          </w:tcPr>
          <w:p w14:paraId="41DF3FEA">
            <w:pPr>
              <w:pStyle w:val="540"/>
              <w:spacing w:line="240" w:lineRule="auto"/>
              <w:rPr>
                <w:rFonts w:eastAsiaTheme="minorEastAsia"/>
                <w:i w:val="0"/>
                <w:iCs w:val="0"/>
              </w:rPr>
            </w:pPr>
          </w:p>
        </w:tc>
        <w:tc>
          <w:tcPr>
            <w:tcW w:w="609" w:type="pct"/>
            <w:vMerge w:val="continue"/>
            <w:shd w:val="clear" w:color="auto" w:fill="auto"/>
            <w:vAlign w:val="center"/>
          </w:tcPr>
          <w:p w14:paraId="2CA3DA5D">
            <w:pPr>
              <w:jc w:val="center"/>
              <w:rPr>
                <w:rFonts w:eastAsiaTheme="minorEastAsia"/>
                <w:i w:val="0"/>
                <w:iCs w:val="0"/>
                <w:color w:val="000000" w:themeColor="text1"/>
                <w:kern w:val="0"/>
                <w:szCs w:val="21"/>
                <w14:textFill>
                  <w14:solidFill>
                    <w14:schemeClr w14:val="tx1"/>
                  </w14:solidFill>
                </w14:textFill>
              </w:rPr>
            </w:pPr>
          </w:p>
        </w:tc>
        <w:tc>
          <w:tcPr>
            <w:tcW w:w="612" w:type="pct"/>
            <w:vMerge w:val="continue"/>
            <w:shd w:val="clear" w:color="auto" w:fill="auto"/>
            <w:vAlign w:val="center"/>
          </w:tcPr>
          <w:p w14:paraId="24FCD9E9">
            <w:pPr>
              <w:jc w:val="center"/>
              <w:rPr>
                <w:rFonts w:eastAsiaTheme="minorEastAsia"/>
                <w:i w:val="0"/>
                <w:iCs w:val="0"/>
                <w:color w:val="000000" w:themeColor="text1"/>
                <w:kern w:val="0"/>
                <w:szCs w:val="21"/>
                <w14:textFill>
                  <w14:solidFill>
                    <w14:schemeClr w14:val="tx1"/>
                  </w14:solidFill>
                </w14:textFill>
              </w:rPr>
            </w:pPr>
          </w:p>
        </w:tc>
        <w:tc>
          <w:tcPr>
            <w:tcW w:w="611" w:type="pct"/>
            <w:vMerge w:val="continue"/>
            <w:shd w:val="clear" w:color="auto" w:fill="auto"/>
            <w:vAlign w:val="center"/>
          </w:tcPr>
          <w:p w14:paraId="134074FF">
            <w:pPr>
              <w:jc w:val="center"/>
              <w:rPr>
                <w:rFonts w:eastAsiaTheme="minorEastAsia"/>
                <w:i w:val="0"/>
                <w:iCs w:val="0"/>
                <w:color w:val="000000" w:themeColor="text1"/>
                <w:szCs w:val="21"/>
                <w14:textFill>
                  <w14:solidFill>
                    <w14:schemeClr w14:val="tx1"/>
                  </w14:solidFill>
                </w14:textFill>
              </w:rPr>
            </w:pPr>
          </w:p>
        </w:tc>
        <w:tc>
          <w:tcPr>
            <w:tcW w:w="534" w:type="pct"/>
            <w:vMerge w:val="continue"/>
            <w:shd w:val="clear" w:color="auto" w:fill="auto"/>
            <w:vAlign w:val="center"/>
          </w:tcPr>
          <w:p w14:paraId="2AD51AB4">
            <w:pPr>
              <w:jc w:val="center"/>
              <w:rPr>
                <w:rFonts w:eastAsiaTheme="minorEastAsia"/>
                <w:i w:val="0"/>
                <w:iCs w:val="0"/>
                <w:color w:val="000000" w:themeColor="text1"/>
                <w:kern w:val="0"/>
                <w:szCs w:val="21"/>
                <w14:textFill>
                  <w14:solidFill>
                    <w14:schemeClr w14:val="tx1"/>
                  </w14:solidFill>
                </w14:textFill>
              </w:rPr>
            </w:pPr>
          </w:p>
        </w:tc>
        <w:tc>
          <w:tcPr>
            <w:tcW w:w="591" w:type="pct"/>
            <w:vMerge w:val="continue"/>
            <w:vAlign w:val="center"/>
          </w:tcPr>
          <w:p w14:paraId="4C6E2A7B">
            <w:pPr>
              <w:jc w:val="center"/>
              <w:rPr>
                <w:rFonts w:eastAsiaTheme="minorEastAsia"/>
                <w:i w:val="0"/>
                <w:iCs w:val="0"/>
                <w:color w:val="000000" w:themeColor="text1"/>
                <w:kern w:val="0"/>
                <w:szCs w:val="21"/>
                <w14:textFill>
                  <w14:solidFill>
                    <w14:schemeClr w14:val="tx1"/>
                  </w14:solidFill>
                </w14:textFill>
              </w:rPr>
            </w:pPr>
          </w:p>
        </w:tc>
      </w:tr>
    </w:tbl>
    <w:p w14:paraId="4758CC3B">
      <w:pPr>
        <w:ind w:firstLine="480" w:firstLineChars="200"/>
        <w:rPr>
          <w:rFonts w:eastAsiaTheme="minorEastAsia"/>
          <w:i w:val="0"/>
          <w:iCs w:val="0"/>
          <w:szCs w:val="24"/>
        </w:rPr>
      </w:pPr>
      <w:bookmarkStart w:id="647" w:name="_Toc103261520"/>
      <w:bookmarkStart w:id="648" w:name="_Toc41983129"/>
    </w:p>
    <w:bookmarkEnd w:id="647"/>
    <w:p w14:paraId="128EC3F2">
      <w:pPr>
        <w:pStyle w:val="4"/>
        <w:numPr>
          <w:ilvl w:val="1"/>
          <w:numId w:val="0"/>
        </w:numPr>
        <w:ind w:left="0" w:leftChars="0" w:right="210" w:rightChars="0" w:firstLine="0" w:firstLineChars="0"/>
        <w:jc w:val="both"/>
        <w:rPr>
          <w:rFonts w:eastAsiaTheme="minorEastAsia"/>
          <w:i w:val="0"/>
          <w:iCs w:val="0"/>
          <w:color w:val="000000" w:themeColor="text1"/>
          <w14:textFill>
            <w14:solidFill>
              <w14:schemeClr w14:val="tx1"/>
            </w14:solidFill>
          </w14:textFill>
        </w:rPr>
      </w:pPr>
      <w:bookmarkStart w:id="649" w:name="_Toc109559491"/>
      <w:bookmarkStart w:id="650" w:name="_Toc126237316"/>
      <w:bookmarkStart w:id="651" w:name="_Toc112852086"/>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4.2</w:t>
      </w:r>
      <w:r>
        <w:rPr>
          <w:rFonts w:hint="eastAsia" w:eastAsiaTheme="minorEastAsia"/>
          <w:i w:val="0"/>
          <w:iCs w:val="0"/>
          <w:color w:val="000000" w:themeColor="text1"/>
          <w14:textFill>
            <w14:solidFill>
              <w14:schemeClr w14:val="tx1"/>
            </w14:solidFill>
          </w14:textFill>
        </w:rPr>
        <w:t>临床观察</w:t>
      </w:r>
      <w:bookmarkEnd w:id="649"/>
      <w:bookmarkEnd w:id="650"/>
      <w:bookmarkEnd w:id="651"/>
    </w:p>
    <w:p w14:paraId="09FFCA92">
      <w:pPr>
        <w:pStyle w:val="5"/>
        <w:keepNext/>
        <w:numPr>
          <w:ilvl w:val="2"/>
          <w:numId w:val="0"/>
        </w:numPr>
        <w:ind w:left="0" w:leftChars="0" w:firstLine="0" w:firstLineChars="0"/>
        <w:jc w:val="both"/>
        <w:rPr>
          <w:rFonts w:eastAsiaTheme="minorEastAsia"/>
          <w:b w:val="0"/>
          <w:bCs/>
          <w:i w:val="0"/>
          <w:iCs w:val="0"/>
          <w:szCs w:val="20"/>
        </w:rPr>
      </w:pPr>
      <w:bookmarkStart w:id="652" w:name="_Toc112852087"/>
      <w:bookmarkStart w:id="653" w:name="_Toc109559490"/>
      <w:r>
        <w:rPr>
          <w:rFonts w:hint="eastAsia" w:ascii="Times New Roman" w:hAnsi="Times New Roman" w:cs="Times New Roman" w:eastAsiaTheme="minorEastAsia"/>
          <w:b/>
          <w:i w:val="0"/>
          <w:iCs w:val="0"/>
          <w:kern w:val="2"/>
          <w:sz w:val="24"/>
          <w:szCs w:val="20"/>
          <w:lang w:val="en-US" w:eastAsia="zh-CN" w:bidi="ar-SA"/>
        </w:rPr>
        <w:t>4.2.1</w:t>
      </w:r>
      <w:r>
        <w:rPr>
          <w:rFonts w:eastAsiaTheme="minorEastAsia"/>
          <w:i w:val="0"/>
          <w:iCs w:val="0"/>
          <w:szCs w:val="20"/>
        </w:rPr>
        <w:t xml:space="preserve"> </w:t>
      </w:r>
      <w:r>
        <w:rPr>
          <w:rFonts w:hint="eastAsia" w:eastAsiaTheme="minorEastAsia"/>
          <w:i w:val="0"/>
          <w:iCs w:val="0"/>
          <w:szCs w:val="20"/>
        </w:rPr>
        <w:t>濒死</w:t>
      </w:r>
      <w:r>
        <w:rPr>
          <w:rFonts w:eastAsiaTheme="minorEastAsia"/>
          <w:i w:val="0"/>
          <w:iCs w:val="0"/>
          <w:szCs w:val="20"/>
        </w:rPr>
        <w:t>/</w:t>
      </w:r>
      <w:r>
        <w:rPr>
          <w:rFonts w:hint="eastAsia" w:eastAsiaTheme="minorEastAsia"/>
          <w:i w:val="0"/>
          <w:iCs w:val="0"/>
          <w:szCs w:val="20"/>
        </w:rPr>
        <w:t>死亡动物</w:t>
      </w:r>
      <w:bookmarkEnd w:id="652"/>
      <w:bookmarkEnd w:id="653"/>
      <w:r>
        <w:rPr>
          <w:rFonts w:hint="eastAsia" w:eastAsiaTheme="minorEastAsia"/>
          <w:i w:val="0"/>
          <w:iCs w:val="0"/>
          <w:szCs w:val="20"/>
        </w:rPr>
        <w:t>（如有）</w:t>
      </w:r>
    </w:p>
    <w:p w14:paraId="350B0A99">
      <w:pPr>
        <w:pStyle w:val="165"/>
        <w:widowControl/>
        <w:ind w:firstLine="48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_Ref126236838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15 </w:t>
      </w:r>
      <w:r>
        <w:rPr>
          <w:rFonts w:hint="eastAsia" w:eastAsiaTheme="minorEastAsia"/>
          <w:i w:val="0"/>
          <w:iCs w:val="0"/>
          <w:color w:val="0000FF"/>
        </w:rPr>
        <w:t>濒死</w:t>
      </w:r>
      <w:r>
        <w:rPr>
          <w:rFonts w:eastAsiaTheme="minorEastAsia"/>
          <w:i w:val="0"/>
          <w:iCs w:val="0"/>
          <w:color w:val="0000FF"/>
        </w:rPr>
        <w:t>/</w:t>
      </w:r>
      <w:r>
        <w:rPr>
          <w:rFonts w:hint="eastAsia" w:eastAsiaTheme="minorEastAsia"/>
          <w:i w:val="0"/>
          <w:iCs w:val="0"/>
          <w:color w:val="0000FF"/>
        </w:rPr>
        <w:t>死亡动物报告（如有）</w:t>
      </w:r>
      <w:r>
        <w:rPr>
          <w:rFonts w:eastAsiaTheme="minorEastAsia"/>
          <w:i w:val="0"/>
          <w:iCs w:val="0"/>
          <w:color w:val="0000FF"/>
        </w:rPr>
        <w:fldChar w:fldCharType="end"/>
      </w:r>
    </w:p>
    <w:p w14:paraId="03A254F8">
      <w:pPr>
        <w:rPr>
          <w:rFonts w:eastAsiaTheme="minorEastAsia"/>
          <w:i w:val="0"/>
          <w:iCs w:val="0"/>
        </w:rPr>
      </w:pPr>
    </w:p>
    <w:p w14:paraId="05A26937">
      <w:pPr>
        <w:rPr>
          <w:rFonts w:eastAsiaTheme="minorEastAsia"/>
          <w:i w:val="0"/>
          <w:iCs w:val="0"/>
        </w:rPr>
      </w:pPr>
      <w:bookmarkStart w:id="654" w:name="_Toc112852088"/>
      <w:bookmarkStart w:id="655" w:name="_Toc109559492"/>
      <w:bookmarkStart w:id="656" w:name="_Toc108186791"/>
      <w:r>
        <w:rPr>
          <w:rFonts w:hint="eastAsia" w:ascii="Times New Roman" w:hAnsi="Times New Roman" w:cs="Times New Roman" w:eastAsiaTheme="minorEastAsia"/>
          <w:b/>
          <w:i w:val="0"/>
          <w:iCs w:val="0"/>
          <w:kern w:val="2"/>
          <w:sz w:val="24"/>
          <w:szCs w:val="28"/>
          <w:lang w:val="en-US" w:eastAsia="zh-CN" w:bidi="ar-SA"/>
        </w:rPr>
        <w:t>4.2.2</w:t>
      </w:r>
      <w:r>
        <w:rPr>
          <w:rFonts w:eastAsiaTheme="minorEastAsia"/>
          <w:i w:val="0"/>
          <w:iCs w:val="0"/>
          <w:szCs w:val="20"/>
        </w:rPr>
        <w:t xml:space="preserve"> </w:t>
      </w:r>
      <w:r>
        <w:rPr>
          <w:rFonts w:hint="eastAsia" w:eastAsiaTheme="minorEastAsia"/>
          <w:i w:val="0"/>
          <w:iCs w:val="0"/>
          <w:szCs w:val="20"/>
        </w:rPr>
        <w:t>临床观察</w:t>
      </w:r>
      <w:bookmarkEnd w:id="654"/>
      <w:bookmarkEnd w:id="655"/>
      <w:bookmarkEnd w:id="656"/>
      <w:r>
        <w:rPr>
          <w:rFonts w:hint="eastAsia" w:eastAsiaTheme="minorEastAsia"/>
          <w:i w:val="0"/>
          <w:iCs w:val="0"/>
          <w:szCs w:val="20"/>
        </w:rPr>
        <w:t>（含一般观察、详细观察）</w:t>
      </w:r>
    </w:p>
    <w:p w14:paraId="42AB2285">
      <w:pPr>
        <w:pStyle w:val="165"/>
        <w:widowControl/>
        <w:ind w:firstLine="48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_Ref109552951 \h </w:instrText>
      </w:r>
      <w:r>
        <w:rPr>
          <w:rFonts w:eastAsiaTheme="minorEastAsia"/>
          <w:i w:val="0"/>
          <w:iCs w:val="0"/>
          <w:color w:val="0000FF"/>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附表</w:t>
      </w:r>
      <w:r>
        <w:rPr>
          <w:rFonts w:eastAsiaTheme="minorEastAsia"/>
          <w:i w:val="0"/>
          <w:iCs w:val="0"/>
          <w:color w:val="0000FF"/>
        </w:rPr>
        <w:t xml:space="preserve">1 </w:t>
      </w:r>
      <w:r>
        <w:rPr>
          <w:rFonts w:hint="eastAsia" w:eastAsiaTheme="minorEastAsia"/>
          <w:i w:val="0"/>
          <w:iCs w:val="0"/>
          <w:color w:val="0000FF"/>
        </w:rPr>
        <w:t>临床观察汇总表</w:t>
      </w:r>
      <w:r>
        <w:rPr>
          <w:rFonts w:eastAsiaTheme="minorEastAsia"/>
          <w:i w:val="0"/>
          <w:iCs w:val="0"/>
          <w:color w:val="0000FF"/>
          <w:szCs w:val="24"/>
        </w:rPr>
        <w:fldChar w:fldCharType="end"/>
      </w:r>
    </w:p>
    <w:p w14:paraId="3A58235B">
      <w:pPr>
        <w:pStyle w:val="165"/>
        <w:widowControl/>
        <w:ind w:firstLine="48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_Ref109552981 \h </w:instrText>
      </w:r>
      <w:r>
        <w:rPr>
          <w:rFonts w:eastAsiaTheme="minorEastAsia"/>
          <w:i w:val="0"/>
          <w:iCs w:val="0"/>
          <w:color w:val="0000FF"/>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1 </w:t>
      </w:r>
      <w:r>
        <w:rPr>
          <w:rFonts w:hint="eastAsia" w:eastAsiaTheme="minorEastAsia"/>
          <w:i w:val="0"/>
          <w:iCs w:val="0"/>
          <w:color w:val="0000FF"/>
        </w:rPr>
        <w:t>临床观察个体数据</w:t>
      </w:r>
      <w:r>
        <w:rPr>
          <w:rFonts w:eastAsiaTheme="minorEastAsia"/>
          <w:i w:val="0"/>
          <w:iCs w:val="0"/>
          <w:color w:val="0000FF"/>
          <w:szCs w:val="24"/>
        </w:rPr>
        <w:fldChar w:fldCharType="end"/>
      </w:r>
    </w:p>
    <w:p w14:paraId="62512822">
      <w:pPr>
        <w:widowControl/>
        <w:ind w:firstLine="480" w:firstLineChars="200"/>
        <w:rPr>
          <w:rFonts w:eastAsiaTheme="minorEastAsia"/>
          <w:i w:val="0"/>
          <w:iCs w:val="0"/>
          <w:szCs w:val="24"/>
        </w:rPr>
      </w:pPr>
      <w:r>
        <w:rPr>
          <w:rFonts w:hint="eastAsia" w:eastAsiaTheme="minorEastAsia"/>
          <w:i w:val="0"/>
          <w:iCs w:val="0"/>
          <w:szCs w:val="24"/>
        </w:rPr>
        <w:t>试验期间，各组大鼠外观体征、一般行为活动、精神状态、腺体分泌、皮肤和粘膜颜色、呼吸状态、粪便性状及颜色、生殖器等均并未见明显异常。</w:t>
      </w:r>
    </w:p>
    <w:p w14:paraId="5E7D8487">
      <w:pPr>
        <w:widowControl/>
        <w:ind w:firstLine="480" w:firstLineChars="200"/>
        <w:rPr>
          <w:rStyle w:val="100"/>
          <w:rFonts w:eastAsiaTheme="minorEastAsia"/>
          <w:i w:val="0"/>
          <w:iCs w:val="0"/>
          <w:szCs w:val="24"/>
        </w:rPr>
      </w:pPr>
    </w:p>
    <w:p w14:paraId="105229A1">
      <w:pPr>
        <w:pStyle w:val="5"/>
        <w:keepNext/>
        <w:numPr>
          <w:ilvl w:val="2"/>
          <w:numId w:val="0"/>
        </w:numPr>
        <w:ind w:left="0" w:leftChars="0" w:firstLine="0" w:firstLineChars="0"/>
        <w:jc w:val="both"/>
        <w:rPr>
          <w:rFonts w:eastAsiaTheme="minorEastAsia"/>
          <w:i w:val="0"/>
          <w:iCs w:val="0"/>
        </w:rPr>
      </w:pPr>
      <w:bookmarkStart w:id="657" w:name="_Toc109559493"/>
      <w:bookmarkStart w:id="658" w:name="_Toc112852089"/>
      <w:bookmarkStart w:id="659" w:name="_Toc108186792"/>
      <w:r>
        <w:rPr>
          <w:rFonts w:hint="eastAsia" w:ascii="Times New Roman" w:hAnsi="Times New Roman" w:cs="Times New Roman" w:eastAsiaTheme="minorEastAsia"/>
          <w:b/>
          <w:i w:val="0"/>
          <w:iCs w:val="0"/>
          <w:kern w:val="2"/>
          <w:sz w:val="24"/>
          <w:szCs w:val="28"/>
          <w:lang w:val="en-US" w:eastAsia="zh-CN" w:bidi="ar-SA"/>
        </w:rPr>
        <w:t>4.2.3</w:t>
      </w:r>
      <w:r>
        <w:rPr>
          <w:rFonts w:eastAsiaTheme="minorEastAsia"/>
          <w:i w:val="0"/>
          <w:iCs w:val="0"/>
          <w:color w:val="000000" w:themeColor="text1"/>
          <w14:textFill>
            <w14:solidFill>
              <w14:schemeClr w14:val="tx1"/>
            </w14:solidFill>
          </w14:textFill>
        </w:rPr>
        <w:t xml:space="preserve"> </w:t>
      </w:r>
      <w:r>
        <w:rPr>
          <w:rFonts w:hint="eastAsia" w:eastAsiaTheme="minorEastAsia"/>
          <w:i w:val="0"/>
          <w:iCs w:val="0"/>
          <w:color w:val="000000" w:themeColor="text1"/>
          <w14:textFill>
            <w14:solidFill>
              <w14:schemeClr w14:val="tx1"/>
            </w14:solidFill>
          </w14:textFill>
        </w:rPr>
        <w:t>局部刺激性观察</w:t>
      </w:r>
      <w:bookmarkEnd w:id="657"/>
      <w:bookmarkEnd w:id="658"/>
      <w:bookmarkEnd w:id="659"/>
    </w:p>
    <w:p w14:paraId="3B13BF42">
      <w:pPr>
        <w:widowControl/>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_Ref122943870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2 </w:t>
      </w:r>
      <w:r>
        <w:rPr>
          <w:rFonts w:hint="eastAsia" w:eastAsiaTheme="minorEastAsia"/>
          <w:i w:val="0"/>
          <w:iCs w:val="0"/>
          <w:color w:val="0000FF"/>
        </w:rPr>
        <w:t>局部刺激性观察个体数据（如有）</w:t>
      </w:r>
      <w:r>
        <w:rPr>
          <w:rFonts w:eastAsiaTheme="minorEastAsia"/>
          <w:i w:val="0"/>
          <w:iCs w:val="0"/>
          <w:color w:val="0000FF"/>
        </w:rPr>
        <w:fldChar w:fldCharType="end"/>
      </w:r>
    </w:p>
    <w:p w14:paraId="7F9D2289">
      <w:pPr>
        <w:widowControl/>
        <w:ind w:firstLine="480" w:firstLineChars="200"/>
        <w:rPr>
          <w:rFonts w:eastAsiaTheme="minorEastAsia"/>
          <w:i w:val="0"/>
          <w:iCs w:val="0"/>
        </w:rPr>
      </w:pPr>
    </w:p>
    <w:p w14:paraId="4A42E09F">
      <w:pPr>
        <w:pStyle w:val="4"/>
        <w:numPr>
          <w:ilvl w:val="1"/>
          <w:numId w:val="0"/>
        </w:numPr>
        <w:ind w:left="0" w:leftChars="0" w:right="210" w:rightChars="0" w:firstLine="0" w:firstLineChars="0"/>
        <w:jc w:val="both"/>
        <w:rPr>
          <w:rFonts w:hint="eastAsia" w:eastAsiaTheme="minorEastAsia"/>
          <w:i w:val="0"/>
          <w:iCs w:val="0"/>
          <w:color w:val="000000" w:themeColor="text1"/>
          <w14:textFill>
            <w14:solidFill>
              <w14:schemeClr w14:val="tx1"/>
            </w14:solidFill>
          </w14:textFill>
        </w:rPr>
      </w:pPr>
      <w:bookmarkStart w:id="660" w:name="_Toc103261521"/>
      <w:bookmarkStart w:id="661" w:name="_Toc106355542"/>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4.3</w:t>
      </w:r>
      <w:r>
        <w:rPr>
          <w:rFonts w:eastAsiaTheme="minorEastAsia"/>
          <w:i w:val="0"/>
          <w:iCs w:val="0"/>
          <w:color w:val="000000" w:themeColor="text1"/>
          <w14:textFill>
            <w14:solidFill>
              <w14:schemeClr w14:val="tx1"/>
            </w14:solidFill>
          </w14:textFill>
        </w:rPr>
        <w:t xml:space="preserve"> </w:t>
      </w:r>
      <w:bookmarkStart w:id="662" w:name="_Toc112852090"/>
      <w:bookmarkStart w:id="663" w:name="_Toc126237317"/>
      <w:bookmarkStart w:id="664" w:name="_Toc109559494"/>
      <w:r>
        <w:rPr>
          <w:rFonts w:hint="eastAsia" w:eastAsiaTheme="minorEastAsia"/>
          <w:i w:val="0"/>
          <w:iCs w:val="0"/>
          <w:color w:val="000000" w:themeColor="text1"/>
          <w14:textFill>
            <w14:solidFill>
              <w14:schemeClr w14:val="tx1"/>
            </w14:solidFill>
          </w14:textFill>
        </w:rPr>
        <w:t>体重</w:t>
      </w:r>
      <w:bookmarkEnd w:id="660"/>
      <w:bookmarkEnd w:id="661"/>
      <w:bookmarkEnd w:id="662"/>
      <w:bookmarkEnd w:id="663"/>
      <w:bookmarkEnd w:id="664"/>
    </w:p>
    <w:p w14:paraId="6493971A">
      <w:pPr>
        <w:widowControl/>
        <w:ind w:firstLine="480" w:firstLineChars="200"/>
        <w:jc w:val="left"/>
      </w:pPr>
      <w:r>
        <w:rPr>
          <w:rFonts w:eastAsiaTheme="minorEastAsia"/>
          <w:i w:val="0"/>
          <w:iCs w:val="0"/>
          <w:szCs w:val="24"/>
          <w:highlight w:val="none"/>
          <w:lang w:bidi="ar"/>
        </w:rPr>
        <w:t>XXX</w:t>
      </w:r>
    </w:p>
    <w:p w14:paraId="02B02189">
      <w:pPr>
        <w:pStyle w:val="165"/>
        <w:widowControl/>
        <w:ind w:firstLine="48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_Ref109553516 \h  \* MERGEFORMAT </w:instrText>
      </w:r>
      <w:r>
        <w:rPr>
          <w:rFonts w:eastAsiaTheme="minorEastAsia"/>
          <w:i w:val="0"/>
          <w:iCs w:val="0"/>
          <w:color w:val="0000FF"/>
        </w:rPr>
        <w:fldChar w:fldCharType="separate"/>
      </w:r>
      <w:r>
        <w:rPr>
          <w:rFonts w:hint="eastAsia" w:eastAsiaTheme="minorEastAsia"/>
          <w:i w:val="0"/>
          <w:iCs w:val="0"/>
          <w:color w:val="0000FF"/>
        </w:rPr>
        <w:t>附表</w:t>
      </w:r>
      <w:r>
        <w:rPr>
          <w:rFonts w:eastAsiaTheme="minorEastAsia"/>
          <w:i w:val="0"/>
          <w:iCs w:val="0"/>
          <w:color w:val="0000FF"/>
        </w:rPr>
        <w:t xml:space="preserve">2 </w:t>
      </w:r>
      <w:r>
        <w:rPr>
          <w:rFonts w:hint="eastAsia" w:eastAsiaTheme="minorEastAsia"/>
          <w:i w:val="0"/>
          <w:iCs w:val="0"/>
          <w:color w:val="0000FF"/>
        </w:rPr>
        <w:t>体重统计表</w:t>
      </w:r>
      <w:r>
        <w:rPr>
          <w:rFonts w:eastAsiaTheme="minorEastAsia"/>
          <w:i w:val="0"/>
          <w:iCs w:val="0"/>
          <w:color w:val="0000FF"/>
        </w:rPr>
        <w:fldChar w:fldCharType="end"/>
      </w:r>
    </w:p>
    <w:p w14:paraId="3A033C38">
      <w:pPr>
        <w:pStyle w:val="165"/>
        <w:widowControl/>
        <w:ind w:firstLine="48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_Ref109553517 \h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3 </w:t>
      </w:r>
      <w:r>
        <w:rPr>
          <w:rFonts w:hint="eastAsia" w:eastAsiaTheme="minorEastAsia"/>
          <w:i w:val="0"/>
          <w:iCs w:val="0"/>
          <w:color w:val="0000FF"/>
        </w:rPr>
        <w:t>体重个体数据</w:t>
      </w:r>
      <w:r>
        <w:rPr>
          <w:rFonts w:eastAsiaTheme="minorEastAsia"/>
          <w:i w:val="0"/>
          <w:iCs w:val="0"/>
          <w:color w:val="0000FF"/>
        </w:rPr>
        <w:fldChar w:fldCharType="end"/>
      </w:r>
    </w:p>
    <w:bookmarkEnd w:id="648"/>
    <w:p w14:paraId="49773C8C">
      <w:pPr>
        <w:jc w:val="center"/>
        <w:rPr>
          <w:rFonts w:eastAsiaTheme="minorEastAsia"/>
          <w:i w:val="0"/>
          <w:iCs w:val="0"/>
          <w:color w:val="0070C0"/>
          <w:szCs w:val="24"/>
        </w:rPr>
      </w:pPr>
      <w:bookmarkStart w:id="665" w:name="FT1_2"/>
    </w:p>
    <w:bookmarkEnd w:id="665"/>
    <w:p w14:paraId="7E5A9FDF">
      <w:pPr>
        <w:pStyle w:val="4"/>
        <w:numPr>
          <w:ilvl w:val="1"/>
          <w:numId w:val="0"/>
        </w:numPr>
        <w:ind w:left="0" w:leftChars="0" w:right="210" w:rightChars="0" w:firstLine="0" w:firstLineChars="0"/>
        <w:jc w:val="both"/>
        <w:rPr>
          <w:rFonts w:hint="eastAsia" w:eastAsiaTheme="minorEastAsia"/>
          <w:i w:val="0"/>
          <w:iCs w:val="0"/>
          <w:color w:val="000000" w:themeColor="text1"/>
          <w14:textFill>
            <w14:solidFill>
              <w14:schemeClr w14:val="tx1"/>
            </w14:solidFill>
          </w14:textFill>
        </w:rPr>
      </w:pPr>
      <w:bookmarkStart w:id="666" w:name="_4.3_摄食量"/>
      <w:bookmarkEnd w:id="666"/>
      <w:bookmarkStart w:id="667" w:name="_Toc82730603"/>
      <w:bookmarkStart w:id="668" w:name="_Toc605"/>
      <w:bookmarkStart w:id="669" w:name="_Toc12913"/>
      <w:bookmarkStart w:id="670" w:name="_Toc4154"/>
      <w:bookmarkStart w:id="671" w:name="_Toc106355543"/>
      <w:bookmarkStart w:id="672" w:name="_Toc477178564"/>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4.4</w:t>
      </w:r>
      <w:r>
        <w:rPr>
          <w:rFonts w:eastAsiaTheme="minorEastAsia"/>
          <w:i w:val="0"/>
          <w:iCs w:val="0"/>
          <w:color w:val="000000" w:themeColor="text1"/>
          <w14:textFill>
            <w14:solidFill>
              <w14:schemeClr w14:val="tx1"/>
            </w14:solidFill>
          </w14:textFill>
        </w:rPr>
        <w:t xml:space="preserve"> </w:t>
      </w:r>
      <w:bookmarkStart w:id="673" w:name="_Toc112852091"/>
      <w:bookmarkStart w:id="674" w:name="_Toc126237318"/>
      <w:bookmarkStart w:id="675" w:name="_Toc109559495"/>
      <w:r>
        <w:rPr>
          <w:rFonts w:hint="eastAsia" w:eastAsiaTheme="minorEastAsia"/>
          <w:i w:val="0"/>
          <w:iCs w:val="0"/>
          <w:color w:val="000000" w:themeColor="text1"/>
          <w14:textFill>
            <w14:solidFill>
              <w14:schemeClr w14:val="tx1"/>
            </w14:solidFill>
          </w14:textFill>
        </w:rPr>
        <w:t>摄食量</w:t>
      </w:r>
      <w:bookmarkEnd w:id="667"/>
      <w:bookmarkEnd w:id="668"/>
      <w:bookmarkEnd w:id="669"/>
      <w:bookmarkEnd w:id="670"/>
      <w:bookmarkEnd w:id="671"/>
      <w:bookmarkEnd w:id="672"/>
      <w:bookmarkEnd w:id="673"/>
      <w:bookmarkEnd w:id="674"/>
      <w:bookmarkEnd w:id="675"/>
    </w:p>
    <w:p w14:paraId="6B8D01A3">
      <w:pPr>
        <w:widowControl/>
        <w:ind w:firstLine="480" w:firstLineChars="200"/>
        <w:jc w:val="left"/>
      </w:pPr>
      <w:r>
        <w:rPr>
          <w:rFonts w:eastAsiaTheme="minorEastAsia"/>
          <w:i w:val="0"/>
          <w:iCs w:val="0"/>
          <w:szCs w:val="24"/>
          <w:highlight w:val="none"/>
          <w:lang w:bidi="ar"/>
        </w:rPr>
        <w:t>XXX</w:t>
      </w:r>
    </w:p>
    <w:p w14:paraId="75B4261E">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B3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附表</w:t>
      </w:r>
      <w:r>
        <w:rPr>
          <w:rFonts w:eastAsiaTheme="minorEastAsia"/>
          <w:i w:val="0"/>
          <w:iCs w:val="0"/>
          <w:color w:val="0000FF"/>
        </w:rPr>
        <w:t xml:space="preserve">3 </w:t>
      </w:r>
      <w:r>
        <w:rPr>
          <w:rFonts w:hint="eastAsia" w:eastAsiaTheme="minorEastAsia"/>
          <w:i w:val="0"/>
          <w:iCs w:val="0"/>
          <w:color w:val="0000FF"/>
        </w:rPr>
        <w:t>摄食量统计表</w:t>
      </w:r>
      <w:r>
        <w:rPr>
          <w:rFonts w:eastAsiaTheme="minorEastAsia"/>
          <w:i w:val="0"/>
          <w:iCs w:val="0"/>
          <w:color w:val="0000FF"/>
          <w:szCs w:val="24"/>
        </w:rPr>
        <w:fldChar w:fldCharType="end"/>
      </w:r>
    </w:p>
    <w:p w14:paraId="1B2753B2">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_Ref109554436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4 </w:t>
      </w:r>
      <w:r>
        <w:rPr>
          <w:rFonts w:hint="eastAsia" w:eastAsiaTheme="minorEastAsia"/>
          <w:i w:val="0"/>
          <w:iCs w:val="0"/>
          <w:color w:val="0000FF"/>
        </w:rPr>
        <w:t>摄食量个体数据</w:t>
      </w:r>
      <w:r>
        <w:rPr>
          <w:rFonts w:eastAsiaTheme="minorEastAsia"/>
          <w:i w:val="0"/>
          <w:iCs w:val="0"/>
          <w:color w:val="0000FF"/>
          <w:szCs w:val="24"/>
        </w:rPr>
        <w:fldChar w:fldCharType="end"/>
      </w:r>
    </w:p>
    <w:p w14:paraId="4EC2A4D0">
      <w:pPr>
        <w:ind w:firstLine="480" w:firstLineChars="200"/>
        <w:rPr>
          <w:rFonts w:eastAsiaTheme="minorEastAsia"/>
          <w:i w:val="0"/>
          <w:iCs w:val="0"/>
          <w:szCs w:val="24"/>
        </w:rPr>
      </w:pPr>
      <w:r>
        <w:rPr>
          <w:rFonts w:hint="eastAsia" w:eastAsiaTheme="minorEastAsia"/>
          <w:i w:val="0"/>
          <w:iCs w:val="0"/>
          <w:color w:val="000000" w:themeColor="text1"/>
          <w:szCs w:val="24"/>
          <w14:textFill>
            <w14:solidFill>
              <w14:schemeClr w14:val="tx1"/>
            </w14:solidFill>
          </w14:textFill>
        </w:rPr>
        <w:t>与同期溶剂对照组相比</w:t>
      </w:r>
      <w:r>
        <w:rPr>
          <w:rFonts w:hint="eastAsia" w:eastAsiaTheme="minorEastAsia"/>
          <w:i w:val="0"/>
          <w:iCs w:val="0"/>
          <w:szCs w:val="24"/>
        </w:rPr>
        <w:t>。</w:t>
      </w:r>
    </w:p>
    <w:p w14:paraId="1C398E8A">
      <w:pPr>
        <w:ind w:firstLine="480" w:firstLineChars="200"/>
        <w:rPr>
          <w:rFonts w:eastAsiaTheme="minorEastAsia"/>
          <w:i w:val="0"/>
          <w:iCs w:val="0"/>
          <w:color w:val="000000" w:themeColor="text1"/>
          <w:szCs w:val="24"/>
          <w14:textFill>
            <w14:solidFill>
              <w14:schemeClr w14:val="tx1"/>
            </w14:solidFill>
          </w14:textFill>
        </w:rPr>
      </w:pPr>
      <w:r>
        <w:rPr>
          <w:rFonts w:hint="eastAsia" w:eastAsiaTheme="minorEastAsia"/>
          <w:i w:val="0"/>
          <w:iCs w:val="0"/>
          <w:szCs w:val="24"/>
        </w:rPr>
        <w:t>除此之外，其余时间点各组大鼠摄食量未见明显异常改变。</w:t>
      </w:r>
    </w:p>
    <w:p w14:paraId="671E08D7">
      <w:pPr>
        <w:rPr>
          <w:rFonts w:eastAsiaTheme="minorEastAsia"/>
          <w:i w:val="0"/>
          <w:iCs w:val="0"/>
          <w:color w:val="000000" w:themeColor="text1"/>
          <w:szCs w:val="24"/>
          <w14:textFill>
            <w14:solidFill>
              <w14:schemeClr w14:val="tx1"/>
            </w14:solidFill>
          </w14:textFill>
        </w:rPr>
      </w:pPr>
    </w:p>
    <w:p w14:paraId="43CA7C68">
      <w:pPr>
        <w:pStyle w:val="5"/>
        <w:keepNext/>
        <w:pageBreakBefore w:val="0"/>
        <w:widowControl w:val="0"/>
        <w:numPr>
          <w:ilvl w:val="2"/>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szCs w:val="20"/>
        </w:rPr>
      </w:pPr>
      <w:r>
        <w:rPr>
          <w:rFonts w:hint="eastAsia" w:ascii="Times New Roman" w:hAnsi="Times New Roman" w:cs="Times New Roman" w:eastAsiaTheme="minorEastAsia"/>
          <w:b/>
          <w:i w:val="0"/>
          <w:iCs w:val="0"/>
          <w:color w:val="000000" w:themeColor="text1"/>
          <w:kern w:val="2"/>
          <w:sz w:val="24"/>
          <w:szCs w:val="20"/>
          <w:lang w:val="en-US" w:eastAsia="zh-CN" w:bidi="ar-SA"/>
          <w14:textFill>
            <w14:solidFill>
              <w14:schemeClr w14:val="tx1"/>
            </w14:solidFill>
          </w14:textFill>
        </w:rPr>
        <w:t xml:space="preserve">4.5 </w:t>
      </w:r>
      <w:r>
        <w:rPr>
          <w:rFonts w:hint="eastAsia" w:ascii="宋体" w:hAnsi="宋体" w:eastAsia="宋体" w:cs="宋体"/>
          <w:szCs w:val="20"/>
        </w:rPr>
        <w:t>体温（肛温）</w:t>
      </w:r>
    </w:p>
    <w:p w14:paraId="78FD79E8">
      <w:pPr>
        <w:widowControl/>
        <w:ind w:firstLine="480" w:firstLineChars="200"/>
        <w:jc w:val="left"/>
        <w:rPr>
          <w:i w:val="0"/>
          <w:iCs w:val="0"/>
        </w:rPr>
      </w:pPr>
      <w:r>
        <w:rPr>
          <w:rFonts w:eastAsiaTheme="minorEastAsia"/>
          <w:i w:val="0"/>
          <w:iCs w:val="0"/>
          <w:szCs w:val="24"/>
          <w:highlight w:val="none"/>
          <w:lang w:bidi="ar"/>
        </w:rPr>
        <w:t>XXX</w:t>
      </w:r>
    </w:p>
    <w:p w14:paraId="31033280">
      <w:pPr>
        <w:rPr>
          <w:rFonts w:eastAsiaTheme="minorEastAsia"/>
          <w:i w:val="0"/>
          <w:iCs w:val="0"/>
          <w:color w:val="000000" w:themeColor="text1"/>
          <w:szCs w:val="24"/>
          <w14:textFill>
            <w14:solidFill>
              <w14:schemeClr w14:val="tx1"/>
            </w14:solidFill>
          </w14:textFill>
        </w:rPr>
      </w:pPr>
    </w:p>
    <w:p w14:paraId="06460F9A">
      <w:pPr>
        <w:pStyle w:val="4"/>
        <w:numPr>
          <w:ilvl w:val="1"/>
          <w:numId w:val="0"/>
        </w:numPr>
        <w:ind w:left="0" w:leftChars="0" w:right="210" w:rightChars="0" w:firstLine="0" w:firstLineChars="0"/>
        <w:jc w:val="both"/>
        <w:rPr>
          <w:rFonts w:hint="eastAsia" w:eastAsiaTheme="minorEastAsia"/>
          <w:i w:val="0"/>
          <w:iCs w:val="0"/>
          <w:color w:val="000000" w:themeColor="text1"/>
          <w14:textFill>
            <w14:solidFill>
              <w14:schemeClr w14:val="tx1"/>
            </w14:solidFill>
          </w14:textFill>
        </w:rPr>
      </w:pPr>
      <w:bookmarkStart w:id="676" w:name="_Toc106355544"/>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6</w:t>
      </w:r>
      <w:r>
        <w:rPr>
          <w:rFonts w:eastAsiaTheme="minorEastAsia"/>
          <w:i w:val="0"/>
          <w:iCs w:val="0"/>
          <w:color w:val="000000" w:themeColor="text1"/>
          <w14:textFill>
            <w14:solidFill>
              <w14:schemeClr w14:val="tx1"/>
            </w14:solidFill>
          </w14:textFill>
        </w:rPr>
        <w:t xml:space="preserve"> </w:t>
      </w:r>
      <w:bookmarkStart w:id="677" w:name="_Toc112852092"/>
      <w:bookmarkStart w:id="678" w:name="_Toc126237319"/>
      <w:bookmarkStart w:id="679" w:name="_Toc109559496"/>
      <w:r>
        <w:rPr>
          <w:rFonts w:hint="eastAsia" w:eastAsiaTheme="minorEastAsia"/>
          <w:i w:val="0"/>
          <w:iCs w:val="0"/>
          <w:color w:val="000000" w:themeColor="text1"/>
          <w14:textFill>
            <w14:solidFill>
              <w14:schemeClr w14:val="tx1"/>
            </w14:solidFill>
          </w14:textFill>
        </w:rPr>
        <w:t>眼科检查</w:t>
      </w:r>
      <w:bookmarkEnd w:id="676"/>
      <w:bookmarkEnd w:id="677"/>
      <w:bookmarkEnd w:id="678"/>
      <w:bookmarkEnd w:id="679"/>
    </w:p>
    <w:p w14:paraId="14091BA6">
      <w:pPr>
        <w:widowControl/>
        <w:ind w:firstLine="480" w:firstLineChars="200"/>
        <w:jc w:val="left"/>
      </w:pPr>
      <w:r>
        <w:rPr>
          <w:rFonts w:eastAsiaTheme="minorEastAsia"/>
          <w:i w:val="0"/>
          <w:iCs w:val="0"/>
          <w:szCs w:val="24"/>
          <w:highlight w:val="none"/>
          <w:lang w:bidi="ar"/>
        </w:rPr>
        <w:t>XXX</w:t>
      </w:r>
    </w:p>
    <w:p w14:paraId="48D14536">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_Ref109555984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5 </w:t>
      </w:r>
      <w:r>
        <w:rPr>
          <w:rFonts w:hint="eastAsia" w:eastAsiaTheme="minorEastAsia"/>
          <w:i w:val="0"/>
          <w:iCs w:val="0"/>
          <w:color w:val="0000FF"/>
        </w:rPr>
        <w:t>眼科检查个体数据</w:t>
      </w:r>
      <w:r>
        <w:rPr>
          <w:rFonts w:eastAsiaTheme="minorEastAsia"/>
          <w:i w:val="0"/>
          <w:iCs w:val="0"/>
          <w:color w:val="0000FF"/>
          <w:szCs w:val="24"/>
        </w:rPr>
        <w:fldChar w:fldCharType="end"/>
      </w:r>
    </w:p>
    <w:p w14:paraId="19861E5A">
      <w:pPr>
        <w:ind w:firstLine="480" w:firstLineChars="200"/>
        <w:rPr>
          <w:rFonts w:hint="eastAsia" w:eastAsiaTheme="minorEastAsia"/>
          <w:i w:val="0"/>
          <w:iCs w:val="0"/>
        </w:rPr>
      </w:pPr>
    </w:p>
    <w:p w14:paraId="176594A5">
      <w:pP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br w:type="page"/>
      </w:r>
    </w:p>
    <w:p w14:paraId="05DF8C30">
      <w:pPr>
        <w:pStyle w:val="4"/>
        <w:numPr>
          <w:ilvl w:val="1"/>
          <w:numId w:val="0"/>
        </w:numPr>
        <w:ind w:left="0" w:leftChars="0" w:right="210" w:rightChars="0" w:firstLine="0" w:firstLineChars="0"/>
        <w:jc w:val="both"/>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4.7 心电图（II导联）/血压</w:t>
      </w:r>
    </w:p>
    <w:p w14:paraId="12312265">
      <w:pPr>
        <w:pStyle w:val="165"/>
        <w:widowControl/>
        <w:ind w:firstLine="480"/>
        <w:rPr>
          <w:color w:val="0000FF"/>
        </w:rPr>
      </w:pPr>
      <w:r>
        <w:rPr>
          <w:color w:val="0000FF"/>
        </w:rPr>
        <w:fldChar w:fldCharType="begin"/>
      </w:r>
      <w:r>
        <w:rPr>
          <w:color w:val="0000FF"/>
        </w:rPr>
        <w:instrText xml:space="preserve"> </w:instrText>
      </w:r>
      <w:r>
        <w:rPr>
          <w:rFonts w:hint="eastAsia"/>
          <w:color w:val="0000FF"/>
        </w:rPr>
        <w:instrText xml:space="preserve">REF _Ref183014545 \h</w:instrText>
      </w:r>
      <w:r>
        <w:rPr>
          <w:color w:val="0000FF"/>
        </w:rPr>
        <w:instrText xml:space="preserve">  \* MERGEFORMAT </w:instrText>
      </w:r>
      <w:r>
        <w:rPr>
          <w:color w:val="0000FF"/>
        </w:rPr>
        <w:fldChar w:fldCharType="separate"/>
      </w:r>
      <w:r>
        <w:rPr>
          <w:color w:val="0000FF"/>
        </w:rPr>
        <w:t>附表4</w:t>
      </w:r>
      <w:r>
        <w:rPr>
          <w:rFonts w:hint="eastAsia"/>
          <w:color w:val="0000FF"/>
        </w:rPr>
        <w:t xml:space="preserve"> 心电</w:t>
      </w:r>
      <w:r>
        <w:rPr>
          <w:color w:val="0000FF"/>
        </w:rPr>
        <w:t>指标统计表</w:t>
      </w:r>
      <w:r>
        <w:rPr>
          <w:color w:val="0000FF"/>
        </w:rPr>
        <w:fldChar w:fldCharType="end"/>
      </w:r>
    </w:p>
    <w:p w14:paraId="0D1C41F7">
      <w:pPr>
        <w:pStyle w:val="165"/>
        <w:widowControl/>
        <w:ind w:firstLine="480"/>
        <w:rPr>
          <w:color w:val="0000FF"/>
        </w:rPr>
      </w:pPr>
      <w:r>
        <w:rPr>
          <w:color w:val="0000FF"/>
        </w:rPr>
        <w:fldChar w:fldCharType="begin"/>
      </w:r>
      <w:r>
        <w:rPr>
          <w:color w:val="0000FF"/>
        </w:rPr>
        <w:instrText xml:space="preserve"> REF _Ref183014548 \h  \* MERGEFORMAT </w:instrText>
      </w:r>
      <w:r>
        <w:rPr>
          <w:color w:val="0000FF"/>
        </w:rPr>
        <w:fldChar w:fldCharType="separate"/>
      </w:r>
      <w:r>
        <w:rPr>
          <w:color w:val="0000FF"/>
        </w:rPr>
        <w:t>附表5</w:t>
      </w:r>
      <w:r>
        <w:rPr>
          <w:rFonts w:hint="eastAsia"/>
          <w:color w:val="0000FF"/>
        </w:rPr>
        <w:t xml:space="preserve"> 血压</w:t>
      </w:r>
      <w:r>
        <w:rPr>
          <w:color w:val="0000FF"/>
        </w:rPr>
        <w:t>指标统计表</w:t>
      </w:r>
      <w:r>
        <w:rPr>
          <w:color w:val="0000FF"/>
        </w:rPr>
        <w:fldChar w:fldCharType="end"/>
      </w:r>
    </w:p>
    <w:p w14:paraId="6E1B8546">
      <w:pPr>
        <w:pStyle w:val="165"/>
        <w:widowControl/>
        <w:ind w:firstLine="480"/>
        <w:rPr>
          <w:color w:val="0000FF"/>
        </w:rPr>
      </w:pPr>
      <w:r>
        <w:rPr>
          <w:color w:val="0000FF"/>
        </w:rPr>
        <w:fldChar w:fldCharType="begin"/>
      </w:r>
      <w:r>
        <w:rPr>
          <w:color w:val="0000FF"/>
        </w:rPr>
        <w:instrText xml:space="preserve"> REF _Ref183014558 \h  \* MERGEFORMAT </w:instrText>
      </w:r>
      <w:r>
        <w:rPr>
          <w:color w:val="0000FF"/>
        </w:rPr>
        <w:fldChar w:fldCharType="separate"/>
      </w:r>
      <w:r>
        <w:rPr>
          <w:color w:val="0000FF"/>
        </w:rPr>
        <w:t xml:space="preserve">附录7 </w:t>
      </w:r>
      <w:r>
        <w:rPr>
          <w:rFonts w:hint="eastAsia"/>
          <w:color w:val="0000FF"/>
        </w:rPr>
        <w:t>心电</w:t>
      </w:r>
      <w:r>
        <w:rPr>
          <w:color w:val="0000FF"/>
        </w:rPr>
        <w:t>检查个体数据</w:t>
      </w:r>
      <w:r>
        <w:rPr>
          <w:color w:val="0000FF"/>
        </w:rPr>
        <w:fldChar w:fldCharType="end"/>
      </w:r>
    </w:p>
    <w:p w14:paraId="69EFBFF7">
      <w:pPr>
        <w:pStyle w:val="165"/>
        <w:widowControl/>
        <w:ind w:firstLine="480"/>
        <w:rPr>
          <w:rFonts w:hint="eastAsia" w:eastAsiaTheme="minorEastAsia"/>
          <w:i w:val="0"/>
          <w:iCs w:val="0"/>
        </w:rPr>
      </w:pPr>
      <w:r>
        <w:rPr>
          <w:color w:val="0000FF"/>
        </w:rPr>
        <w:fldChar w:fldCharType="begin"/>
      </w:r>
      <w:r>
        <w:rPr>
          <w:color w:val="0000FF"/>
        </w:rPr>
        <w:instrText xml:space="preserve"> REF _Ref183014560 \h  \* MERGEFORMAT </w:instrText>
      </w:r>
      <w:r>
        <w:rPr>
          <w:color w:val="0000FF"/>
        </w:rPr>
        <w:fldChar w:fldCharType="separate"/>
      </w:r>
      <w:r>
        <w:rPr>
          <w:color w:val="0000FF"/>
        </w:rPr>
        <w:t xml:space="preserve">附录8 </w:t>
      </w:r>
      <w:r>
        <w:rPr>
          <w:rFonts w:hint="eastAsia"/>
          <w:color w:val="0000FF"/>
        </w:rPr>
        <w:t>血压</w:t>
      </w:r>
      <w:r>
        <w:rPr>
          <w:color w:val="0000FF"/>
        </w:rPr>
        <w:t>检查个体数据</w:t>
      </w:r>
      <w:r>
        <w:rPr>
          <w:color w:val="0000FF"/>
        </w:rPr>
        <w:fldChar w:fldCharType="end"/>
      </w:r>
    </w:p>
    <w:p w14:paraId="643E6FF2">
      <w:pPr>
        <w:pStyle w:val="4"/>
        <w:numPr>
          <w:ilvl w:val="1"/>
          <w:numId w:val="0"/>
        </w:numPr>
        <w:ind w:left="0" w:leftChars="0" w:right="210" w:rightChars="0" w:firstLine="0" w:firstLineChars="0"/>
        <w:jc w:val="both"/>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p>
    <w:p w14:paraId="16E49155">
      <w:pPr>
        <w:pStyle w:val="4"/>
        <w:numPr>
          <w:ilvl w:val="1"/>
          <w:numId w:val="0"/>
        </w:numPr>
        <w:ind w:left="0" w:leftChars="0" w:right="210" w:rightChars="0" w:firstLine="0" w:firstLineChars="0"/>
        <w:jc w:val="both"/>
        <w:rPr>
          <w:rFonts w:eastAsiaTheme="minorEastAsia"/>
          <w:i w:val="0"/>
          <w:iCs w:val="0"/>
          <w:szCs w:val="24"/>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8</w:t>
      </w:r>
      <w:r>
        <w:rPr>
          <w:rFonts w:eastAsiaTheme="minorEastAsia"/>
          <w:i w:val="0"/>
          <w:iCs w:val="0"/>
          <w:color w:val="000000" w:themeColor="text1"/>
          <w14:textFill>
            <w14:solidFill>
              <w14:schemeClr w14:val="tx1"/>
            </w14:solidFill>
          </w14:textFill>
        </w:rPr>
        <w:t xml:space="preserve"> </w:t>
      </w:r>
      <w:r>
        <w:rPr>
          <w:rFonts w:hint="eastAsia" w:eastAsiaTheme="minorEastAsia"/>
          <w:i w:val="0"/>
          <w:iCs w:val="0"/>
          <w:color w:val="000000" w:themeColor="text1"/>
          <w:lang w:val="en-US" w:eastAsia="zh-CN"/>
          <w14:textFill>
            <w14:solidFill>
              <w14:schemeClr w14:val="tx1"/>
            </w14:solidFill>
          </w14:textFill>
        </w:rPr>
        <w:t>血糖</w:t>
      </w:r>
    </w:p>
    <w:p w14:paraId="267FE32A">
      <w:pPr>
        <w:ind w:firstLine="480" w:firstLineChars="200"/>
        <w:rPr>
          <w:rFonts w:hint="eastAsia" w:eastAsiaTheme="minorEastAsia"/>
          <w:i w:val="0"/>
          <w:iCs w:val="0"/>
          <w:color w:val="0000FF"/>
        </w:rPr>
      </w:pPr>
      <w:r>
        <w:rPr>
          <w:rFonts w:hint="eastAsia" w:eastAsiaTheme="minorEastAsia"/>
          <w:i w:val="0"/>
          <w:iCs w:val="0"/>
          <w:color w:val="0000FF"/>
          <w:u w:val="none"/>
        </w:rPr>
        <w:t>附表4 血糖统计表</w:t>
      </w:r>
    </w:p>
    <w:p w14:paraId="36F6A67F">
      <w:pPr>
        <w:ind w:firstLine="480" w:firstLineChars="200"/>
        <w:rPr>
          <w:rFonts w:eastAsiaTheme="minorEastAsia"/>
          <w:i w:val="0"/>
          <w:iCs w:val="0"/>
          <w:color w:val="0000FF"/>
          <w:szCs w:val="24"/>
        </w:rPr>
      </w:pPr>
      <w:r>
        <w:rPr>
          <w:rFonts w:hint="eastAsia" w:eastAsiaTheme="minorEastAsia"/>
          <w:i w:val="0"/>
          <w:iCs w:val="0"/>
          <w:color w:val="0000FF"/>
          <w:szCs w:val="24"/>
        </w:rPr>
        <w:t>附录5 血糖个体数据</w:t>
      </w:r>
    </w:p>
    <w:p w14:paraId="2BE2F7A5">
      <w:pPr>
        <w:pStyle w:val="4"/>
        <w:numPr>
          <w:ilvl w:val="1"/>
          <w:numId w:val="0"/>
        </w:numPr>
        <w:ind w:left="0" w:leftChars="0" w:right="210" w:rightChars="0" w:firstLine="0" w:firstLineChars="0"/>
        <w:jc w:val="both"/>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p>
    <w:p w14:paraId="49D8DCE8">
      <w:pPr>
        <w:pStyle w:val="4"/>
        <w:numPr>
          <w:ilvl w:val="1"/>
          <w:numId w:val="0"/>
        </w:numPr>
        <w:ind w:left="0" w:leftChars="0" w:right="210" w:rightChars="0" w:firstLine="0" w:firstLineChars="0"/>
        <w:jc w:val="both"/>
        <w:rPr>
          <w:rFonts w:eastAsiaTheme="minorEastAsia"/>
          <w:i w:val="0"/>
          <w:iCs w:val="0"/>
          <w:color w:val="000000" w:themeColor="text1"/>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9</w:t>
      </w:r>
      <w:r>
        <w:rPr>
          <w:rFonts w:hint="eastAsia" w:eastAsiaTheme="minorEastAsia"/>
          <w:i w:val="0"/>
          <w:iCs w:val="0"/>
          <w:color w:val="000000" w:themeColor="text1"/>
          <w14:textFill>
            <w14:solidFill>
              <w14:schemeClr w14:val="tx1"/>
            </w14:solidFill>
          </w14:textFill>
        </w:rPr>
        <w:t xml:space="preserve"> </w:t>
      </w:r>
      <w:r>
        <w:rPr>
          <w:rFonts w:eastAsiaTheme="minorEastAsia"/>
          <w:i w:val="0"/>
          <w:iCs w:val="0"/>
          <w:color w:val="000000" w:themeColor="text1"/>
          <w14:textFill>
            <w14:solidFill>
              <w14:schemeClr w14:val="tx1"/>
            </w14:solidFill>
          </w14:textFill>
        </w:rPr>
        <w:t>FOB</w:t>
      </w:r>
      <w:r>
        <w:rPr>
          <w:rFonts w:hint="eastAsia" w:eastAsiaTheme="minorEastAsia"/>
          <w:i w:val="0"/>
          <w:iCs w:val="0"/>
          <w:color w:val="000000" w:themeColor="text1"/>
          <w14:textFill>
            <w14:solidFill>
              <w14:schemeClr w14:val="tx1"/>
            </w14:solidFill>
          </w14:textFill>
        </w:rPr>
        <w:t>检测（如有）</w:t>
      </w:r>
    </w:p>
    <w:p w14:paraId="1F9F9A02">
      <w:pPr>
        <w:ind w:firstLine="480" w:firstLineChars="200"/>
        <w:rPr>
          <w:rFonts w:eastAsiaTheme="minorEastAsia"/>
          <w:i w:val="0"/>
          <w:iCs w:val="0"/>
          <w:szCs w:val="24"/>
        </w:rPr>
      </w:pPr>
      <w:r>
        <w:rPr>
          <w:rFonts w:eastAsiaTheme="minorEastAsia"/>
          <w:i w:val="0"/>
          <w:iCs w:val="0"/>
          <w:szCs w:val="24"/>
        </w:rPr>
        <w:t>XXX</w:t>
      </w:r>
    </w:p>
    <w:p w14:paraId="243758A5">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4.9</w:t>
      </w:r>
      <w:r>
        <w:rPr>
          <w:rFonts w:hint="default" w:ascii="Times New Roman" w:hAnsi="Times New Roman" w:cs="Times New Roman" w:eastAsiaTheme="minorEastAsia"/>
          <w:b/>
          <w:i w:val="0"/>
          <w:iCs w:val="0"/>
          <w:kern w:val="2"/>
          <w:sz w:val="24"/>
          <w:szCs w:val="20"/>
          <w:lang w:val="en-CA" w:eastAsia="zh-CN" w:bidi="ar-SA"/>
        </w:rPr>
        <w:t>.1</w:t>
      </w:r>
      <w:r>
        <w:rPr>
          <w:rFonts w:hint="eastAsia" w:ascii="Times New Roman" w:hAnsi="Times New Roman" w:cs="Times New Roman" w:eastAsiaTheme="minorEastAsia"/>
          <w:b/>
          <w:i w:val="0"/>
          <w:iCs w:val="0"/>
          <w:kern w:val="2"/>
          <w:sz w:val="24"/>
          <w:szCs w:val="20"/>
          <w:lang w:val="en-US" w:eastAsia="zh-CN" w:bidi="ar-SA"/>
        </w:rPr>
        <w:t>首次给药后安全药理</w:t>
      </w:r>
    </w:p>
    <w:p w14:paraId="31FED04E">
      <w:pPr>
        <w:ind w:firstLine="480" w:firstLineChars="200"/>
        <w:rPr>
          <w:rFonts w:eastAsiaTheme="minorEastAsia"/>
          <w:i w:val="0"/>
          <w:iCs w:val="0"/>
          <w:szCs w:val="24"/>
        </w:rPr>
      </w:pPr>
      <w:r>
        <w:rPr>
          <w:rFonts w:eastAsiaTheme="minorEastAsia"/>
          <w:i w:val="0"/>
          <w:iCs w:val="0"/>
          <w:szCs w:val="24"/>
        </w:rPr>
        <w:t>XXX</w:t>
      </w:r>
    </w:p>
    <w:p w14:paraId="13783F47">
      <w:pPr>
        <w:rPr>
          <w:rFonts w:hint="eastAsia"/>
          <w:lang w:val="en-US" w:eastAsia="zh-CN"/>
        </w:rPr>
      </w:pPr>
    </w:p>
    <w:p w14:paraId="7CA23DDF">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4.9.</w:t>
      </w:r>
      <w:r>
        <w:rPr>
          <w:rFonts w:hint="default" w:ascii="Times New Roman" w:hAnsi="Times New Roman" w:cs="Times New Roman" w:eastAsiaTheme="minorEastAsia"/>
          <w:b/>
          <w:i w:val="0"/>
          <w:iCs w:val="0"/>
          <w:kern w:val="2"/>
          <w:sz w:val="24"/>
          <w:szCs w:val="20"/>
          <w:lang w:val="en-CA" w:eastAsia="en-US" w:bidi="ar-SA"/>
        </w:rPr>
        <w:t>2</w:t>
      </w:r>
      <w:r>
        <w:rPr>
          <w:rFonts w:hint="eastAsia" w:ascii="Times New Roman" w:hAnsi="Times New Roman" w:cs="Times New Roman" w:eastAsiaTheme="minorEastAsia"/>
          <w:b/>
          <w:i w:val="0"/>
          <w:iCs w:val="0"/>
          <w:kern w:val="2"/>
          <w:sz w:val="24"/>
          <w:szCs w:val="20"/>
          <w:lang w:val="en-US" w:eastAsia="zh-CN" w:bidi="ar-SA"/>
        </w:rPr>
        <w:t>其他检测时间点</w:t>
      </w:r>
    </w:p>
    <w:p w14:paraId="4987A3A7">
      <w:pPr>
        <w:ind w:firstLine="480" w:firstLineChars="200"/>
        <w:rPr>
          <w:rFonts w:eastAsiaTheme="minorEastAsia"/>
          <w:i w:val="0"/>
          <w:iCs w:val="0"/>
          <w:szCs w:val="24"/>
        </w:rPr>
      </w:pPr>
      <w:r>
        <w:rPr>
          <w:rFonts w:eastAsiaTheme="minorEastAsia"/>
          <w:i w:val="0"/>
          <w:iCs w:val="0"/>
          <w:szCs w:val="24"/>
        </w:rPr>
        <w:t>XXX</w:t>
      </w:r>
    </w:p>
    <w:p w14:paraId="25F85F7B">
      <w:pPr>
        <w:ind w:firstLine="480" w:firstLineChars="200"/>
        <w:rPr>
          <w:rFonts w:eastAsiaTheme="minorEastAsia"/>
          <w:i w:val="0"/>
          <w:iCs w:val="0"/>
          <w:szCs w:val="24"/>
        </w:rPr>
      </w:pPr>
    </w:p>
    <w:p w14:paraId="64F4C020">
      <w:pP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bookmarkStart w:id="680" w:name="_Toc82730604"/>
      <w:bookmarkStart w:id="681" w:name="_Toc18774"/>
      <w:bookmarkStart w:id="682" w:name="_Toc29544"/>
      <w:bookmarkStart w:id="683" w:name="_Toc479752157"/>
      <w:bookmarkStart w:id="684" w:name="_Toc106355545"/>
      <w:bookmarkStart w:id="685" w:name="_Toc8793"/>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br w:type="page"/>
      </w:r>
    </w:p>
    <w:p w14:paraId="6D819308">
      <w:pPr>
        <w:pStyle w:val="4"/>
        <w:numPr>
          <w:ilvl w:val="1"/>
          <w:numId w:val="0"/>
        </w:numPr>
        <w:ind w:left="0" w:leftChars="0" w:right="210" w:rightChars="0" w:firstLine="0" w:firstLineChars="0"/>
        <w:jc w:val="both"/>
        <w:rPr>
          <w:rFonts w:eastAsiaTheme="minorEastAsia"/>
          <w:i w:val="0"/>
          <w:iCs w:val="0"/>
          <w:color w:val="000000" w:themeColor="text1"/>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10</w:t>
      </w:r>
      <w:r>
        <w:rPr>
          <w:rFonts w:eastAsiaTheme="minorEastAsia"/>
          <w:i w:val="0"/>
          <w:iCs w:val="0"/>
          <w:color w:val="000000" w:themeColor="text1"/>
          <w14:textFill>
            <w14:solidFill>
              <w14:schemeClr w14:val="tx1"/>
            </w14:solidFill>
          </w14:textFill>
        </w:rPr>
        <w:t xml:space="preserve"> </w:t>
      </w:r>
      <w:bookmarkStart w:id="686" w:name="_Toc109559497"/>
      <w:bookmarkStart w:id="687" w:name="_Toc126237320"/>
      <w:bookmarkStart w:id="688" w:name="_Toc112852093"/>
      <w:r>
        <w:rPr>
          <w:rFonts w:hint="eastAsia" w:eastAsiaTheme="minorEastAsia"/>
          <w:i w:val="0"/>
          <w:iCs w:val="0"/>
          <w:color w:val="000000" w:themeColor="text1"/>
          <w14:textFill>
            <w14:solidFill>
              <w14:schemeClr w14:val="tx1"/>
            </w14:solidFill>
          </w14:textFill>
        </w:rPr>
        <w:t>血液学</w:t>
      </w:r>
      <w:bookmarkEnd w:id="680"/>
      <w:bookmarkEnd w:id="681"/>
      <w:bookmarkEnd w:id="682"/>
      <w:bookmarkEnd w:id="683"/>
      <w:bookmarkEnd w:id="684"/>
      <w:bookmarkEnd w:id="685"/>
      <w:bookmarkEnd w:id="686"/>
      <w:bookmarkEnd w:id="687"/>
      <w:bookmarkEnd w:id="688"/>
    </w:p>
    <w:p w14:paraId="1EF29132">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_Ref109554881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附表</w:t>
      </w:r>
      <w:r>
        <w:rPr>
          <w:rFonts w:eastAsiaTheme="minorEastAsia"/>
          <w:i w:val="0"/>
          <w:iCs w:val="0"/>
          <w:color w:val="0000FF"/>
        </w:rPr>
        <w:t xml:space="preserve">4 </w:t>
      </w:r>
      <w:r>
        <w:rPr>
          <w:rFonts w:hint="eastAsia" w:eastAsiaTheme="minorEastAsia"/>
          <w:i w:val="0"/>
          <w:iCs w:val="0"/>
          <w:color w:val="0000FF"/>
        </w:rPr>
        <w:t>血液学指标统计表</w:t>
      </w:r>
      <w:r>
        <w:rPr>
          <w:rFonts w:eastAsiaTheme="minorEastAsia"/>
          <w:i w:val="0"/>
          <w:iCs w:val="0"/>
          <w:color w:val="0000FF"/>
          <w:szCs w:val="24"/>
        </w:rPr>
        <w:fldChar w:fldCharType="end"/>
      </w:r>
    </w:p>
    <w:p w14:paraId="5AB8E53B">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_Ref109555996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6 </w:t>
      </w:r>
      <w:r>
        <w:rPr>
          <w:rFonts w:hint="eastAsia" w:eastAsiaTheme="minorEastAsia"/>
          <w:i w:val="0"/>
          <w:iCs w:val="0"/>
          <w:color w:val="0000FF"/>
        </w:rPr>
        <w:t>血液学指标个体数据</w:t>
      </w:r>
      <w:r>
        <w:rPr>
          <w:rFonts w:eastAsiaTheme="minorEastAsia"/>
          <w:i w:val="0"/>
          <w:iCs w:val="0"/>
          <w:color w:val="0000FF"/>
          <w:szCs w:val="24"/>
        </w:rPr>
        <w:fldChar w:fldCharType="end"/>
      </w:r>
    </w:p>
    <w:p w14:paraId="023EFFE0">
      <w:pPr>
        <w:ind w:firstLine="480" w:firstLineChars="200"/>
        <w:rPr>
          <w:rFonts w:eastAsiaTheme="minorEastAsia"/>
          <w:i w:val="0"/>
          <w:iCs w:val="0"/>
          <w:szCs w:val="24"/>
        </w:rPr>
      </w:pPr>
      <w:r>
        <w:rPr>
          <w:rFonts w:hint="eastAsia" w:eastAsiaTheme="minorEastAsia"/>
          <w:i w:val="0"/>
          <w:iCs w:val="0"/>
          <w:color w:val="000000" w:themeColor="text1"/>
          <w:szCs w:val="24"/>
          <w14:textFill>
            <w14:solidFill>
              <w14:schemeClr w14:val="tx1"/>
            </w14:solidFill>
          </w14:textFill>
        </w:rPr>
        <w:t>与同期溶剂对照组相比，各组大鼠血液学指标</w:t>
      </w:r>
      <w:r>
        <w:rPr>
          <w:rFonts w:hint="eastAsia" w:eastAsiaTheme="minorEastAsia"/>
          <w:i w:val="0"/>
          <w:iCs w:val="0"/>
          <w:szCs w:val="24"/>
        </w:rPr>
        <w:t>变化率（</w:t>
      </w:r>
      <w:r>
        <w:rPr>
          <w:rFonts w:eastAsiaTheme="minorEastAsia"/>
          <w:i w:val="0"/>
          <w:iCs w:val="0"/>
          <w:szCs w:val="24"/>
        </w:rPr>
        <w:t>%</w:t>
      </w:r>
      <w:r>
        <w:rPr>
          <w:rFonts w:hint="eastAsia" w:eastAsiaTheme="minorEastAsia"/>
          <w:i w:val="0"/>
          <w:iCs w:val="0"/>
          <w:szCs w:val="24"/>
        </w:rPr>
        <w:t>）见</w:t>
      </w:r>
      <w:r>
        <w:rPr>
          <w:rFonts w:eastAsiaTheme="minorEastAsia"/>
          <w:i w:val="0"/>
          <w:iCs w:val="0"/>
          <w:color w:val="0000FF"/>
          <w:szCs w:val="24"/>
        </w:rPr>
        <w:fldChar w:fldCharType="begin"/>
      </w:r>
      <w:r>
        <w:rPr>
          <w:rFonts w:eastAsiaTheme="minorEastAsia"/>
          <w:i w:val="0"/>
          <w:iCs w:val="0"/>
          <w:color w:val="0000FF"/>
          <w:szCs w:val="24"/>
        </w:rPr>
        <w:instrText xml:space="preserve"> REF _Ref112847599 \h  \* MERGEFORMAT </w:instrText>
      </w:r>
      <w:r>
        <w:rPr>
          <w:rFonts w:eastAsiaTheme="minorEastAsia"/>
          <w:i w:val="0"/>
          <w:iCs w:val="0"/>
          <w:color w:val="0000FF"/>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18</w:t>
      </w:r>
      <w:r>
        <w:rPr>
          <w:rFonts w:eastAsiaTheme="minorEastAsia"/>
          <w:i w:val="0"/>
          <w:iCs w:val="0"/>
          <w:color w:val="0000FF"/>
          <w:szCs w:val="24"/>
        </w:rPr>
        <w:fldChar w:fldCharType="end"/>
      </w:r>
      <w:r>
        <w:rPr>
          <w:rFonts w:hint="eastAsia" w:eastAsiaTheme="minorEastAsia"/>
          <w:i w:val="0"/>
          <w:iCs w:val="0"/>
          <w:szCs w:val="24"/>
        </w:rPr>
        <w:t>。</w:t>
      </w:r>
    </w:p>
    <w:p w14:paraId="067B108E">
      <w:pPr>
        <w:rPr>
          <w:rFonts w:eastAsiaTheme="minorEastAsia"/>
          <w:i w:val="0"/>
          <w:iCs w:val="0"/>
          <w:color w:val="000000" w:themeColor="text1"/>
          <w:szCs w:val="24"/>
          <w14:textFill>
            <w14:solidFill>
              <w14:schemeClr w14:val="tx1"/>
            </w14:solidFill>
          </w14:textFill>
        </w:rPr>
      </w:pPr>
    </w:p>
    <w:p w14:paraId="7EFE602A">
      <w:pPr>
        <w:pStyle w:val="4"/>
        <w:numPr>
          <w:ilvl w:val="1"/>
          <w:numId w:val="0"/>
        </w:numPr>
        <w:tabs>
          <w:tab w:val="left" w:pos="8100"/>
        </w:tabs>
        <w:ind w:left="0" w:leftChars="0" w:right="210" w:rightChars="0" w:firstLine="0" w:firstLineChars="0"/>
        <w:jc w:val="both"/>
        <w:rPr>
          <w:rFonts w:eastAsiaTheme="minorEastAsia"/>
          <w:i w:val="0"/>
          <w:iCs w:val="0"/>
          <w:color w:val="000000" w:themeColor="text1"/>
          <w14:textFill>
            <w14:solidFill>
              <w14:schemeClr w14:val="tx1"/>
            </w14:solidFill>
          </w14:textFill>
        </w:rPr>
      </w:pPr>
      <w:bookmarkStart w:id="689" w:name="_Toc106355546"/>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11</w:t>
      </w:r>
      <w:r>
        <w:rPr>
          <w:rFonts w:eastAsiaTheme="minorEastAsia"/>
          <w:i w:val="0"/>
          <w:iCs w:val="0"/>
          <w:color w:val="000000" w:themeColor="text1"/>
          <w14:textFill>
            <w14:solidFill>
              <w14:schemeClr w14:val="tx1"/>
            </w14:solidFill>
          </w14:textFill>
        </w:rPr>
        <w:t xml:space="preserve"> </w:t>
      </w:r>
      <w:bookmarkStart w:id="690" w:name="_Toc112852094"/>
      <w:bookmarkStart w:id="691" w:name="_Toc126237321"/>
      <w:bookmarkStart w:id="692" w:name="_Toc109559498"/>
      <w:r>
        <w:rPr>
          <w:rFonts w:hint="eastAsia" w:eastAsiaTheme="minorEastAsia"/>
          <w:i w:val="0"/>
          <w:iCs w:val="0"/>
          <w:color w:val="000000" w:themeColor="text1"/>
          <w14:textFill>
            <w14:solidFill>
              <w14:schemeClr w14:val="tx1"/>
            </w14:solidFill>
          </w14:textFill>
        </w:rPr>
        <w:t>血凝</w:t>
      </w:r>
      <w:bookmarkEnd w:id="689"/>
      <w:bookmarkEnd w:id="690"/>
      <w:bookmarkEnd w:id="691"/>
      <w:bookmarkEnd w:id="692"/>
      <w:r>
        <w:rPr>
          <w:rFonts w:eastAsiaTheme="minorEastAsia"/>
          <w:i w:val="0"/>
          <w:iCs w:val="0"/>
          <w:color w:val="000000" w:themeColor="text1"/>
          <w14:textFill>
            <w14:solidFill>
              <w14:schemeClr w14:val="tx1"/>
            </w14:solidFill>
          </w14:textFill>
        </w:rPr>
        <w:tab/>
      </w:r>
    </w:p>
    <w:p w14:paraId="7FBC2550">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_Ref109556045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附表</w:t>
      </w:r>
      <w:r>
        <w:rPr>
          <w:rFonts w:eastAsiaTheme="minorEastAsia"/>
          <w:i w:val="0"/>
          <w:iCs w:val="0"/>
          <w:color w:val="0000FF"/>
        </w:rPr>
        <w:t xml:space="preserve">5 </w:t>
      </w:r>
      <w:r>
        <w:rPr>
          <w:rFonts w:hint="eastAsia" w:eastAsiaTheme="minorEastAsia"/>
          <w:i w:val="0"/>
          <w:iCs w:val="0"/>
          <w:color w:val="0000FF"/>
        </w:rPr>
        <w:t>血凝指标统计表</w:t>
      </w:r>
      <w:r>
        <w:rPr>
          <w:rFonts w:eastAsiaTheme="minorEastAsia"/>
          <w:i w:val="0"/>
          <w:iCs w:val="0"/>
          <w:color w:val="0000FF"/>
          <w:szCs w:val="24"/>
        </w:rPr>
        <w:fldChar w:fldCharType="end"/>
      </w:r>
    </w:p>
    <w:p w14:paraId="6FF06A37">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_Ref109556015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7 </w:t>
      </w:r>
      <w:r>
        <w:rPr>
          <w:rFonts w:hint="eastAsia" w:eastAsiaTheme="minorEastAsia"/>
          <w:i w:val="0"/>
          <w:iCs w:val="0"/>
          <w:color w:val="0000FF"/>
        </w:rPr>
        <w:t>血凝指标个体数据</w:t>
      </w:r>
      <w:r>
        <w:rPr>
          <w:rFonts w:eastAsiaTheme="minorEastAsia"/>
          <w:i w:val="0"/>
          <w:iCs w:val="0"/>
          <w:color w:val="0000FF"/>
          <w:szCs w:val="24"/>
        </w:rPr>
        <w:fldChar w:fldCharType="end"/>
      </w:r>
    </w:p>
    <w:p w14:paraId="7527BF6E">
      <w:pPr>
        <w:ind w:firstLine="480" w:firstLineChars="200"/>
        <w:rPr>
          <w:rFonts w:eastAsiaTheme="minorEastAsia"/>
          <w:i w:val="0"/>
          <w:iCs w:val="0"/>
          <w:szCs w:val="24"/>
        </w:rPr>
      </w:pPr>
      <w:r>
        <w:rPr>
          <w:rFonts w:hint="eastAsia" w:eastAsiaTheme="minorEastAsia"/>
          <w:i w:val="0"/>
          <w:iCs w:val="0"/>
          <w:color w:val="000000" w:themeColor="text1"/>
          <w:szCs w:val="24"/>
          <w14:textFill>
            <w14:solidFill>
              <w14:schemeClr w14:val="tx1"/>
            </w14:solidFill>
          </w14:textFill>
        </w:rPr>
        <w:t>与同期溶剂对照组相</w:t>
      </w:r>
      <w:r>
        <w:rPr>
          <w:rFonts w:hint="eastAsia" w:eastAsiaTheme="minorEastAsia"/>
          <w:i w:val="0"/>
          <w:iCs w:val="0"/>
          <w:color w:val="000000" w:themeColor="text1"/>
          <w:szCs w:val="24"/>
          <w:highlight w:val="none"/>
          <w14:textFill>
            <w14:solidFill>
              <w14:schemeClr w14:val="tx1"/>
            </w14:solidFill>
          </w14:textFill>
        </w:rPr>
        <w:t>比，各组动物血凝指</w:t>
      </w:r>
      <w:r>
        <w:rPr>
          <w:rFonts w:hint="eastAsia" w:eastAsiaTheme="minorEastAsia"/>
          <w:i w:val="0"/>
          <w:iCs w:val="0"/>
          <w:color w:val="000000" w:themeColor="text1"/>
          <w:szCs w:val="24"/>
          <w14:textFill>
            <w14:solidFill>
              <w14:schemeClr w14:val="tx1"/>
            </w14:solidFill>
          </w14:textFill>
        </w:rPr>
        <w:t>标</w:t>
      </w:r>
      <w:r>
        <w:rPr>
          <w:rFonts w:hint="eastAsia" w:eastAsiaTheme="minorEastAsia"/>
          <w:i w:val="0"/>
          <w:iCs w:val="0"/>
          <w:szCs w:val="24"/>
        </w:rPr>
        <w:t>变化率（</w:t>
      </w:r>
      <w:r>
        <w:rPr>
          <w:rFonts w:eastAsiaTheme="minorEastAsia"/>
          <w:i w:val="0"/>
          <w:iCs w:val="0"/>
          <w:szCs w:val="24"/>
        </w:rPr>
        <w:t>%</w:t>
      </w:r>
      <w:r>
        <w:rPr>
          <w:rFonts w:hint="eastAsia" w:eastAsiaTheme="minorEastAsia"/>
          <w:i w:val="0"/>
          <w:iCs w:val="0"/>
          <w:szCs w:val="24"/>
        </w:rPr>
        <w:t>）见</w:t>
      </w:r>
      <w:r>
        <w:rPr>
          <w:rFonts w:eastAsiaTheme="minorEastAsia"/>
          <w:i w:val="0"/>
          <w:iCs w:val="0"/>
          <w:color w:val="0000FF"/>
          <w:szCs w:val="24"/>
        </w:rPr>
        <w:fldChar w:fldCharType="begin"/>
      </w:r>
      <w:r>
        <w:rPr>
          <w:rFonts w:eastAsiaTheme="minorEastAsia"/>
          <w:i w:val="0"/>
          <w:iCs w:val="0"/>
          <w:color w:val="0000FF"/>
          <w:szCs w:val="24"/>
        </w:rPr>
        <w:instrText xml:space="preserve"> REF _Ref112847610 \h  \* MERGEFORMAT </w:instrText>
      </w:r>
      <w:r>
        <w:rPr>
          <w:rFonts w:eastAsiaTheme="minorEastAsia"/>
          <w:i w:val="0"/>
          <w:iCs w:val="0"/>
          <w:color w:val="0000FF"/>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19</w:t>
      </w:r>
      <w:r>
        <w:rPr>
          <w:rFonts w:eastAsiaTheme="minorEastAsia"/>
          <w:i w:val="0"/>
          <w:iCs w:val="0"/>
          <w:color w:val="0000FF"/>
          <w:szCs w:val="24"/>
        </w:rPr>
        <w:fldChar w:fldCharType="end"/>
      </w:r>
      <w:r>
        <w:rPr>
          <w:rFonts w:hint="eastAsia" w:eastAsiaTheme="minorEastAsia"/>
          <w:i w:val="0"/>
          <w:iCs w:val="0"/>
          <w:szCs w:val="24"/>
        </w:rPr>
        <w:t>。</w:t>
      </w:r>
    </w:p>
    <w:p w14:paraId="284376F5">
      <w:pP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bookmarkStart w:id="693" w:name="_Toc126237370"/>
      <w:bookmarkEnd w:id="693"/>
      <w:bookmarkStart w:id="694" w:name="_Toc126237352"/>
      <w:bookmarkEnd w:id="694"/>
      <w:bookmarkStart w:id="695" w:name="_Toc126237340"/>
      <w:bookmarkEnd w:id="695"/>
      <w:bookmarkStart w:id="696" w:name="_Toc126237388"/>
      <w:bookmarkEnd w:id="696"/>
      <w:bookmarkStart w:id="697" w:name="_Toc126237382"/>
      <w:bookmarkEnd w:id="697"/>
      <w:bookmarkStart w:id="698" w:name="_Toc126237389"/>
      <w:bookmarkEnd w:id="698"/>
      <w:bookmarkStart w:id="699" w:name="_Toc106355547"/>
      <w:bookmarkStart w:id="700" w:name="_Toc8120"/>
      <w:bookmarkStart w:id="701" w:name="_Toc112852095"/>
      <w:bookmarkStart w:id="702" w:name="_Toc15731"/>
      <w:bookmarkStart w:id="703" w:name="_Toc109559499"/>
      <w:bookmarkStart w:id="704" w:name="_Toc82730605"/>
      <w:bookmarkStart w:id="705" w:name="_Toc126237390"/>
    </w:p>
    <w:p w14:paraId="2D13492C">
      <w:pP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4.12 血液生化</w:t>
      </w:r>
      <w:bookmarkEnd w:id="699"/>
      <w:bookmarkEnd w:id="700"/>
      <w:bookmarkEnd w:id="701"/>
      <w:bookmarkEnd w:id="702"/>
      <w:bookmarkEnd w:id="703"/>
      <w:bookmarkEnd w:id="704"/>
      <w:bookmarkEnd w:id="705"/>
    </w:p>
    <w:p w14:paraId="7D867FC3">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_Ref109556086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附表</w:t>
      </w:r>
      <w:r>
        <w:rPr>
          <w:rFonts w:eastAsiaTheme="minorEastAsia"/>
          <w:i w:val="0"/>
          <w:iCs w:val="0"/>
          <w:color w:val="0000FF"/>
        </w:rPr>
        <w:t xml:space="preserve">6 </w:t>
      </w:r>
      <w:r>
        <w:rPr>
          <w:rFonts w:hint="eastAsia" w:eastAsiaTheme="minorEastAsia"/>
          <w:i w:val="0"/>
          <w:iCs w:val="0"/>
          <w:color w:val="0000FF"/>
        </w:rPr>
        <w:t>血液生化指标统计表</w:t>
      </w:r>
      <w:r>
        <w:rPr>
          <w:rFonts w:eastAsiaTheme="minorEastAsia"/>
          <w:i w:val="0"/>
          <w:iCs w:val="0"/>
          <w:color w:val="0000FF"/>
          <w:szCs w:val="24"/>
        </w:rPr>
        <w:fldChar w:fldCharType="end"/>
      </w:r>
    </w:p>
    <w:p w14:paraId="2BE04AF6">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_Ref109556095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8 </w:t>
      </w:r>
      <w:r>
        <w:rPr>
          <w:rFonts w:hint="eastAsia" w:eastAsiaTheme="minorEastAsia"/>
          <w:i w:val="0"/>
          <w:iCs w:val="0"/>
          <w:color w:val="0000FF"/>
        </w:rPr>
        <w:t>血液生化指标个体数据</w:t>
      </w:r>
      <w:r>
        <w:rPr>
          <w:rFonts w:eastAsiaTheme="minorEastAsia"/>
          <w:i w:val="0"/>
          <w:iCs w:val="0"/>
          <w:color w:val="0000FF"/>
          <w:szCs w:val="24"/>
        </w:rPr>
        <w:fldChar w:fldCharType="end"/>
      </w:r>
    </w:p>
    <w:p w14:paraId="56A8813A">
      <w:pPr>
        <w:ind w:firstLine="480" w:firstLineChars="200"/>
        <w:rPr>
          <w:rFonts w:eastAsiaTheme="minorEastAsia"/>
          <w:i w:val="0"/>
          <w:iCs w:val="0"/>
          <w:szCs w:val="24"/>
        </w:rPr>
      </w:pPr>
      <w:r>
        <w:rPr>
          <w:rFonts w:hint="eastAsia" w:eastAsiaTheme="minorEastAsia"/>
          <w:i w:val="0"/>
          <w:iCs w:val="0"/>
          <w:color w:val="000000" w:themeColor="text1"/>
          <w:szCs w:val="24"/>
          <w14:textFill>
            <w14:solidFill>
              <w14:schemeClr w14:val="tx1"/>
            </w14:solidFill>
          </w14:textFill>
        </w:rPr>
        <w:t>与同期溶剂对照组相比，各组动物血液生化指标</w:t>
      </w:r>
      <w:r>
        <w:rPr>
          <w:rFonts w:hint="eastAsia" w:eastAsiaTheme="minorEastAsia"/>
          <w:i w:val="0"/>
          <w:iCs w:val="0"/>
          <w:szCs w:val="24"/>
        </w:rPr>
        <w:t>变化率（</w:t>
      </w:r>
      <w:r>
        <w:rPr>
          <w:rFonts w:eastAsiaTheme="minorEastAsia"/>
          <w:i w:val="0"/>
          <w:iCs w:val="0"/>
          <w:szCs w:val="24"/>
        </w:rPr>
        <w:t>%</w:t>
      </w:r>
      <w:r>
        <w:rPr>
          <w:rFonts w:hint="eastAsia" w:eastAsiaTheme="minorEastAsia"/>
          <w:i w:val="0"/>
          <w:iCs w:val="0"/>
          <w:szCs w:val="24"/>
        </w:rPr>
        <w:t>）见</w:t>
      </w:r>
      <w:r>
        <w:rPr>
          <w:rFonts w:eastAsiaTheme="minorEastAsia"/>
          <w:i w:val="0"/>
          <w:iCs w:val="0"/>
          <w:color w:val="0000FF"/>
          <w:szCs w:val="24"/>
        </w:rPr>
        <w:fldChar w:fldCharType="begin"/>
      </w:r>
      <w:r>
        <w:rPr>
          <w:rFonts w:eastAsiaTheme="minorEastAsia"/>
          <w:i w:val="0"/>
          <w:iCs w:val="0"/>
          <w:color w:val="0000FF"/>
          <w:szCs w:val="24"/>
        </w:rPr>
        <w:instrText xml:space="preserve"> REF _Ref112847618 \h  \* MERGEFORMAT </w:instrText>
      </w:r>
      <w:r>
        <w:rPr>
          <w:rFonts w:eastAsiaTheme="minorEastAsia"/>
          <w:i w:val="0"/>
          <w:iCs w:val="0"/>
          <w:color w:val="0000FF"/>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20</w:t>
      </w:r>
      <w:r>
        <w:rPr>
          <w:rFonts w:eastAsiaTheme="minorEastAsia"/>
          <w:i w:val="0"/>
          <w:iCs w:val="0"/>
          <w:color w:val="0000FF"/>
          <w:szCs w:val="24"/>
        </w:rPr>
        <w:fldChar w:fldCharType="end"/>
      </w:r>
      <w:r>
        <w:rPr>
          <w:rFonts w:hint="eastAsia" w:eastAsiaTheme="minorEastAsia"/>
          <w:i w:val="0"/>
          <w:iCs w:val="0"/>
          <w:szCs w:val="24"/>
        </w:rPr>
        <w:t>。</w:t>
      </w:r>
    </w:p>
    <w:p w14:paraId="7AA53A66">
      <w:pPr>
        <w:ind w:firstLine="480" w:firstLineChars="200"/>
        <w:rPr>
          <w:rFonts w:eastAsiaTheme="minorEastAsia"/>
          <w:i w:val="0"/>
          <w:iCs w:val="0"/>
          <w:color w:val="000000" w:themeColor="text1"/>
          <w:szCs w:val="24"/>
          <w14:textFill>
            <w14:solidFill>
              <w14:schemeClr w14:val="tx1"/>
            </w14:solidFill>
          </w14:textFill>
        </w:rPr>
      </w:pPr>
    </w:p>
    <w:p w14:paraId="26406425">
      <w:pPr>
        <w:pStyle w:val="4"/>
        <w:numPr>
          <w:ilvl w:val="1"/>
          <w:numId w:val="0"/>
        </w:numPr>
        <w:ind w:left="0" w:leftChars="0" w:right="210" w:rightChars="0" w:firstLine="0" w:firstLineChars="0"/>
        <w:jc w:val="both"/>
        <w:rPr>
          <w:rFonts w:hint="eastAsia" w:eastAsiaTheme="minorEastAsia"/>
          <w:i w:val="0"/>
          <w:iCs w:val="0"/>
          <w:color w:val="000000" w:themeColor="text1"/>
          <w14:textFill>
            <w14:solidFill>
              <w14:schemeClr w14:val="tx1"/>
            </w14:solidFill>
          </w14:textFill>
        </w:rPr>
      </w:pPr>
      <w:bookmarkStart w:id="706" w:name="_Toc106355548"/>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3</w:t>
      </w:r>
      <w:r>
        <w:rPr>
          <w:rFonts w:eastAsiaTheme="minorEastAsia"/>
          <w:i w:val="0"/>
          <w:iCs w:val="0"/>
          <w:color w:val="000000" w:themeColor="text1"/>
          <w14:textFill>
            <w14:solidFill>
              <w14:schemeClr w14:val="tx1"/>
            </w14:solidFill>
          </w14:textFill>
        </w:rPr>
        <w:t xml:space="preserve"> </w:t>
      </w:r>
      <w:bookmarkStart w:id="707" w:name="_Toc112852096"/>
      <w:bookmarkStart w:id="708" w:name="_Toc126237391"/>
      <w:bookmarkStart w:id="709" w:name="_Toc109559500"/>
      <w:r>
        <w:rPr>
          <w:rFonts w:hint="eastAsia" w:eastAsiaTheme="minorEastAsia"/>
          <w:i w:val="0"/>
          <w:iCs w:val="0"/>
          <w:color w:val="000000" w:themeColor="text1"/>
          <w14:textFill>
            <w14:solidFill>
              <w14:schemeClr w14:val="tx1"/>
            </w14:solidFill>
          </w14:textFill>
        </w:rPr>
        <w:t>尿液检测</w:t>
      </w:r>
      <w:bookmarkEnd w:id="706"/>
      <w:bookmarkEnd w:id="707"/>
      <w:bookmarkEnd w:id="708"/>
      <w:bookmarkEnd w:id="709"/>
    </w:p>
    <w:p w14:paraId="41FDAD67">
      <w:pPr>
        <w:spacing w:line="360" w:lineRule="auto"/>
        <w:ind w:firstLine="480" w:firstLineChars="200"/>
        <w:rPr>
          <w:rFonts w:hint="eastAsia" w:eastAsiaTheme="minorEastAsia"/>
          <w:lang w:val="en-US" w:eastAsia="zh-CN"/>
        </w:rPr>
      </w:pPr>
      <w:r>
        <w:rPr>
          <w:rFonts w:hint="eastAsia" w:ascii="Times New Roman" w:hAnsi="Times New Roman" w:eastAsia="宋体" w:cs="Times New Roman"/>
          <w:i w:val="0"/>
          <w:iCs w:val="0"/>
          <w:sz w:val="24"/>
          <w:szCs w:val="20"/>
          <w:highlight w:val="none"/>
          <w:lang w:val="en-US" w:eastAsia="zh-CN"/>
        </w:rPr>
        <w:t>XXX</w:t>
      </w:r>
    </w:p>
    <w:p w14:paraId="0F4EAF51">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_Ref109555644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9 </w:t>
      </w:r>
      <w:r>
        <w:rPr>
          <w:rFonts w:hint="eastAsia" w:eastAsiaTheme="minorEastAsia"/>
          <w:i w:val="0"/>
          <w:iCs w:val="0"/>
          <w:color w:val="0000FF"/>
        </w:rPr>
        <w:t>尿液指标个体数据</w:t>
      </w:r>
      <w:r>
        <w:rPr>
          <w:rFonts w:eastAsiaTheme="minorEastAsia"/>
          <w:i w:val="0"/>
          <w:iCs w:val="0"/>
          <w:color w:val="0000FF"/>
        </w:rPr>
        <w:fldChar w:fldCharType="end"/>
      </w:r>
    </w:p>
    <w:p w14:paraId="53912AF2">
      <w:pPr>
        <w:ind w:firstLine="480" w:firstLineChars="200"/>
        <w:rPr>
          <w:rFonts w:eastAsiaTheme="minorEastAsia"/>
          <w:i w:val="0"/>
          <w:iCs w:val="0"/>
          <w:color w:val="000000" w:themeColor="text1"/>
          <w:szCs w:val="24"/>
          <w14:textFill>
            <w14:solidFill>
              <w14:schemeClr w14:val="tx1"/>
            </w14:solidFill>
          </w14:textFill>
        </w:rPr>
      </w:pPr>
    </w:p>
    <w:p w14:paraId="03296F0B">
      <w:pPr>
        <w:pStyle w:val="4"/>
        <w:numPr>
          <w:ilvl w:val="1"/>
          <w:numId w:val="0"/>
        </w:numPr>
        <w:ind w:left="0" w:leftChars="0" w:right="210" w:rightChars="0" w:firstLine="0" w:firstLineChars="0"/>
        <w:jc w:val="both"/>
        <w:rPr>
          <w:rFonts w:eastAsiaTheme="minorEastAsia"/>
          <w:i w:val="0"/>
          <w:iCs w:val="0"/>
          <w:color w:val="000000" w:themeColor="text1"/>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1</w:t>
      </w:r>
      <w:bookmarkStart w:id="710" w:name="_Toc109559501"/>
      <w:bookmarkStart w:id="711" w:name="_Toc126237392"/>
      <w:bookmarkStart w:id="712" w:name="_Toc112852097"/>
      <w:r>
        <w:rPr>
          <w:rFonts w:hint="eastAsia" w:cs="Times New Roman" w:eastAsiaTheme="minorEastAsia"/>
          <w:b/>
          <w:i w:val="0"/>
          <w:iCs w:val="0"/>
          <w:color w:val="000000" w:themeColor="text1"/>
          <w:kern w:val="2"/>
          <w:sz w:val="24"/>
          <w:lang w:val="en-US" w:eastAsia="zh-CN" w:bidi="ar-SA"/>
          <w14:textFill>
            <w14:solidFill>
              <w14:schemeClr w14:val="tx1"/>
            </w14:solidFill>
          </w14:textFill>
        </w:rPr>
        <w:t xml:space="preserve">4 </w:t>
      </w:r>
      <w:r>
        <w:rPr>
          <w:rFonts w:hint="eastAsia" w:eastAsiaTheme="minorEastAsia"/>
          <w:i w:val="0"/>
          <w:iCs w:val="0"/>
          <w:color w:val="000000" w:themeColor="text1"/>
          <w14:textFill>
            <w14:solidFill>
              <w14:schemeClr w14:val="tx1"/>
            </w14:solidFill>
          </w14:textFill>
        </w:rPr>
        <w:t>免疫毒性（如有）</w:t>
      </w:r>
      <w:bookmarkEnd w:id="710"/>
      <w:bookmarkEnd w:id="711"/>
      <w:bookmarkEnd w:id="712"/>
    </w:p>
    <w:p w14:paraId="6795A667">
      <w:pPr>
        <w:pStyle w:val="5"/>
        <w:keepNext/>
        <w:numPr>
          <w:ilvl w:val="2"/>
          <w:numId w:val="0"/>
        </w:numPr>
        <w:ind w:left="0" w:leftChars="0" w:firstLine="0" w:firstLineChars="0"/>
        <w:jc w:val="both"/>
        <w:rPr>
          <w:rFonts w:hint="eastAsia" w:eastAsiaTheme="minorEastAsia"/>
          <w:i w:val="0"/>
          <w:iCs w:val="0"/>
          <w:szCs w:val="20"/>
        </w:rPr>
      </w:pPr>
      <w:r>
        <w:rPr>
          <w:rFonts w:hint="eastAsia" w:ascii="Times New Roman" w:hAnsi="Times New Roman" w:cs="Times New Roman" w:eastAsiaTheme="minorEastAsia"/>
          <w:b/>
          <w:i w:val="0"/>
          <w:iCs w:val="0"/>
          <w:kern w:val="2"/>
          <w:sz w:val="24"/>
          <w:szCs w:val="20"/>
          <w:lang w:val="en-US" w:eastAsia="zh-CN" w:bidi="ar-SA"/>
        </w:rPr>
        <w:t>4.1</w:t>
      </w:r>
      <w:r>
        <w:rPr>
          <w:rFonts w:hint="eastAsia" w:cs="Times New Roman" w:eastAsiaTheme="minorEastAsia"/>
          <w:b/>
          <w:i w:val="0"/>
          <w:iCs w:val="0"/>
          <w:kern w:val="2"/>
          <w:sz w:val="24"/>
          <w:szCs w:val="20"/>
          <w:lang w:val="en-US" w:eastAsia="zh-CN" w:bidi="ar-SA"/>
        </w:rPr>
        <w:t>4</w:t>
      </w:r>
      <w:r>
        <w:rPr>
          <w:rFonts w:hint="eastAsia" w:ascii="Times New Roman" w:hAnsi="Times New Roman" w:cs="Times New Roman" w:eastAsiaTheme="minorEastAsia"/>
          <w:b/>
          <w:i w:val="0"/>
          <w:iCs w:val="0"/>
          <w:kern w:val="2"/>
          <w:sz w:val="24"/>
          <w:szCs w:val="20"/>
          <w:lang w:val="en-US" w:eastAsia="zh-CN" w:bidi="ar-SA"/>
        </w:rPr>
        <w:t>.1</w:t>
      </w:r>
      <w:r>
        <w:rPr>
          <w:rFonts w:eastAsiaTheme="minorEastAsia"/>
          <w:i w:val="0"/>
          <w:iCs w:val="0"/>
          <w:szCs w:val="20"/>
        </w:rPr>
        <w:t xml:space="preserve"> </w:t>
      </w:r>
      <w:bookmarkStart w:id="713" w:name="_Toc108186801"/>
      <w:bookmarkStart w:id="714" w:name="_Toc109559502"/>
      <w:bookmarkStart w:id="715" w:name="_Toc112852098"/>
      <w:r>
        <w:rPr>
          <w:rFonts w:hint="eastAsia" w:eastAsiaTheme="minorEastAsia"/>
          <w:i w:val="0"/>
          <w:iCs w:val="0"/>
          <w:szCs w:val="20"/>
        </w:rPr>
        <w:t>淋巴细胞及淋巴细胞亚群</w:t>
      </w:r>
      <w:bookmarkEnd w:id="713"/>
      <w:bookmarkEnd w:id="714"/>
      <w:bookmarkEnd w:id="715"/>
    </w:p>
    <w:p w14:paraId="67E28C6B">
      <w:pPr>
        <w:spacing w:line="360" w:lineRule="auto"/>
        <w:ind w:firstLine="480" w:firstLineChars="200"/>
      </w:pPr>
      <w:r>
        <w:rPr>
          <w:rFonts w:hint="eastAsia" w:ascii="Times New Roman" w:hAnsi="Times New Roman" w:eastAsia="宋体" w:cs="Times New Roman"/>
          <w:i w:val="0"/>
          <w:iCs w:val="0"/>
          <w:sz w:val="24"/>
          <w:szCs w:val="20"/>
          <w:highlight w:val="none"/>
          <w:lang w:val="en-US" w:eastAsia="zh-CN"/>
        </w:rPr>
        <w:t>XXX</w:t>
      </w:r>
    </w:p>
    <w:p w14:paraId="731D9A1B">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_Ref109556603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附表</w:t>
      </w:r>
      <w:r>
        <w:rPr>
          <w:rFonts w:eastAsiaTheme="minorEastAsia"/>
          <w:i w:val="0"/>
          <w:iCs w:val="0"/>
          <w:color w:val="0000FF"/>
        </w:rPr>
        <w:t xml:space="preserve">7 </w:t>
      </w:r>
      <w:r>
        <w:rPr>
          <w:rFonts w:hint="eastAsia" w:eastAsiaTheme="minorEastAsia"/>
          <w:i w:val="0"/>
          <w:iCs w:val="0"/>
          <w:color w:val="0000FF"/>
        </w:rPr>
        <w:t>淋巴细胞及淋巴细胞亚群统计表（如有）</w:t>
      </w:r>
      <w:r>
        <w:rPr>
          <w:rFonts w:eastAsiaTheme="minorEastAsia"/>
          <w:i w:val="0"/>
          <w:iCs w:val="0"/>
          <w:color w:val="0000FF"/>
        </w:rPr>
        <w:fldChar w:fldCharType="end"/>
      </w:r>
    </w:p>
    <w:p w14:paraId="51ADE2BC">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_Ref109556617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10 </w:t>
      </w:r>
      <w:r>
        <w:rPr>
          <w:rFonts w:hint="eastAsia" w:eastAsiaTheme="minorEastAsia"/>
          <w:i w:val="0"/>
          <w:iCs w:val="0"/>
          <w:color w:val="0000FF"/>
        </w:rPr>
        <w:t>淋巴细胞及淋巴细胞亚群个体数据（如有）</w:t>
      </w:r>
      <w:r>
        <w:rPr>
          <w:rFonts w:eastAsiaTheme="minorEastAsia"/>
          <w:i w:val="0"/>
          <w:iCs w:val="0"/>
          <w:color w:val="0000FF"/>
        </w:rPr>
        <w:fldChar w:fldCharType="end"/>
      </w:r>
    </w:p>
    <w:p w14:paraId="16E039EA">
      <w:pPr>
        <w:ind w:firstLine="480" w:firstLineChars="200"/>
        <w:rPr>
          <w:rFonts w:eastAsiaTheme="minorEastAsia"/>
          <w:i w:val="0"/>
          <w:iCs w:val="0"/>
        </w:rPr>
      </w:pPr>
    </w:p>
    <w:p w14:paraId="331A83E6">
      <w:pPr>
        <w:pStyle w:val="5"/>
        <w:keepNext/>
        <w:numPr>
          <w:ilvl w:val="2"/>
          <w:numId w:val="0"/>
        </w:numPr>
        <w:ind w:left="0" w:leftChars="0" w:firstLine="0" w:firstLineChars="0"/>
        <w:jc w:val="both"/>
        <w:rPr>
          <w:rFonts w:hint="eastAsia" w:eastAsiaTheme="minorEastAsia"/>
          <w:i w:val="0"/>
          <w:iCs w:val="0"/>
          <w:szCs w:val="20"/>
        </w:rPr>
      </w:pPr>
      <w:r>
        <w:rPr>
          <w:rFonts w:hint="eastAsia" w:ascii="Times New Roman" w:hAnsi="Times New Roman" w:cs="Times New Roman" w:eastAsiaTheme="minorEastAsia"/>
          <w:b/>
          <w:i w:val="0"/>
          <w:iCs w:val="0"/>
          <w:kern w:val="2"/>
          <w:sz w:val="24"/>
          <w:szCs w:val="20"/>
          <w:lang w:val="en-US" w:eastAsia="zh-CN" w:bidi="ar-SA"/>
        </w:rPr>
        <w:t>4.1</w:t>
      </w:r>
      <w:r>
        <w:rPr>
          <w:rFonts w:hint="eastAsia" w:cs="Times New Roman" w:eastAsiaTheme="minorEastAsia"/>
          <w:b/>
          <w:i w:val="0"/>
          <w:iCs w:val="0"/>
          <w:kern w:val="2"/>
          <w:sz w:val="24"/>
          <w:szCs w:val="20"/>
          <w:lang w:val="en-US" w:eastAsia="zh-CN" w:bidi="ar-SA"/>
        </w:rPr>
        <w:t>4</w:t>
      </w:r>
      <w:r>
        <w:rPr>
          <w:rFonts w:hint="eastAsia" w:ascii="Times New Roman" w:hAnsi="Times New Roman" w:cs="Times New Roman" w:eastAsiaTheme="minorEastAsia"/>
          <w:b/>
          <w:i w:val="0"/>
          <w:iCs w:val="0"/>
          <w:kern w:val="2"/>
          <w:sz w:val="24"/>
          <w:szCs w:val="20"/>
          <w:lang w:val="en-US" w:eastAsia="zh-CN" w:bidi="ar-SA"/>
        </w:rPr>
        <w:t>.2</w:t>
      </w:r>
      <w:r>
        <w:rPr>
          <w:rFonts w:eastAsiaTheme="minorEastAsia"/>
          <w:i w:val="0"/>
          <w:iCs w:val="0"/>
          <w:szCs w:val="20"/>
        </w:rPr>
        <w:t xml:space="preserve"> </w:t>
      </w:r>
      <w:bookmarkStart w:id="716" w:name="_Toc112852099"/>
      <w:bookmarkStart w:id="717" w:name="_Toc108186802"/>
      <w:bookmarkStart w:id="718" w:name="_Toc109559503"/>
      <w:r>
        <w:rPr>
          <w:rFonts w:hint="eastAsia" w:eastAsiaTheme="minorEastAsia"/>
          <w:i w:val="0"/>
          <w:iCs w:val="0"/>
          <w:szCs w:val="20"/>
        </w:rPr>
        <w:t>补体、免疫球蛋白、循环免疫复合物</w:t>
      </w:r>
      <w:bookmarkEnd w:id="716"/>
      <w:bookmarkEnd w:id="717"/>
      <w:bookmarkEnd w:id="718"/>
    </w:p>
    <w:p w14:paraId="6B1BDC31">
      <w:pPr>
        <w:spacing w:line="360" w:lineRule="auto"/>
        <w:ind w:firstLine="480" w:firstLineChars="200"/>
      </w:pPr>
      <w:r>
        <w:rPr>
          <w:rFonts w:hint="eastAsia" w:ascii="Times New Roman" w:hAnsi="Times New Roman" w:eastAsia="宋体" w:cs="Times New Roman"/>
          <w:i w:val="0"/>
          <w:iCs w:val="0"/>
          <w:sz w:val="24"/>
          <w:szCs w:val="20"/>
          <w:highlight w:val="none"/>
          <w:lang w:val="en-US" w:eastAsia="zh-CN"/>
        </w:rPr>
        <w:t>XXX</w:t>
      </w:r>
    </w:p>
    <w:p w14:paraId="1B42E9BF">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_Ref122945288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附表</w:t>
      </w:r>
      <w:r>
        <w:rPr>
          <w:rFonts w:eastAsiaTheme="minorEastAsia"/>
          <w:i w:val="0"/>
          <w:iCs w:val="0"/>
          <w:color w:val="0000FF"/>
        </w:rPr>
        <w:t xml:space="preserve">8 </w:t>
      </w:r>
      <w:r>
        <w:rPr>
          <w:rFonts w:hint="eastAsia" w:eastAsiaTheme="minorEastAsia"/>
          <w:i w:val="0"/>
          <w:iCs w:val="0"/>
          <w:color w:val="0000FF"/>
        </w:rPr>
        <w:t>补体、免疫球蛋白、循环免疫复合物统计表（如有）</w:t>
      </w:r>
      <w:r>
        <w:rPr>
          <w:rFonts w:eastAsiaTheme="minorEastAsia"/>
          <w:i w:val="0"/>
          <w:iCs w:val="0"/>
          <w:color w:val="0000FF"/>
        </w:rPr>
        <w:fldChar w:fldCharType="end"/>
      </w:r>
    </w:p>
    <w:p w14:paraId="710DFA08">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_Ref109556632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11 </w:t>
      </w:r>
      <w:r>
        <w:rPr>
          <w:rFonts w:hint="eastAsia" w:eastAsiaTheme="minorEastAsia"/>
          <w:i w:val="0"/>
          <w:iCs w:val="0"/>
          <w:color w:val="0000FF"/>
        </w:rPr>
        <w:t>补体、免疫球蛋白、循环免疫复合物个体数据（如有）</w:t>
      </w:r>
      <w:r>
        <w:rPr>
          <w:rFonts w:eastAsiaTheme="minorEastAsia"/>
          <w:i w:val="0"/>
          <w:iCs w:val="0"/>
          <w:color w:val="0000FF"/>
        </w:rPr>
        <w:fldChar w:fldCharType="end"/>
      </w:r>
    </w:p>
    <w:p w14:paraId="26A7514D">
      <w:pPr>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 xml:space="preserve">4.14.3 </w:t>
      </w:r>
      <w:bookmarkStart w:id="719" w:name="_Toc112852100"/>
      <w:bookmarkStart w:id="720" w:name="_Toc109559504"/>
      <w:bookmarkStart w:id="721" w:name="_Toc108186804"/>
      <w:r>
        <w:rPr>
          <w:rFonts w:hint="eastAsia" w:ascii="Times New Roman" w:hAnsi="Times New Roman" w:cs="Times New Roman" w:eastAsiaTheme="minorEastAsia"/>
          <w:b/>
          <w:i w:val="0"/>
          <w:iCs w:val="0"/>
          <w:kern w:val="2"/>
          <w:sz w:val="24"/>
          <w:szCs w:val="20"/>
          <w:lang w:val="en-US" w:eastAsia="zh-CN" w:bidi="ar-SA"/>
        </w:rPr>
        <w:t>细胞因子</w:t>
      </w:r>
      <w:bookmarkEnd w:id="719"/>
      <w:bookmarkEnd w:id="720"/>
      <w:bookmarkEnd w:id="721"/>
    </w:p>
    <w:p w14:paraId="5BA1A154">
      <w:pPr>
        <w:spacing w:line="360" w:lineRule="auto"/>
        <w:ind w:firstLine="480" w:firstLineChars="200"/>
      </w:pPr>
      <w:r>
        <w:rPr>
          <w:rFonts w:hint="eastAsia" w:ascii="Times New Roman" w:hAnsi="Times New Roman" w:eastAsia="宋体" w:cs="Times New Roman"/>
          <w:i w:val="0"/>
          <w:iCs w:val="0"/>
          <w:sz w:val="24"/>
          <w:szCs w:val="20"/>
          <w:highlight w:val="none"/>
          <w:lang w:val="en-US" w:eastAsia="zh-CN"/>
        </w:rPr>
        <w:t>XXX</w:t>
      </w:r>
    </w:p>
    <w:p w14:paraId="7798F9FE">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_Ref109556735 \h  \* MERGEFORMAT </w:instrText>
      </w:r>
      <w:r>
        <w:rPr>
          <w:rFonts w:eastAsiaTheme="minorEastAsia"/>
          <w:i w:val="0"/>
          <w:iCs w:val="0"/>
          <w:color w:val="0000FF"/>
        </w:rPr>
        <w:fldChar w:fldCharType="separate"/>
      </w:r>
      <w:r>
        <w:rPr>
          <w:rFonts w:hint="eastAsia" w:eastAsiaTheme="minorEastAsia"/>
          <w:i w:val="0"/>
          <w:iCs w:val="0"/>
          <w:color w:val="0000FF"/>
        </w:rPr>
        <w:t>附表</w:t>
      </w:r>
      <w:r>
        <w:rPr>
          <w:rFonts w:eastAsiaTheme="minorEastAsia"/>
          <w:i w:val="0"/>
          <w:iCs w:val="0"/>
          <w:color w:val="0000FF"/>
        </w:rPr>
        <w:t xml:space="preserve">9 </w:t>
      </w:r>
      <w:r>
        <w:rPr>
          <w:rFonts w:hint="eastAsia" w:eastAsiaTheme="minorEastAsia"/>
          <w:i w:val="0"/>
          <w:iCs w:val="0"/>
          <w:color w:val="0000FF"/>
        </w:rPr>
        <w:t>细胞因子统计表（如有）</w:t>
      </w:r>
      <w:r>
        <w:rPr>
          <w:rFonts w:eastAsiaTheme="minorEastAsia"/>
          <w:i w:val="0"/>
          <w:iCs w:val="0"/>
          <w:color w:val="0000FF"/>
        </w:rPr>
        <w:fldChar w:fldCharType="end"/>
      </w:r>
    </w:p>
    <w:p w14:paraId="5C1464B7">
      <w:pPr>
        <w:ind w:firstLine="480" w:firstLineChars="200"/>
        <w:rPr>
          <w:rFonts w:eastAsiaTheme="minorEastAsia"/>
          <w:i w:val="0"/>
          <w:iCs w:val="0"/>
          <w:color w:val="0000FF"/>
        </w:rPr>
      </w:pPr>
      <w:r>
        <w:rPr>
          <w:rFonts w:eastAsiaTheme="minorEastAsia"/>
          <w:i w:val="0"/>
          <w:iCs w:val="0"/>
          <w:color w:val="0000FF"/>
        </w:rPr>
        <w:fldChar w:fldCharType="begin"/>
      </w:r>
      <w:r>
        <w:rPr>
          <w:rFonts w:eastAsiaTheme="minorEastAsia"/>
          <w:i w:val="0"/>
          <w:iCs w:val="0"/>
          <w:color w:val="0000FF"/>
        </w:rPr>
        <w:instrText xml:space="preserve"> REF _Ref109556741 \h </w:instrText>
      </w:r>
      <w:r>
        <w:rPr>
          <w:rFonts w:hint="eastAsia" w:eastAsiaTheme="minorEastAsia"/>
          <w:i w:val="0"/>
          <w:iCs w:val="0"/>
          <w:color w:val="0000FF"/>
        </w:rPr>
        <w:instrText xml:space="preserve"> \* MERGEFORMAT </w:instrText>
      </w:r>
      <w:r>
        <w:rPr>
          <w:rFonts w:eastAsiaTheme="minorEastAsia"/>
          <w:i w:val="0"/>
          <w:iCs w:val="0"/>
          <w:color w:val="0000FF"/>
        </w:rPr>
        <w:fldChar w:fldCharType="separate"/>
      </w:r>
      <w:r>
        <w:rPr>
          <w:rFonts w:hint="eastAsia" w:eastAsiaTheme="minorEastAsia"/>
          <w:i w:val="0"/>
          <w:iCs w:val="0"/>
          <w:color w:val="0000FF"/>
        </w:rPr>
        <w:t>附录</w:t>
      </w:r>
      <w:r>
        <w:rPr>
          <w:rFonts w:eastAsiaTheme="minorEastAsia"/>
          <w:i w:val="0"/>
          <w:iCs w:val="0"/>
          <w:color w:val="0000FF"/>
        </w:rPr>
        <w:t xml:space="preserve">12 </w:t>
      </w:r>
      <w:r>
        <w:rPr>
          <w:rFonts w:hint="eastAsia" w:eastAsiaTheme="minorEastAsia"/>
          <w:i w:val="0"/>
          <w:iCs w:val="0"/>
          <w:color w:val="0000FF"/>
        </w:rPr>
        <w:t>细胞因子个体数据（如有）</w:t>
      </w:r>
      <w:r>
        <w:rPr>
          <w:rFonts w:eastAsiaTheme="minorEastAsia"/>
          <w:i w:val="0"/>
          <w:iCs w:val="0"/>
          <w:color w:val="0000FF"/>
        </w:rPr>
        <w:fldChar w:fldCharType="end"/>
      </w:r>
    </w:p>
    <w:p w14:paraId="15689D2B">
      <w:pPr>
        <w:rPr>
          <w:rFonts w:eastAsiaTheme="minorEastAsia"/>
          <w:i w:val="0"/>
          <w:iCs w:val="0"/>
        </w:rPr>
      </w:pPr>
    </w:p>
    <w:p w14:paraId="6962488B">
      <w:pPr>
        <w:pStyle w:val="5"/>
        <w:keepNext/>
        <w:numPr>
          <w:ilvl w:val="2"/>
          <w:numId w:val="0"/>
        </w:numPr>
        <w:ind w:left="0" w:leftChars="0" w:firstLine="0" w:firstLineChars="0"/>
        <w:jc w:val="both"/>
        <w:rPr>
          <w:rFonts w:hint="eastAsia" w:eastAsiaTheme="minorEastAsia"/>
          <w:i w:val="0"/>
          <w:iCs w:val="0"/>
          <w:szCs w:val="20"/>
        </w:rPr>
      </w:pPr>
      <w:bookmarkStart w:id="722" w:name="_Toc109559505"/>
      <w:bookmarkStart w:id="723" w:name="_Toc108186803"/>
      <w:r>
        <w:rPr>
          <w:rFonts w:hint="eastAsia" w:ascii="Times New Roman" w:hAnsi="Times New Roman" w:cs="Times New Roman" w:eastAsiaTheme="minorEastAsia"/>
          <w:b/>
          <w:i w:val="0"/>
          <w:iCs w:val="0"/>
          <w:kern w:val="2"/>
          <w:sz w:val="24"/>
          <w:szCs w:val="20"/>
          <w:lang w:val="en-US" w:eastAsia="zh-CN" w:bidi="ar-SA"/>
        </w:rPr>
        <w:t>4.1</w:t>
      </w:r>
      <w:r>
        <w:rPr>
          <w:rFonts w:hint="eastAsia" w:cs="Times New Roman" w:eastAsiaTheme="minorEastAsia"/>
          <w:b/>
          <w:i w:val="0"/>
          <w:iCs w:val="0"/>
          <w:kern w:val="2"/>
          <w:sz w:val="24"/>
          <w:szCs w:val="20"/>
          <w:lang w:val="en-US" w:eastAsia="zh-CN" w:bidi="ar-SA"/>
        </w:rPr>
        <w:t>4</w:t>
      </w:r>
      <w:r>
        <w:rPr>
          <w:rFonts w:hint="eastAsia" w:ascii="Times New Roman" w:hAnsi="Times New Roman" w:cs="Times New Roman" w:eastAsiaTheme="minorEastAsia"/>
          <w:b/>
          <w:i w:val="0"/>
          <w:iCs w:val="0"/>
          <w:kern w:val="2"/>
          <w:sz w:val="24"/>
          <w:szCs w:val="20"/>
          <w:lang w:val="en-US" w:eastAsia="zh-CN" w:bidi="ar-SA"/>
        </w:rPr>
        <w:t>.4</w:t>
      </w:r>
      <w:r>
        <w:rPr>
          <w:rFonts w:eastAsiaTheme="minorEastAsia"/>
          <w:i w:val="0"/>
          <w:iCs w:val="0"/>
          <w:szCs w:val="20"/>
        </w:rPr>
        <w:t xml:space="preserve"> </w:t>
      </w:r>
      <w:bookmarkStart w:id="724" w:name="_Toc112852101"/>
      <w:r>
        <w:rPr>
          <w:rFonts w:hint="eastAsia" w:eastAsiaTheme="minorEastAsia"/>
          <w:i w:val="0"/>
          <w:iCs w:val="0"/>
          <w:szCs w:val="20"/>
        </w:rPr>
        <w:t>抗药抗体（</w:t>
      </w:r>
      <w:r>
        <w:rPr>
          <w:rFonts w:eastAsiaTheme="minorEastAsia"/>
          <w:i w:val="0"/>
          <w:iCs w:val="0"/>
          <w:szCs w:val="20"/>
        </w:rPr>
        <w:t>ADA</w:t>
      </w:r>
      <w:r>
        <w:rPr>
          <w:rFonts w:hint="eastAsia" w:eastAsiaTheme="minorEastAsia"/>
          <w:i w:val="0"/>
          <w:iCs w:val="0"/>
          <w:szCs w:val="20"/>
        </w:rPr>
        <w:t>）</w:t>
      </w:r>
      <w:bookmarkEnd w:id="722"/>
      <w:bookmarkEnd w:id="723"/>
      <w:bookmarkEnd w:id="724"/>
    </w:p>
    <w:p w14:paraId="6A2D22C3">
      <w:pPr>
        <w:spacing w:line="360" w:lineRule="auto"/>
        <w:ind w:firstLine="480" w:firstLineChars="200"/>
      </w:pPr>
      <w:r>
        <w:rPr>
          <w:rFonts w:hint="eastAsia" w:ascii="Times New Roman" w:hAnsi="Times New Roman" w:eastAsia="宋体" w:cs="Times New Roman"/>
          <w:i w:val="0"/>
          <w:iCs w:val="0"/>
          <w:sz w:val="24"/>
          <w:szCs w:val="20"/>
          <w:highlight w:val="none"/>
          <w:lang w:val="en-US" w:eastAsia="zh-CN"/>
        </w:rPr>
        <w:t>XXX</w:t>
      </w:r>
    </w:p>
    <w:p w14:paraId="00B236E9">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_Ref202864851 \h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19 </w:t>
      </w:r>
      <w:r>
        <w:rPr>
          <w:rFonts w:hint="eastAsia" w:eastAsiaTheme="minorEastAsia"/>
          <w:i w:val="0"/>
          <w:iCs w:val="0"/>
          <w:color w:val="0000FF"/>
        </w:rPr>
        <w:t>抗药抗体报告</w:t>
      </w:r>
      <w:r>
        <w:rPr>
          <w:rFonts w:eastAsiaTheme="minorEastAsia"/>
          <w:i w:val="0"/>
          <w:iCs w:val="0"/>
          <w:color w:val="0000FF"/>
          <w:szCs w:val="24"/>
        </w:rPr>
        <w:fldChar w:fldCharType="end"/>
      </w:r>
    </w:p>
    <w:p w14:paraId="6AFFFD14">
      <w:pPr>
        <w:ind w:firstLine="480" w:firstLineChars="200"/>
        <w:rPr>
          <w:rFonts w:hint="eastAsia" w:eastAsiaTheme="minorEastAsia"/>
          <w:i w:val="0"/>
          <w:iCs w:val="0"/>
          <w:color w:val="000000" w:themeColor="text1"/>
          <w:szCs w:val="24"/>
          <w14:textFill>
            <w14:solidFill>
              <w14:schemeClr w14:val="tx1"/>
            </w14:solidFill>
          </w14:textFill>
        </w:rPr>
      </w:pPr>
    </w:p>
    <w:p w14:paraId="4FF141D0">
      <w:pPr>
        <w:pStyle w:val="4"/>
        <w:numPr>
          <w:ilvl w:val="1"/>
          <w:numId w:val="0"/>
        </w:numPr>
        <w:ind w:left="0" w:leftChars="0" w:right="210" w:rightChars="0" w:firstLine="0" w:firstLineChars="0"/>
        <w:jc w:val="both"/>
        <w:rPr>
          <w:rFonts w:hint="eastAsia" w:eastAsiaTheme="minorEastAsia"/>
          <w:i w:val="0"/>
          <w:iCs w:val="0"/>
          <w:color w:val="000000" w:themeColor="text1"/>
          <w14:textFill>
            <w14:solidFill>
              <w14:schemeClr w14:val="tx1"/>
            </w14:solidFill>
          </w14:textFill>
        </w:rPr>
      </w:pPr>
      <w:bookmarkStart w:id="725" w:name="_Toc112852102"/>
      <w:bookmarkStart w:id="726" w:name="_Toc106355552"/>
      <w:bookmarkStart w:id="727" w:name="_Toc109559509"/>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5</w:t>
      </w:r>
      <w:r>
        <w:rPr>
          <w:rFonts w:eastAsiaTheme="minorEastAsia"/>
          <w:i w:val="0"/>
          <w:iCs w:val="0"/>
          <w:color w:val="000000" w:themeColor="text1"/>
          <w14:textFill>
            <w14:solidFill>
              <w14:schemeClr w14:val="tx1"/>
            </w14:solidFill>
          </w14:textFill>
        </w:rPr>
        <w:t xml:space="preserve"> </w:t>
      </w:r>
      <w:bookmarkStart w:id="728" w:name="_Toc126237393"/>
      <w:r>
        <w:rPr>
          <w:rFonts w:hint="eastAsia" w:eastAsiaTheme="minorEastAsia"/>
          <w:i w:val="0"/>
          <w:iCs w:val="0"/>
          <w:color w:val="000000" w:themeColor="text1"/>
          <w14:textFill>
            <w14:solidFill>
              <w14:schemeClr w14:val="tx1"/>
            </w14:solidFill>
          </w14:textFill>
        </w:rPr>
        <w:t>毒代动力学</w:t>
      </w:r>
      <w:bookmarkEnd w:id="725"/>
      <w:bookmarkEnd w:id="726"/>
      <w:bookmarkEnd w:id="727"/>
      <w:bookmarkEnd w:id="728"/>
    </w:p>
    <w:p w14:paraId="1D4F14C9">
      <w:pPr>
        <w:spacing w:line="360" w:lineRule="auto"/>
        <w:ind w:firstLine="480" w:firstLineChars="200"/>
      </w:pPr>
      <w:r>
        <w:rPr>
          <w:rFonts w:hint="eastAsia" w:ascii="Times New Roman" w:hAnsi="Times New Roman" w:eastAsia="宋体" w:cs="Times New Roman"/>
          <w:i w:val="0"/>
          <w:iCs w:val="0"/>
          <w:sz w:val="24"/>
          <w:szCs w:val="20"/>
          <w:highlight w:val="none"/>
          <w:lang w:val="en-US" w:eastAsia="zh-CN"/>
        </w:rPr>
        <w:t>XXX</w:t>
      </w:r>
    </w:p>
    <w:p w14:paraId="7576B91A">
      <w:pPr>
        <w:ind w:firstLine="480" w:firstLineChars="200"/>
        <w:rPr>
          <w:rFonts w:eastAsiaTheme="minorEastAsia"/>
          <w:i w:val="0"/>
          <w:iCs w:val="0"/>
          <w:color w:val="0000FF"/>
          <w:szCs w:val="24"/>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_Ref109556810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17 </w:t>
      </w:r>
      <w:r>
        <w:rPr>
          <w:rFonts w:hint="eastAsia" w:eastAsiaTheme="minorEastAsia"/>
          <w:i w:val="0"/>
          <w:iCs w:val="0"/>
          <w:color w:val="0000FF"/>
        </w:rPr>
        <w:t>毒代动力学报告</w:t>
      </w:r>
      <w:r>
        <w:rPr>
          <w:rFonts w:eastAsiaTheme="minorEastAsia"/>
          <w:i w:val="0"/>
          <w:iCs w:val="0"/>
          <w:color w:val="0000FF"/>
          <w:szCs w:val="24"/>
        </w:rPr>
        <w:fldChar w:fldCharType="end"/>
      </w:r>
    </w:p>
    <w:p w14:paraId="05562ED5">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bookmarkStart w:id="729" w:name="_Toc108186809"/>
      <w:bookmarkStart w:id="730" w:name="_Toc108169285"/>
      <w:bookmarkStart w:id="731" w:name="_Toc112852103"/>
      <w:bookmarkStart w:id="732" w:name="_Toc109559510"/>
    </w:p>
    <w:p w14:paraId="0A7A19F7">
      <w:pPr>
        <w:pStyle w:val="5"/>
        <w:keepNext/>
        <w:numPr>
          <w:ilvl w:val="2"/>
          <w:numId w:val="0"/>
        </w:numPr>
        <w:ind w:left="0" w:leftChars="0" w:firstLine="0" w:firstLineChars="0"/>
        <w:jc w:val="both"/>
        <w:rPr>
          <w:rFonts w:eastAsiaTheme="minorEastAsia"/>
          <w:i w:val="0"/>
          <w:iCs w:val="0"/>
          <w:szCs w:val="20"/>
        </w:rPr>
      </w:pPr>
      <w:r>
        <w:rPr>
          <w:rFonts w:hint="eastAsia" w:ascii="Times New Roman" w:hAnsi="Times New Roman" w:cs="Times New Roman" w:eastAsiaTheme="minorEastAsia"/>
          <w:b/>
          <w:i w:val="0"/>
          <w:iCs w:val="0"/>
          <w:kern w:val="2"/>
          <w:sz w:val="24"/>
          <w:szCs w:val="20"/>
          <w:lang w:val="en-US" w:eastAsia="zh-CN" w:bidi="ar-SA"/>
        </w:rPr>
        <w:t>4.1</w:t>
      </w:r>
      <w:r>
        <w:rPr>
          <w:rFonts w:hint="eastAsia" w:cs="Times New Roman" w:eastAsiaTheme="minorEastAsia"/>
          <w:b/>
          <w:i w:val="0"/>
          <w:iCs w:val="0"/>
          <w:kern w:val="2"/>
          <w:sz w:val="24"/>
          <w:szCs w:val="20"/>
          <w:lang w:val="en-US" w:eastAsia="zh-CN" w:bidi="ar-SA"/>
        </w:rPr>
        <w:t>5</w:t>
      </w:r>
      <w:r>
        <w:rPr>
          <w:rFonts w:hint="eastAsia" w:ascii="Times New Roman" w:hAnsi="Times New Roman" w:cs="Times New Roman" w:eastAsiaTheme="minorEastAsia"/>
          <w:b/>
          <w:i w:val="0"/>
          <w:iCs w:val="0"/>
          <w:kern w:val="2"/>
          <w:sz w:val="24"/>
          <w:szCs w:val="20"/>
          <w:lang w:val="en-US" w:eastAsia="zh-CN" w:bidi="ar-SA"/>
        </w:rPr>
        <w:t>.1</w:t>
      </w:r>
      <w:r>
        <w:rPr>
          <w:rFonts w:eastAsiaTheme="minorEastAsia"/>
          <w:i w:val="0"/>
          <w:iCs w:val="0"/>
          <w:szCs w:val="20"/>
        </w:rPr>
        <w:t xml:space="preserve"> </w:t>
      </w:r>
      <w:r>
        <w:rPr>
          <w:rFonts w:hint="eastAsia" w:eastAsiaTheme="minorEastAsia"/>
          <w:i w:val="0"/>
          <w:iCs w:val="0"/>
          <w:szCs w:val="20"/>
        </w:rPr>
        <w:t>剂量与暴露关系</w:t>
      </w:r>
      <w:bookmarkEnd w:id="729"/>
      <w:bookmarkEnd w:id="730"/>
      <w:bookmarkEnd w:id="731"/>
      <w:bookmarkEnd w:id="732"/>
    </w:p>
    <w:p w14:paraId="3DC02A7D">
      <w:pPr>
        <w:spacing w:line="360" w:lineRule="auto"/>
        <w:ind w:firstLine="480" w:firstLineChars="200"/>
        <w:rPr>
          <w:rFonts w:hint="default"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w:t>
      </w:r>
    </w:p>
    <w:p w14:paraId="1BC1B974">
      <w:pPr>
        <w:rPr>
          <w:rFonts w:eastAsiaTheme="minorEastAsia"/>
          <w:i w:val="0"/>
          <w:iCs w:val="0"/>
          <w:highlight w:val="none"/>
        </w:rPr>
      </w:pPr>
    </w:p>
    <w:p w14:paraId="4F5D3C70">
      <w:pPr>
        <w:pStyle w:val="5"/>
        <w:keepNext/>
        <w:numPr>
          <w:ilvl w:val="2"/>
          <w:numId w:val="0"/>
        </w:numPr>
        <w:ind w:left="0" w:leftChars="0" w:firstLine="0" w:firstLineChars="0"/>
        <w:jc w:val="both"/>
        <w:rPr>
          <w:rFonts w:eastAsiaTheme="minorEastAsia"/>
          <w:i w:val="0"/>
          <w:iCs w:val="0"/>
          <w:szCs w:val="20"/>
        </w:rPr>
      </w:pPr>
      <w:bookmarkStart w:id="733" w:name="_Toc108186810"/>
      <w:bookmarkStart w:id="734" w:name="_Toc112852104"/>
      <w:bookmarkStart w:id="735" w:name="_Toc108169286"/>
      <w:bookmarkStart w:id="736" w:name="_Toc109559511"/>
      <w:r>
        <w:rPr>
          <w:rFonts w:hint="eastAsia" w:ascii="Times New Roman" w:hAnsi="Times New Roman" w:cs="Times New Roman" w:eastAsiaTheme="minorEastAsia"/>
          <w:b/>
          <w:i w:val="0"/>
          <w:iCs w:val="0"/>
          <w:kern w:val="2"/>
          <w:sz w:val="24"/>
          <w:szCs w:val="20"/>
          <w:highlight w:val="none"/>
          <w:lang w:val="en-US" w:eastAsia="zh-CN" w:bidi="ar-SA"/>
        </w:rPr>
        <w:t>4.1</w:t>
      </w:r>
      <w:r>
        <w:rPr>
          <w:rFonts w:hint="eastAsia" w:cs="Times New Roman" w:eastAsiaTheme="minorEastAsia"/>
          <w:b/>
          <w:i w:val="0"/>
          <w:iCs w:val="0"/>
          <w:kern w:val="2"/>
          <w:sz w:val="24"/>
          <w:szCs w:val="20"/>
          <w:highlight w:val="none"/>
          <w:lang w:val="en-US" w:eastAsia="zh-CN" w:bidi="ar-SA"/>
        </w:rPr>
        <w:t>5</w:t>
      </w:r>
      <w:r>
        <w:rPr>
          <w:rFonts w:hint="eastAsia" w:ascii="Times New Roman" w:hAnsi="Times New Roman" w:cs="Times New Roman" w:eastAsiaTheme="minorEastAsia"/>
          <w:b/>
          <w:i w:val="0"/>
          <w:iCs w:val="0"/>
          <w:kern w:val="2"/>
          <w:sz w:val="24"/>
          <w:szCs w:val="20"/>
          <w:highlight w:val="none"/>
          <w:lang w:val="en-US" w:eastAsia="zh-CN" w:bidi="ar-SA"/>
        </w:rPr>
        <w:t>.2</w:t>
      </w:r>
      <w:r>
        <w:rPr>
          <w:rFonts w:eastAsiaTheme="minorEastAsia"/>
          <w:i w:val="0"/>
          <w:iCs w:val="0"/>
          <w:szCs w:val="20"/>
          <w:highlight w:val="none"/>
        </w:rPr>
        <w:t xml:space="preserve"> </w:t>
      </w:r>
      <w:r>
        <w:rPr>
          <w:rFonts w:hint="eastAsia" w:eastAsiaTheme="minorEastAsia"/>
          <w:i w:val="0"/>
          <w:iCs w:val="0"/>
          <w:szCs w:val="20"/>
          <w:highlight w:val="none"/>
        </w:rPr>
        <w:t>蓄积情况</w:t>
      </w:r>
      <w:bookmarkEnd w:id="733"/>
      <w:bookmarkEnd w:id="734"/>
      <w:bookmarkEnd w:id="735"/>
      <w:bookmarkEnd w:id="736"/>
    </w:p>
    <w:p w14:paraId="12020A68">
      <w:pPr>
        <w:spacing w:line="360" w:lineRule="auto"/>
        <w:ind w:firstLine="480" w:firstLineChars="200"/>
        <w:rPr>
          <w:rFonts w:hint="default"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w:t>
      </w:r>
    </w:p>
    <w:p w14:paraId="66624E79">
      <w:pPr>
        <w:rPr>
          <w:rFonts w:eastAsiaTheme="minorEastAsia"/>
          <w:i w:val="0"/>
          <w:iCs w:val="0"/>
        </w:rPr>
      </w:pPr>
    </w:p>
    <w:p w14:paraId="597D0DBA">
      <w:pPr>
        <w:pStyle w:val="5"/>
        <w:keepNext/>
        <w:numPr>
          <w:ilvl w:val="2"/>
          <w:numId w:val="0"/>
        </w:numPr>
        <w:ind w:left="0" w:leftChars="0" w:firstLine="0" w:firstLineChars="0"/>
        <w:jc w:val="both"/>
        <w:rPr>
          <w:rFonts w:eastAsiaTheme="minorEastAsia"/>
          <w:i w:val="0"/>
          <w:iCs w:val="0"/>
          <w:szCs w:val="20"/>
        </w:rPr>
      </w:pPr>
      <w:bookmarkStart w:id="737" w:name="_Toc109559512"/>
      <w:bookmarkStart w:id="738" w:name="_Toc108186811"/>
      <w:bookmarkStart w:id="739" w:name="_Toc112852105"/>
      <w:bookmarkStart w:id="740" w:name="_Toc108169287"/>
      <w:r>
        <w:rPr>
          <w:rFonts w:hint="eastAsia" w:ascii="Times New Roman" w:hAnsi="Times New Roman" w:cs="Times New Roman" w:eastAsiaTheme="minorEastAsia"/>
          <w:b/>
          <w:i w:val="0"/>
          <w:iCs w:val="0"/>
          <w:kern w:val="2"/>
          <w:sz w:val="24"/>
          <w:szCs w:val="20"/>
          <w:lang w:val="en-US" w:eastAsia="zh-CN" w:bidi="ar-SA"/>
        </w:rPr>
        <w:t>4.1</w:t>
      </w:r>
      <w:r>
        <w:rPr>
          <w:rFonts w:hint="eastAsia" w:cs="Times New Roman" w:eastAsiaTheme="minorEastAsia"/>
          <w:b/>
          <w:i w:val="0"/>
          <w:iCs w:val="0"/>
          <w:kern w:val="2"/>
          <w:sz w:val="24"/>
          <w:szCs w:val="20"/>
          <w:lang w:val="en-US" w:eastAsia="zh-CN" w:bidi="ar-SA"/>
        </w:rPr>
        <w:t>5</w:t>
      </w:r>
      <w:r>
        <w:rPr>
          <w:rFonts w:hint="eastAsia" w:ascii="Times New Roman" w:hAnsi="Times New Roman" w:cs="Times New Roman" w:eastAsiaTheme="minorEastAsia"/>
          <w:b/>
          <w:i w:val="0"/>
          <w:iCs w:val="0"/>
          <w:kern w:val="2"/>
          <w:sz w:val="24"/>
          <w:szCs w:val="20"/>
          <w:lang w:val="en-US" w:eastAsia="zh-CN" w:bidi="ar-SA"/>
        </w:rPr>
        <w:t>.3</w:t>
      </w:r>
      <w:r>
        <w:rPr>
          <w:rFonts w:eastAsiaTheme="minorEastAsia"/>
          <w:i w:val="0"/>
          <w:iCs w:val="0"/>
          <w:szCs w:val="20"/>
        </w:rPr>
        <w:t xml:space="preserve"> </w:t>
      </w:r>
      <w:r>
        <w:rPr>
          <w:rFonts w:hint="eastAsia" w:eastAsiaTheme="minorEastAsia"/>
          <w:i w:val="0"/>
          <w:iCs w:val="0"/>
          <w:szCs w:val="20"/>
        </w:rPr>
        <w:t>性别差异</w:t>
      </w:r>
      <w:bookmarkEnd w:id="737"/>
      <w:bookmarkEnd w:id="738"/>
      <w:bookmarkEnd w:id="739"/>
      <w:bookmarkEnd w:id="740"/>
    </w:p>
    <w:p w14:paraId="045A95FC">
      <w:pPr>
        <w:spacing w:line="360" w:lineRule="auto"/>
        <w:ind w:firstLine="480" w:firstLineChars="200"/>
        <w:rPr>
          <w:rFonts w:hint="default" w:ascii="Times New Roman" w:hAnsi="Times New Roman" w:eastAsia="宋体" w:cs="Times New Roman"/>
          <w:i w:val="0"/>
          <w:iCs w:val="0"/>
          <w:sz w:val="24"/>
          <w:szCs w:val="20"/>
          <w:highlight w:val="none"/>
          <w:lang w:val="en-US" w:eastAsia="zh-CN"/>
        </w:rPr>
      </w:pPr>
      <w:r>
        <w:rPr>
          <w:rFonts w:hint="eastAsia" w:ascii="Times New Roman" w:hAnsi="Times New Roman" w:eastAsia="宋体" w:cs="Times New Roman"/>
          <w:i w:val="0"/>
          <w:iCs w:val="0"/>
          <w:sz w:val="24"/>
          <w:szCs w:val="20"/>
          <w:highlight w:val="none"/>
          <w:lang w:val="en-US" w:eastAsia="zh-CN"/>
        </w:rPr>
        <w:t>XXX</w:t>
      </w:r>
    </w:p>
    <w:p w14:paraId="33410C0C">
      <w:pPr>
        <w:ind w:firstLine="480" w:firstLineChars="200"/>
        <w:rPr>
          <w:rFonts w:eastAsiaTheme="minorEastAsia"/>
          <w:i w:val="0"/>
          <w:iCs w:val="0"/>
          <w:color w:val="0000FF"/>
          <w:szCs w:val="24"/>
        </w:rPr>
      </w:pPr>
    </w:p>
    <w:p w14:paraId="25321D7B">
      <w:pPr>
        <w:pStyle w:val="4"/>
        <w:numPr>
          <w:ilvl w:val="1"/>
          <w:numId w:val="0"/>
        </w:numPr>
        <w:ind w:left="0" w:leftChars="0" w:right="210" w:rightChars="0" w:firstLine="0" w:firstLineChars="0"/>
        <w:jc w:val="both"/>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4.16组织分布</w:t>
      </w:r>
    </w:p>
    <w:p w14:paraId="6B22C48B">
      <w:pPr>
        <w:ind w:firstLine="480" w:firstLineChars="200"/>
        <w:rPr>
          <w:rFonts w:eastAsiaTheme="minorEastAsia"/>
          <w:i w:val="0"/>
          <w:iCs w:val="0"/>
          <w:szCs w:val="24"/>
        </w:rPr>
      </w:pPr>
      <w:r>
        <w:rPr>
          <w:rFonts w:eastAsiaTheme="minorEastAsia"/>
          <w:i w:val="0"/>
          <w:iCs w:val="0"/>
          <w:szCs w:val="24"/>
        </w:rPr>
        <w:t>XXX</w:t>
      </w:r>
    </w:p>
    <w:p w14:paraId="34C57CE0">
      <w:pPr>
        <w:rPr>
          <w:rFonts w:hint="eastAsia"/>
          <w:lang w:val="en-US" w:eastAsia="zh-CN"/>
        </w:rPr>
      </w:pPr>
    </w:p>
    <w:p w14:paraId="1B565687">
      <w:pPr>
        <w:pStyle w:val="4"/>
        <w:numPr>
          <w:ilvl w:val="1"/>
          <w:numId w:val="0"/>
        </w:numPr>
        <w:ind w:left="0" w:leftChars="0" w:right="210" w:rightChars="0" w:firstLine="0" w:firstLineChars="0"/>
        <w:jc w:val="both"/>
        <w:rPr>
          <w:rFonts w:hint="default"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4.17表达蛋白</w:t>
      </w:r>
    </w:p>
    <w:p w14:paraId="4D3997D1">
      <w:pPr>
        <w:ind w:firstLine="480" w:firstLineChars="200"/>
        <w:rPr>
          <w:rFonts w:eastAsiaTheme="minorEastAsia"/>
          <w:i w:val="0"/>
          <w:iCs w:val="0"/>
          <w:szCs w:val="24"/>
        </w:rPr>
      </w:pPr>
      <w:r>
        <w:rPr>
          <w:rFonts w:eastAsiaTheme="minorEastAsia"/>
          <w:i w:val="0"/>
          <w:iCs w:val="0"/>
          <w:szCs w:val="24"/>
        </w:rPr>
        <w:t>XXX</w:t>
      </w:r>
    </w:p>
    <w:p w14:paraId="1C03A79C">
      <w:pPr>
        <w:rPr>
          <w:rFonts w:eastAsiaTheme="minorEastAsia"/>
          <w:i w:val="0"/>
          <w:iCs w:val="0"/>
        </w:rPr>
      </w:pPr>
    </w:p>
    <w:p w14:paraId="00098403">
      <w:pP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pPr>
      <w:bookmarkStart w:id="741" w:name="_Toc106355550"/>
      <w:bookmarkStart w:id="742" w:name="_Toc112852107"/>
      <w:bookmarkStart w:id="743" w:name="_Toc109559507"/>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br w:type="page"/>
      </w:r>
    </w:p>
    <w:p w14:paraId="1A3F0245">
      <w:pPr>
        <w:pStyle w:val="4"/>
        <w:numPr>
          <w:ilvl w:val="1"/>
          <w:numId w:val="0"/>
        </w:numPr>
        <w:ind w:left="0" w:leftChars="0" w:right="210" w:rightChars="0" w:firstLine="0" w:firstLineChars="0"/>
        <w:jc w:val="both"/>
        <w:rPr>
          <w:rFonts w:hint="eastAsia" w:eastAsiaTheme="minorEastAsia"/>
          <w:i w:val="0"/>
          <w:iCs w:val="0"/>
          <w:color w:val="000000" w:themeColor="text1"/>
          <w:lang w:val="en-US" w:eastAsia="zh-CN"/>
          <w14:textFill>
            <w14:solidFill>
              <w14:schemeClr w14:val="tx1"/>
            </w14:solidFill>
          </w14:textFill>
        </w:rPr>
      </w:pPr>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8</w:t>
      </w:r>
      <w:r>
        <w:rPr>
          <w:rFonts w:eastAsiaTheme="minorEastAsia"/>
          <w:i w:val="0"/>
          <w:iCs w:val="0"/>
          <w:color w:val="000000" w:themeColor="text1"/>
          <w14:textFill>
            <w14:solidFill>
              <w14:schemeClr w14:val="tx1"/>
            </w14:solidFill>
          </w14:textFill>
        </w:rPr>
        <w:t xml:space="preserve"> </w:t>
      </w:r>
      <w:bookmarkStart w:id="744" w:name="_Toc126237395"/>
      <w:r>
        <w:rPr>
          <w:rFonts w:hint="eastAsia" w:eastAsiaTheme="minorEastAsia"/>
          <w:i w:val="0"/>
          <w:iCs w:val="0"/>
          <w:color w:val="000000" w:themeColor="text1"/>
          <w14:textFill>
            <w14:solidFill>
              <w14:schemeClr w14:val="tx1"/>
            </w14:solidFill>
          </w14:textFill>
        </w:rPr>
        <w:t>大体解剖</w:t>
      </w:r>
      <w:bookmarkEnd w:id="741"/>
      <w:bookmarkEnd w:id="742"/>
      <w:bookmarkEnd w:id="743"/>
      <w:bookmarkEnd w:id="744"/>
      <w:r>
        <w:rPr>
          <w:rFonts w:hint="eastAsia" w:eastAsiaTheme="minorEastAsia"/>
          <w:i w:val="0"/>
          <w:iCs w:val="0"/>
          <w:color w:val="000000" w:themeColor="text1"/>
          <w:lang w:val="en-US" w:eastAsia="zh-CN"/>
          <w14:textFill>
            <w14:solidFill>
              <w14:schemeClr w14:val="tx1"/>
            </w14:solidFill>
          </w14:textFill>
        </w:rPr>
        <w:t>和</w:t>
      </w:r>
      <w:r>
        <w:rPr>
          <w:rFonts w:hint="eastAsia" w:eastAsiaTheme="minorEastAsia"/>
          <w:i w:val="0"/>
          <w:iCs w:val="0"/>
          <w:color w:val="000000" w:themeColor="text1"/>
          <w14:textFill>
            <w14:solidFill>
              <w14:schemeClr w14:val="tx1"/>
            </w14:solidFill>
          </w14:textFill>
        </w:rPr>
        <w:t>组织病理学</w:t>
      </w:r>
    </w:p>
    <w:p w14:paraId="5275E681">
      <w:pPr>
        <w:ind w:firstLine="480" w:firstLineChars="200"/>
        <w:rPr>
          <w:rFonts w:eastAsiaTheme="minorEastAsia"/>
          <w:i w:val="0"/>
          <w:iCs w:val="0"/>
          <w:color w:val="000000" w:themeColor="text1"/>
          <w:szCs w:val="24"/>
          <w14:textFill>
            <w14:solidFill>
              <w14:schemeClr w14:val="tx1"/>
            </w14:solidFill>
          </w14:textFill>
        </w:rPr>
      </w:pPr>
      <w:r>
        <w:rPr>
          <w:rFonts w:eastAsiaTheme="minorEastAsia"/>
          <w:i w:val="0"/>
          <w:iCs w:val="0"/>
          <w:color w:val="0000FF"/>
          <w:szCs w:val="24"/>
        </w:rPr>
        <w:fldChar w:fldCharType="begin"/>
      </w:r>
      <w:r>
        <w:rPr>
          <w:rFonts w:eastAsiaTheme="minorEastAsia"/>
          <w:i w:val="0"/>
          <w:iCs w:val="0"/>
          <w:color w:val="0000FF"/>
          <w:szCs w:val="24"/>
        </w:rPr>
        <w:instrText xml:space="preserve"> REF _Ref109556776 \h </w:instrText>
      </w:r>
      <w:r>
        <w:rPr>
          <w:rFonts w:hint="eastAsia" w:eastAsiaTheme="minorEastAsia"/>
          <w:i w:val="0"/>
          <w:iCs w:val="0"/>
          <w:color w:val="0000FF"/>
          <w:szCs w:val="24"/>
        </w:rPr>
        <w:instrText xml:space="preserve"> \* MERGEFORMAT </w:instrText>
      </w:r>
      <w:r>
        <w:rPr>
          <w:rFonts w:eastAsiaTheme="minorEastAsia"/>
          <w:i w:val="0"/>
          <w:iCs w:val="0"/>
          <w:color w:val="0000FF"/>
          <w:szCs w:val="24"/>
        </w:rPr>
        <w:fldChar w:fldCharType="separate"/>
      </w:r>
      <w:r>
        <w:rPr>
          <w:rFonts w:hint="eastAsia" w:eastAsiaTheme="minorEastAsia"/>
          <w:i w:val="0"/>
          <w:iCs w:val="0"/>
          <w:color w:val="0000FF"/>
        </w:rPr>
        <w:t>附录</w:t>
      </w:r>
      <w:r>
        <w:rPr>
          <w:rFonts w:eastAsiaTheme="minorEastAsia"/>
          <w:i w:val="0"/>
          <w:iCs w:val="0"/>
          <w:color w:val="0000FF"/>
        </w:rPr>
        <w:t xml:space="preserve">20 </w:t>
      </w:r>
      <w:r>
        <w:rPr>
          <w:rFonts w:hint="eastAsia" w:eastAsiaTheme="minorEastAsia"/>
          <w:i w:val="0"/>
          <w:iCs w:val="0"/>
          <w:color w:val="0000FF"/>
        </w:rPr>
        <w:t>病理学报告</w:t>
      </w:r>
      <w:r>
        <w:rPr>
          <w:rFonts w:eastAsiaTheme="minorEastAsia"/>
          <w:i w:val="0"/>
          <w:iCs w:val="0"/>
          <w:color w:val="0000FF"/>
          <w:szCs w:val="24"/>
        </w:rPr>
        <w:fldChar w:fldCharType="end"/>
      </w:r>
      <w:bookmarkStart w:id="745" w:name="表2"/>
      <w:r>
        <w:rPr>
          <w:rFonts w:hint="eastAsia" w:eastAsiaTheme="minorEastAsia"/>
          <w:i w:val="0"/>
          <w:iCs w:val="0"/>
          <w:color w:val="0000FF"/>
          <w:szCs w:val="24"/>
          <w:lang w:eastAsia="zh-CN"/>
        </w:rPr>
        <w:t>、</w:t>
      </w:r>
      <w:r>
        <w:rPr>
          <w:rFonts w:hint="eastAsia" w:eastAsiaTheme="minorEastAsia"/>
          <w:i w:val="0"/>
          <w:iCs w:val="0"/>
          <w:color w:val="000000" w:themeColor="text1"/>
          <w:szCs w:val="24"/>
          <w14:textFill>
            <w14:solidFill>
              <w14:schemeClr w14:val="tx1"/>
            </w14:solidFill>
          </w14:textFill>
        </w:rPr>
        <w:t>具体病变分级及发生率见</w:t>
      </w:r>
      <w:r>
        <w:rPr>
          <w:rFonts w:eastAsiaTheme="minorEastAsia"/>
          <w:i w:val="0"/>
          <w:iCs w:val="0"/>
          <w:color w:val="0000FF"/>
          <w:szCs w:val="24"/>
        </w:rPr>
        <w:fldChar w:fldCharType="begin"/>
      </w:r>
      <w:r>
        <w:rPr>
          <w:rFonts w:eastAsiaTheme="minorEastAsia"/>
          <w:i w:val="0"/>
          <w:iCs w:val="0"/>
          <w:color w:val="0000FF"/>
          <w:szCs w:val="24"/>
        </w:rPr>
        <w:instrText xml:space="preserve"> REF _Ref112847644 \h  \* MERGEFORMAT </w:instrText>
      </w:r>
      <w:r>
        <w:rPr>
          <w:rFonts w:eastAsiaTheme="minorEastAsia"/>
          <w:i w:val="0"/>
          <w:iCs w:val="0"/>
          <w:color w:val="0000FF"/>
          <w:szCs w:val="24"/>
        </w:rPr>
        <w:fldChar w:fldCharType="separate"/>
      </w:r>
      <w:r>
        <w:rPr>
          <w:rFonts w:hint="eastAsia" w:eastAsiaTheme="minorEastAsia"/>
          <w:i w:val="0"/>
          <w:iCs w:val="0"/>
          <w:color w:val="0000FF"/>
          <w:szCs w:val="24"/>
        </w:rPr>
        <w:t>正文表</w:t>
      </w:r>
      <w:r>
        <w:rPr>
          <w:rFonts w:eastAsiaTheme="minorEastAsia"/>
          <w:i w:val="0"/>
          <w:iCs w:val="0"/>
          <w:color w:val="0000FF"/>
          <w:szCs w:val="24"/>
        </w:rPr>
        <w:t>22</w:t>
      </w:r>
      <w:r>
        <w:rPr>
          <w:rFonts w:eastAsiaTheme="minorEastAsia"/>
          <w:i w:val="0"/>
          <w:iCs w:val="0"/>
          <w:color w:val="0000FF"/>
          <w:szCs w:val="24"/>
        </w:rPr>
        <w:fldChar w:fldCharType="end"/>
      </w:r>
      <w:r>
        <w:rPr>
          <w:rFonts w:hint="eastAsia" w:eastAsiaTheme="minorEastAsia"/>
          <w:i w:val="0"/>
          <w:iCs w:val="0"/>
          <w:color w:val="000000" w:themeColor="text1"/>
          <w:szCs w:val="24"/>
          <w14:textFill>
            <w14:solidFill>
              <w14:schemeClr w14:val="tx1"/>
            </w14:solidFill>
          </w14:textFill>
        </w:rPr>
        <w:t>。</w:t>
      </w:r>
    </w:p>
    <w:p w14:paraId="1018C40C">
      <w:pPr>
        <w:pStyle w:val="22"/>
        <w:jc w:val="center"/>
        <w:rPr>
          <w:rFonts w:cs="Times New Roman" w:eastAsiaTheme="minorEastAsia"/>
          <w:i w:val="0"/>
          <w:iCs w:val="0"/>
          <w:szCs w:val="24"/>
        </w:rPr>
      </w:pPr>
      <w:bookmarkStart w:id="746" w:name="_Ref112847644"/>
      <w:bookmarkStart w:id="747" w:name="_Toc110270627"/>
      <w:bookmarkStart w:id="748" w:name="_Toc112851981"/>
      <w:bookmarkStart w:id="749" w:name="_Toc126237455"/>
      <w:r>
        <w:rPr>
          <w:rFonts w:hint="eastAsia" w:cs="Times New Roman" w:eastAsiaTheme="minorEastAsia"/>
          <w:i w:val="0"/>
          <w:iCs w:val="0"/>
          <w:szCs w:val="24"/>
        </w:rPr>
        <w:t>正文表</w:t>
      </w:r>
      <w:r>
        <w:rPr>
          <w:rFonts w:cs="Times New Roman" w:eastAsiaTheme="minorEastAsia"/>
          <w:i w:val="0"/>
          <w:iCs w:val="0"/>
          <w:szCs w:val="24"/>
        </w:rPr>
        <w:fldChar w:fldCharType="begin"/>
      </w:r>
      <w:r>
        <w:rPr>
          <w:rFonts w:cs="Times New Roman" w:eastAsiaTheme="minorEastAsia"/>
          <w:i w:val="0"/>
          <w:iCs w:val="0"/>
          <w:szCs w:val="24"/>
        </w:rPr>
        <w:instrText xml:space="preserve"> SEQ </w:instrText>
      </w:r>
      <w:r>
        <w:rPr>
          <w:rFonts w:hint="eastAsia" w:cs="Times New Roman" w:eastAsiaTheme="minorEastAsia"/>
          <w:i w:val="0"/>
          <w:iCs w:val="0"/>
          <w:szCs w:val="24"/>
        </w:rPr>
        <w:instrText xml:space="preserve">正文表</w:instrText>
      </w:r>
      <w:r>
        <w:rPr>
          <w:rFonts w:cs="Times New Roman" w:eastAsiaTheme="minorEastAsia"/>
          <w:i w:val="0"/>
          <w:iCs w:val="0"/>
          <w:szCs w:val="24"/>
        </w:rPr>
        <w:instrText xml:space="preserve"> \* ARABIC </w:instrText>
      </w:r>
      <w:r>
        <w:rPr>
          <w:rFonts w:cs="Times New Roman" w:eastAsiaTheme="minorEastAsia"/>
          <w:i w:val="0"/>
          <w:iCs w:val="0"/>
          <w:szCs w:val="24"/>
        </w:rPr>
        <w:fldChar w:fldCharType="separate"/>
      </w:r>
      <w:r>
        <w:rPr>
          <w:rFonts w:cs="Times New Roman" w:eastAsiaTheme="minorEastAsia"/>
          <w:i w:val="0"/>
          <w:iCs w:val="0"/>
          <w:szCs w:val="24"/>
        </w:rPr>
        <w:t>22</w:t>
      </w:r>
      <w:r>
        <w:rPr>
          <w:rFonts w:cs="Times New Roman" w:eastAsiaTheme="minorEastAsia"/>
          <w:i w:val="0"/>
          <w:iCs w:val="0"/>
          <w:szCs w:val="24"/>
        </w:rPr>
        <w:fldChar w:fldCharType="end"/>
      </w:r>
      <w:bookmarkEnd w:id="746"/>
      <w:r>
        <w:rPr>
          <w:rFonts w:hint="eastAsia" w:cs="Times New Roman" w:eastAsiaTheme="minorEastAsia"/>
          <w:i w:val="0"/>
          <w:iCs w:val="0"/>
          <w:szCs w:val="24"/>
        </w:rPr>
        <w:t>与受试物相关组织病理学结果发病率及分级表</w:t>
      </w:r>
      <w:bookmarkEnd w:id="747"/>
      <w:bookmarkEnd w:id="748"/>
      <w:bookmarkEnd w:id="749"/>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62"/>
        <w:gridCol w:w="850"/>
        <w:gridCol w:w="1132"/>
        <w:gridCol w:w="599"/>
        <w:gridCol w:w="597"/>
        <w:gridCol w:w="599"/>
        <w:gridCol w:w="599"/>
        <w:gridCol w:w="599"/>
        <w:gridCol w:w="599"/>
        <w:gridCol w:w="599"/>
        <w:gridCol w:w="599"/>
        <w:gridCol w:w="602"/>
        <w:gridCol w:w="591"/>
      </w:tblGrid>
      <w:tr w14:paraId="2B23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restart"/>
            <w:vAlign w:val="center"/>
          </w:tcPr>
          <w:p w14:paraId="2125CA64">
            <w:pPr>
              <w:pStyle w:val="540"/>
              <w:jc w:val="center"/>
              <w:rPr>
                <w:rFonts w:eastAsiaTheme="minorEastAsia"/>
                <w:b/>
                <w:i w:val="0"/>
                <w:iCs w:val="0"/>
              </w:rPr>
            </w:pPr>
            <w:r>
              <w:rPr>
                <w:rFonts w:hint="eastAsia" w:eastAsiaTheme="minorEastAsia"/>
                <w:b/>
                <w:i w:val="0"/>
                <w:iCs w:val="0"/>
              </w:rPr>
              <w:t>检查</w:t>
            </w:r>
          </w:p>
          <w:p w14:paraId="41D2237D">
            <w:pPr>
              <w:pStyle w:val="540"/>
              <w:jc w:val="center"/>
              <w:rPr>
                <w:rFonts w:eastAsiaTheme="minorEastAsia"/>
                <w:b/>
                <w:i w:val="0"/>
                <w:iCs w:val="0"/>
              </w:rPr>
            </w:pPr>
            <w:r>
              <w:rPr>
                <w:rFonts w:hint="eastAsia" w:eastAsiaTheme="minorEastAsia"/>
                <w:b/>
                <w:i w:val="0"/>
                <w:iCs w:val="0"/>
              </w:rPr>
              <w:t>日期</w:t>
            </w:r>
          </w:p>
        </w:tc>
        <w:tc>
          <w:tcPr>
            <w:tcW w:w="1086" w:type="pct"/>
            <w:gridSpan w:val="2"/>
            <w:vMerge w:val="restart"/>
            <w:vAlign w:val="center"/>
          </w:tcPr>
          <w:p w14:paraId="35A83EFD">
            <w:pPr>
              <w:pStyle w:val="540"/>
              <w:jc w:val="center"/>
              <w:rPr>
                <w:rFonts w:eastAsiaTheme="minorEastAsia"/>
                <w:b/>
                <w:i w:val="0"/>
                <w:iCs w:val="0"/>
              </w:rPr>
            </w:pPr>
            <w:r>
              <w:rPr>
                <w:rFonts w:hint="eastAsia" w:eastAsiaTheme="minorEastAsia"/>
                <w:b/>
                <w:i w:val="0"/>
                <w:iCs w:val="0"/>
              </w:rPr>
              <w:t>病变与分级</w:t>
            </w:r>
          </w:p>
        </w:tc>
        <w:tc>
          <w:tcPr>
            <w:tcW w:w="655" w:type="pct"/>
            <w:gridSpan w:val="2"/>
            <w:vAlign w:val="center"/>
          </w:tcPr>
          <w:p w14:paraId="12853BD1">
            <w:pPr>
              <w:pStyle w:val="540"/>
              <w:jc w:val="center"/>
              <w:rPr>
                <w:rFonts w:eastAsiaTheme="minorEastAsia"/>
                <w:b/>
                <w:i w:val="0"/>
                <w:iCs w:val="0"/>
              </w:rPr>
            </w:pPr>
            <w:r>
              <w:rPr>
                <w:rFonts w:eastAsiaTheme="minorEastAsia"/>
                <w:b/>
                <w:i w:val="0"/>
                <w:iCs w:val="0"/>
              </w:rPr>
              <w:t>I</w:t>
            </w:r>
          </w:p>
        </w:tc>
        <w:tc>
          <w:tcPr>
            <w:tcW w:w="656" w:type="pct"/>
            <w:gridSpan w:val="2"/>
            <w:vAlign w:val="center"/>
          </w:tcPr>
          <w:p w14:paraId="1C54747B">
            <w:pPr>
              <w:pStyle w:val="540"/>
              <w:jc w:val="center"/>
              <w:rPr>
                <w:rFonts w:eastAsiaTheme="minorEastAsia"/>
                <w:b/>
                <w:i w:val="0"/>
                <w:iCs w:val="0"/>
              </w:rPr>
            </w:pPr>
            <w:r>
              <w:rPr>
                <w:rFonts w:eastAsiaTheme="minorEastAsia"/>
                <w:b/>
                <w:i w:val="0"/>
                <w:iCs w:val="0"/>
              </w:rPr>
              <w:t>II</w:t>
            </w:r>
          </w:p>
        </w:tc>
        <w:tc>
          <w:tcPr>
            <w:tcW w:w="656" w:type="pct"/>
            <w:gridSpan w:val="2"/>
            <w:vAlign w:val="center"/>
          </w:tcPr>
          <w:p w14:paraId="6F0544F5">
            <w:pPr>
              <w:pStyle w:val="540"/>
              <w:jc w:val="center"/>
              <w:rPr>
                <w:rFonts w:eastAsiaTheme="minorEastAsia"/>
                <w:b/>
                <w:i w:val="0"/>
                <w:iCs w:val="0"/>
              </w:rPr>
            </w:pPr>
            <w:r>
              <w:rPr>
                <w:rFonts w:eastAsiaTheme="minorEastAsia"/>
                <w:b/>
                <w:i w:val="0"/>
                <w:iCs w:val="0"/>
              </w:rPr>
              <w:t>III</w:t>
            </w:r>
          </w:p>
        </w:tc>
        <w:tc>
          <w:tcPr>
            <w:tcW w:w="656" w:type="pct"/>
            <w:gridSpan w:val="2"/>
            <w:vAlign w:val="center"/>
          </w:tcPr>
          <w:p w14:paraId="383366A3">
            <w:pPr>
              <w:pStyle w:val="540"/>
              <w:jc w:val="center"/>
              <w:rPr>
                <w:rFonts w:eastAsiaTheme="minorEastAsia"/>
                <w:b/>
                <w:i w:val="0"/>
                <w:iCs w:val="0"/>
              </w:rPr>
            </w:pPr>
            <w:r>
              <w:rPr>
                <w:rFonts w:eastAsiaTheme="minorEastAsia"/>
                <w:b/>
                <w:i w:val="0"/>
                <w:iCs w:val="0"/>
              </w:rPr>
              <w:t>IV</w:t>
            </w:r>
          </w:p>
        </w:tc>
        <w:tc>
          <w:tcPr>
            <w:tcW w:w="654" w:type="pct"/>
            <w:gridSpan w:val="2"/>
            <w:vAlign w:val="center"/>
          </w:tcPr>
          <w:p w14:paraId="26F549F7">
            <w:pPr>
              <w:pStyle w:val="540"/>
              <w:jc w:val="center"/>
              <w:rPr>
                <w:rFonts w:eastAsiaTheme="minorEastAsia"/>
                <w:b/>
                <w:i w:val="0"/>
                <w:iCs w:val="0"/>
              </w:rPr>
            </w:pPr>
            <w:r>
              <w:rPr>
                <w:rFonts w:eastAsiaTheme="minorEastAsia"/>
                <w:b/>
                <w:i w:val="0"/>
                <w:iCs w:val="0"/>
              </w:rPr>
              <w:t>V</w:t>
            </w:r>
          </w:p>
        </w:tc>
      </w:tr>
      <w:tr w14:paraId="5DDC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continue"/>
            <w:vAlign w:val="center"/>
          </w:tcPr>
          <w:p w14:paraId="06FC730D">
            <w:pPr>
              <w:pStyle w:val="540"/>
              <w:jc w:val="center"/>
              <w:rPr>
                <w:rFonts w:eastAsiaTheme="minorEastAsia"/>
                <w:b/>
                <w:i w:val="0"/>
                <w:iCs w:val="0"/>
              </w:rPr>
            </w:pPr>
          </w:p>
        </w:tc>
        <w:tc>
          <w:tcPr>
            <w:tcW w:w="1086" w:type="pct"/>
            <w:gridSpan w:val="2"/>
            <w:vMerge w:val="continue"/>
            <w:vAlign w:val="center"/>
          </w:tcPr>
          <w:p w14:paraId="1DD676DE">
            <w:pPr>
              <w:pStyle w:val="540"/>
              <w:jc w:val="center"/>
              <w:rPr>
                <w:rFonts w:eastAsiaTheme="minorEastAsia"/>
                <w:b/>
                <w:i w:val="0"/>
                <w:iCs w:val="0"/>
              </w:rPr>
            </w:pPr>
          </w:p>
        </w:tc>
        <w:tc>
          <w:tcPr>
            <w:tcW w:w="328" w:type="pct"/>
            <w:vAlign w:val="center"/>
          </w:tcPr>
          <w:p w14:paraId="479ADE84">
            <w:pPr>
              <w:pStyle w:val="540"/>
              <w:jc w:val="center"/>
              <w:rPr>
                <w:rFonts w:eastAsiaTheme="minorEastAsia"/>
                <w:b/>
                <w:i w:val="0"/>
                <w:iCs w:val="0"/>
              </w:rPr>
            </w:pPr>
            <w:r>
              <w:rPr>
                <w:rFonts w:eastAsiaTheme="minorEastAsia"/>
                <w:b/>
                <w:i w:val="0"/>
                <w:iCs w:val="0"/>
              </w:rPr>
              <w:t>M</w:t>
            </w:r>
          </w:p>
        </w:tc>
        <w:tc>
          <w:tcPr>
            <w:tcW w:w="327" w:type="pct"/>
            <w:vAlign w:val="center"/>
          </w:tcPr>
          <w:p w14:paraId="1B574CD1">
            <w:pPr>
              <w:pStyle w:val="540"/>
              <w:jc w:val="center"/>
              <w:rPr>
                <w:rFonts w:eastAsiaTheme="minorEastAsia"/>
                <w:b/>
                <w:i w:val="0"/>
                <w:iCs w:val="0"/>
              </w:rPr>
            </w:pPr>
            <w:r>
              <w:rPr>
                <w:rFonts w:eastAsiaTheme="minorEastAsia"/>
                <w:b/>
                <w:i w:val="0"/>
                <w:iCs w:val="0"/>
              </w:rPr>
              <w:t>F</w:t>
            </w:r>
          </w:p>
        </w:tc>
        <w:tc>
          <w:tcPr>
            <w:tcW w:w="328" w:type="pct"/>
            <w:vAlign w:val="center"/>
          </w:tcPr>
          <w:p w14:paraId="7F2A9FC0">
            <w:pPr>
              <w:pStyle w:val="540"/>
              <w:jc w:val="center"/>
              <w:rPr>
                <w:rFonts w:eastAsiaTheme="minorEastAsia"/>
                <w:b/>
                <w:i w:val="0"/>
                <w:iCs w:val="0"/>
              </w:rPr>
            </w:pPr>
            <w:r>
              <w:rPr>
                <w:rFonts w:eastAsiaTheme="minorEastAsia"/>
                <w:b/>
                <w:i w:val="0"/>
                <w:iCs w:val="0"/>
              </w:rPr>
              <w:t>M</w:t>
            </w:r>
          </w:p>
        </w:tc>
        <w:tc>
          <w:tcPr>
            <w:tcW w:w="328" w:type="pct"/>
            <w:vAlign w:val="center"/>
          </w:tcPr>
          <w:p w14:paraId="213F80F0">
            <w:pPr>
              <w:pStyle w:val="540"/>
              <w:jc w:val="center"/>
              <w:rPr>
                <w:rFonts w:eastAsiaTheme="minorEastAsia"/>
                <w:b/>
                <w:i w:val="0"/>
                <w:iCs w:val="0"/>
              </w:rPr>
            </w:pPr>
            <w:r>
              <w:rPr>
                <w:rFonts w:eastAsiaTheme="minorEastAsia"/>
                <w:b/>
                <w:i w:val="0"/>
                <w:iCs w:val="0"/>
              </w:rPr>
              <w:t>F</w:t>
            </w:r>
          </w:p>
        </w:tc>
        <w:tc>
          <w:tcPr>
            <w:tcW w:w="328" w:type="pct"/>
            <w:vAlign w:val="center"/>
          </w:tcPr>
          <w:p w14:paraId="1C423827">
            <w:pPr>
              <w:pStyle w:val="540"/>
              <w:jc w:val="center"/>
              <w:rPr>
                <w:rFonts w:eastAsiaTheme="minorEastAsia"/>
                <w:b/>
                <w:i w:val="0"/>
                <w:iCs w:val="0"/>
              </w:rPr>
            </w:pPr>
            <w:r>
              <w:rPr>
                <w:rFonts w:eastAsiaTheme="minorEastAsia"/>
                <w:b/>
                <w:i w:val="0"/>
                <w:iCs w:val="0"/>
              </w:rPr>
              <w:t>M</w:t>
            </w:r>
          </w:p>
        </w:tc>
        <w:tc>
          <w:tcPr>
            <w:tcW w:w="328" w:type="pct"/>
            <w:vAlign w:val="center"/>
          </w:tcPr>
          <w:p w14:paraId="3370F627">
            <w:pPr>
              <w:pStyle w:val="540"/>
              <w:jc w:val="center"/>
              <w:rPr>
                <w:rFonts w:eastAsiaTheme="minorEastAsia"/>
                <w:b/>
                <w:i w:val="0"/>
                <w:iCs w:val="0"/>
              </w:rPr>
            </w:pPr>
            <w:r>
              <w:rPr>
                <w:rFonts w:eastAsiaTheme="minorEastAsia"/>
                <w:b/>
                <w:i w:val="0"/>
                <w:iCs w:val="0"/>
              </w:rPr>
              <w:t>F</w:t>
            </w:r>
          </w:p>
        </w:tc>
        <w:tc>
          <w:tcPr>
            <w:tcW w:w="328" w:type="pct"/>
            <w:vAlign w:val="center"/>
          </w:tcPr>
          <w:p w14:paraId="0FA002AC">
            <w:pPr>
              <w:pStyle w:val="540"/>
              <w:jc w:val="center"/>
              <w:rPr>
                <w:rFonts w:eastAsiaTheme="minorEastAsia"/>
                <w:b/>
                <w:i w:val="0"/>
                <w:iCs w:val="0"/>
              </w:rPr>
            </w:pPr>
            <w:r>
              <w:rPr>
                <w:rFonts w:eastAsiaTheme="minorEastAsia"/>
                <w:b/>
                <w:i w:val="0"/>
                <w:iCs w:val="0"/>
              </w:rPr>
              <w:t>M</w:t>
            </w:r>
          </w:p>
        </w:tc>
        <w:tc>
          <w:tcPr>
            <w:tcW w:w="328" w:type="pct"/>
            <w:vAlign w:val="center"/>
          </w:tcPr>
          <w:p w14:paraId="0893456C">
            <w:pPr>
              <w:pStyle w:val="540"/>
              <w:jc w:val="center"/>
              <w:rPr>
                <w:rFonts w:eastAsiaTheme="minorEastAsia"/>
                <w:b/>
                <w:i w:val="0"/>
                <w:iCs w:val="0"/>
              </w:rPr>
            </w:pPr>
            <w:r>
              <w:rPr>
                <w:rFonts w:eastAsiaTheme="minorEastAsia"/>
                <w:b/>
                <w:i w:val="0"/>
                <w:iCs w:val="0"/>
              </w:rPr>
              <w:t>F</w:t>
            </w:r>
          </w:p>
        </w:tc>
        <w:tc>
          <w:tcPr>
            <w:tcW w:w="330" w:type="pct"/>
            <w:vAlign w:val="center"/>
          </w:tcPr>
          <w:p w14:paraId="14DAF7E9">
            <w:pPr>
              <w:pStyle w:val="540"/>
              <w:jc w:val="center"/>
              <w:rPr>
                <w:rFonts w:eastAsiaTheme="minorEastAsia"/>
                <w:b/>
                <w:i w:val="0"/>
                <w:iCs w:val="0"/>
              </w:rPr>
            </w:pPr>
            <w:r>
              <w:rPr>
                <w:rFonts w:eastAsiaTheme="minorEastAsia"/>
                <w:b/>
                <w:i w:val="0"/>
                <w:iCs w:val="0"/>
              </w:rPr>
              <w:t>M</w:t>
            </w:r>
          </w:p>
        </w:tc>
        <w:tc>
          <w:tcPr>
            <w:tcW w:w="324" w:type="pct"/>
            <w:vAlign w:val="center"/>
          </w:tcPr>
          <w:p w14:paraId="2F65578C">
            <w:pPr>
              <w:pStyle w:val="540"/>
              <w:jc w:val="center"/>
              <w:rPr>
                <w:rFonts w:eastAsiaTheme="minorEastAsia"/>
                <w:b/>
                <w:i w:val="0"/>
                <w:iCs w:val="0"/>
              </w:rPr>
            </w:pPr>
            <w:r>
              <w:rPr>
                <w:rFonts w:eastAsiaTheme="minorEastAsia"/>
                <w:b/>
                <w:i w:val="0"/>
                <w:iCs w:val="0"/>
              </w:rPr>
              <w:t>F</w:t>
            </w:r>
          </w:p>
        </w:tc>
      </w:tr>
      <w:tr w14:paraId="3971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restart"/>
            <w:vAlign w:val="center"/>
          </w:tcPr>
          <w:p w14:paraId="6C8DB982">
            <w:pPr>
              <w:pStyle w:val="540"/>
              <w:jc w:val="center"/>
              <w:rPr>
                <w:rFonts w:eastAsiaTheme="minorEastAsia"/>
                <w:i w:val="0"/>
                <w:iCs w:val="0"/>
              </w:rPr>
            </w:pPr>
            <w:r>
              <w:rPr>
                <w:rFonts w:hint="eastAsia" w:eastAsiaTheme="minorEastAsia"/>
                <w:i w:val="0"/>
                <w:iCs w:val="0"/>
              </w:rPr>
              <w:t>给药结束</w:t>
            </w:r>
          </w:p>
          <w:p w14:paraId="14129CF3">
            <w:pPr>
              <w:pStyle w:val="540"/>
              <w:jc w:val="center"/>
              <w:rPr>
                <w:rFonts w:eastAsiaTheme="minorEastAsia"/>
                <w:i w:val="0"/>
                <w:iCs w:val="0"/>
              </w:rPr>
            </w:pPr>
            <w:r>
              <w:rPr>
                <w:rFonts w:hint="eastAsia" w:eastAsiaTheme="minorEastAsia"/>
                <w:i w:val="0"/>
                <w:iCs w:val="0"/>
              </w:rPr>
              <w:t>（</w:t>
            </w:r>
            <w:r>
              <w:rPr>
                <w:rFonts w:eastAsiaTheme="minorEastAsia"/>
                <w:i w:val="0"/>
                <w:iCs w:val="0"/>
              </w:rPr>
              <w:t>DXX</w:t>
            </w:r>
            <w:r>
              <w:rPr>
                <w:rFonts w:hint="eastAsia" w:eastAsiaTheme="minorEastAsia"/>
                <w:i w:val="0"/>
                <w:iCs w:val="0"/>
              </w:rPr>
              <w:t>）</w:t>
            </w:r>
          </w:p>
        </w:tc>
        <w:tc>
          <w:tcPr>
            <w:tcW w:w="466" w:type="pct"/>
            <w:vMerge w:val="restart"/>
            <w:vAlign w:val="center"/>
          </w:tcPr>
          <w:p w14:paraId="291BDF56">
            <w:pPr>
              <w:pStyle w:val="540"/>
              <w:jc w:val="center"/>
              <w:rPr>
                <w:rFonts w:eastAsiaTheme="minorEastAsia"/>
                <w:i w:val="0"/>
                <w:iCs w:val="0"/>
              </w:rPr>
            </w:pPr>
            <w:r>
              <w:rPr>
                <w:rFonts w:hint="eastAsia" w:eastAsiaTheme="minorEastAsia"/>
                <w:i w:val="0"/>
                <w:iCs w:val="0"/>
              </w:rPr>
              <w:t>病变</w:t>
            </w:r>
          </w:p>
        </w:tc>
        <w:tc>
          <w:tcPr>
            <w:tcW w:w="620" w:type="pct"/>
            <w:vAlign w:val="center"/>
          </w:tcPr>
          <w:p w14:paraId="2D539D8A">
            <w:pPr>
              <w:pStyle w:val="540"/>
              <w:jc w:val="center"/>
              <w:rPr>
                <w:rFonts w:eastAsiaTheme="minorEastAsia"/>
                <w:i w:val="0"/>
                <w:iCs w:val="0"/>
              </w:rPr>
            </w:pPr>
            <w:r>
              <w:rPr>
                <w:rFonts w:eastAsiaTheme="minorEastAsia"/>
                <w:i w:val="0"/>
                <w:iCs w:val="0"/>
              </w:rPr>
              <w:t>+</w:t>
            </w:r>
          </w:p>
        </w:tc>
        <w:tc>
          <w:tcPr>
            <w:tcW w:w="328" w:type="pct"/>
            <w:vAlign w:val="center"/>
          </w:tcPr>
          <w:p w14:paraId="7BCF92EB">
            <w:pPr>
              <w:pStyle w:val="540"/>
              <w:jc w:val="center"/>
              <w:rPr>
                <w:rFonts w:eastAsiaTheme="minorEastAsia"/>
                <w:bCs/>
                <w:i w:val="0"/>
                <w:iCs w:val="0"/>
              </w:rPr>
            </w:pPr>
            <w:r>
              <w:rPr>
                <w:rFonts w:eastAsiaTheme="minorEastAsia"/>
                <w:bCs/>
                <w:i w:val="0"/>
                <w:iCs w:val="0"/>
              </w:rPr>
              <w:t>X/X</w:t>
            </w:r>
          </w:p>
        </w:tc>
        <w:tc>
          <w:tcPr>
            <w:tcW w:w="327" w:type="pct"/>
            <w:vAlign w:val="center"/>
          </w:tcPr>
          <w:p w14:paraId="65442EC4">
            <w:pPr>
              <w:pStyle w:val="540"/>
              <w:jc w:val="center"/>
              <w:rPr>
                <w:rFonts w:eastAsiaTheme="minorEastAsia"/>
                <w:bCs/>
                <w:i w:val="0"/>
                <w:iCs w:val="0"/>
              </w:rPr>
            </w:pPr>
            <w:r>
              <w:rPr>
                <w:rFonts w:eastAsiaTheme="minorEastAsia"/>
                <w:bCs/>
                <w:i w:val="0"/>
                <w:iCs w:val="0"/>
              </w:rPr>
              <w:t>X/X</w:t>
            </w:r>
          </w:p>
        </w:tc>
        <w:tc>
          <w:tcPr>
            <w:tcW w:w="328" w:type="pct"/>
            <w:vAlign w:val="center"/>
          </w:tcPr>
          <w:p w14:paraId="03C2F68A">
            <w:pPr>
              <w:pStyle w:val="540"/>
              <w:jc w:val="center"/>
              <w:rPr>
                <w:rFonts w:eastAsiaTheme="minorEastAsia"/>
                <w:bCs/>
                <w:i w:val="0"/>
                <w:iCs w:val="0"/>
              </w:rPr>
            </w:pPr>
            <w:r>
              <w:rPr>
                <w:rFonts w:eastAsiaTheme="minorEastAsia"/>
                <w:bCs/>
                <w:i w:val="0"/>
                <w:iCs w:val="0"/>
              </w:rPr>
              <w:t>X/X</w:t>
            </w:r>
          </w:p>
        </w:tc>
        <w:tc>
          <w:tcPr>
            <w:tcW w:w="328" w:type="pct"/>
            <w:vAlign w:val="center"/>
          </w:tcPr>
          <w:p w14:paraId="6978BDBC">
            <w:pPr>
              <w:pStyle w:val="540"/>
              <w:jc w:val="center"/>
              <w:rPr>
                <w:rFonts w:eastAsiaTheme="minorEastAsia"/>
                <w:bCs/>
                <w:i w:val="0"/>
                <w:iCs w:val="0"/>
              </w:rPr>
            </w:pPr>
            <w:r>
              <w:rPr>
                <w:rFonts w:eastAsiaTheme="minorEastAsia"/>
                <w:bCs/>
                <w:i w:val="0"/>
                <w:iCs w:val="0"/>
              </w:rPr>
              <w:t>X/X</w:t>
            </w:r>
          </w:p>
        </w:tc>
        <w:tc>
          <w:tcPr>
            <w:tcW w:w="328" w:type="pct"/>
            <w:vAlign w:val="center"/>
          </w:tcPr>
          <w:p w14:paraId="5813B893">
            <w:pPr>
              <w:pStyle w:val="540"/>
              <w:jc w:val="center"/>
              <w:rPr>
                <w:rFonts w:eastAsiaTheme="minorEastAsia"/>
                <w:bCs/>
                <w:i w:val="0"/>
                <w:iCs w:val="0"/>
              </w:rPr>
            </w:pPr>
            <w:r>
              <w:rPr>
                <w:rFonts w:eastAsiaTheme="minorEastAsia"/>
                <w:bCs/>
                <w:i w:val="0"/>
                <w:iCs w:val="0"/>
              </w:rPr>
              <w:t>X/X</w:t>
            </w:r>
          </w:p>
        </w:tc>
        <w:tc>
          <w:tcPr>
            <w:tcW w:w="328" w:type="pct"/>
            <w:vAlign w:val="center"/>
          </w:tcPr>
          <w:p w14:paraId="079CD318">
            <w:pPr>
              <w:pStyle w:val="540"/>
              <w:jc w:val="center"/>
              <w:rPr>
                <w:rFonts w:eastAsiaTheme="minorEastAsia"/>
                <w:bCs/>
                <w:i w:val="0"/>
                <w:iCs w:val="0"/>
              </w:rPr>
            </w:pPr>
            <w:r>
              <w:rPr>
                <w:rFonts w:eastAsiaTheme="minorEastAsia"/>
                <w:bCs/>
                <w:i w:val="0"/>
                <w:iCs w:val="0"/>
              </w:rPr>
              <w:t>X/X</w:t>
            </w:r>
          </w:p>
        </w:tc>
        <w:tc>
          <w:tcPr>
            <w:tcW w:w="328" w:type="pct"/>
            <w:vAlign w:val="center"/>
          </w:tcPr>
          <w:p w14:paraId="265B0494">
            <w:pPr>
              <w:pStyle w:val="540"/>
              <w:jc w:val="center"/>
              <w:rPr>
                <w:rFonts w:eastAsiaTheme="minorEastAsia"/>
                <w:bCs/>
                <w:i w:val="0"/>
                <w:iCs w:val="0"/>
              </w:rPr>
            </w:pPr>
            <w:r>
              <w:rPr>
                <w:rFonts w:eastAsiaTheme="minorEastAsia"/>
                <w:bCs/>
                <w:i w:val="0"/>
                <w:iCs w:val="0"/>
              </w:rPr>
              <w:t>X/X</w:t>
            </w:r>
          </w:p>
        </w:tc>
        <w:tc>
          <w:tcPr>
            <w:tcW w:w="328" w:type="pct"/>
            <w:vAlign w:val="center"/>
          </w:tcPr>
          <w:p w14:paraId="0CCB78D6">
            <w:pPr>
              <w:pStyle w:val="540"/>
              <w:jc w:val="center"/>
              <w:rPr>
                <w:rFonts w:eastAsiaTheme="minorEastAsia"/>
                <w:bCs/>
                <w:i w:val="0"/>
                <w:iCs w:val="0"/>
              </w:rPr>
            </w:pPr>
            <w:r>
              <w:rPr>
                <w:rFonts w:eastAsiaTheme="minorEastAsia"/>
                <w:bCs/>
                <w:i w:val="0"/>
                <w:iCs w:val="0"/>
              </w:rPr>
              <w:t>X/X</w:t>
            </w:r>
          </w:p>
        </w:tc>
        <w:tc>
          <w:tcPr>
            <w:tcW w:w="330" w:type="pct"/>
            <w:vAlign w:val="center"/>
          </w:tcPr>
          <w:p w14:paraId="74E75FC3">
            <w:pPr>
              <w:pStyle w:val="540"/>
              <w:jc w:val="center"/>
              <w:rPr>
                <w:rFonts w:eastAsiaTheme="minorEastAsia"/>
                <w:bCs/>
                <w:i w:val="0"/>
                <w:iCs w:val="0"/>
              </w:rPr>
            </w:pPr>
            <w:r>
              <w:rPr>
                <w:rFonts w:eastAsiaTheme="minorEastAsia"/>
                <w:bCs/>
                <w:i w:val="0"/>
                <w:iCs w:val="0"/>
              </w:rPr>
              <w:t>X/X</w:t>
            </w:r>
          </w:p>
        </w:tc>
        <w:tc>
          <w:tcPr>
            <w:tcW w:w="324" w:type="pct"/>
            <w:vAlign w:val="center"/>
          </w:tcPr>
          <w:p w14:paraId="6B51BA9E">
            <w:pPr>
              <w:pStyle w:val="540"/>
              <w:jc w:val="center"/>
              <w:rPr>
                <w:rFonts w:eastAsiaTheme="minorEastAsia"/>
                <w:bCs/>
                <w:i w:val="0"/>
                <w:iCs w:val="0"/>
              </w:rPr>
            </w:pPr>
            <w:r>
              <w:rPr>
                <w:rFonts w:eastAsiaTheme="minorEastAsia"/>
                <w:bCs/>
                <w:i w:val="0"/>
                <w:iCs w:val="0"/>
              </w:rPr>
              <w:t>X/X</w:t>
            </w:r>
          </w:p>
        </w:tc>
      </w:tr>
      <w:tr w14:paraId="0C7D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continue"/>
            <w:vAlign w:val="center"/>
          </w:tcPr>
          <w:p w14:paraId="44D074AA">
            <w:pPr>
              <w:pStyle w:val="540"/>
              <w:jc w:val="center"/>
              <w:rPr>
                <w:rFonts w:eastAsiaTheme="minorEastAsia"/>
                <w:i w:val="0"/>
                <w:iCs w:val="0"/>
              </w:rPr>
            </w:pPr>
          </w:p>
        </w:tc>
        <w:tc>
          <w:tcPr>
            <w:tcW w:w="466" w:type="pct"/>
            <w:vMerge w:val="continue"/>
            <w:vAlign w:val="center"/>
          </w:tcPr>
          <w:p w14:paraId="0C186BD6">
            <w:pPr>
              <w:pStyle w:val="540"/>
              <w:jc w:val="center"/>
              <w:rPr>
                <w:rFonts w:eastAsiaTheme="minorEastAsia"/>
                <w:i w:val="0"/>
                <w:iCs w:val="0"/>
              </w:rPr>
            </w:pPr>
          </w:p>
        </w:tc>
        <w:tc>
          <w:tcPr>
            <w:tcW w:w="620" w:type="pct"/>
            <w:vAlign w:val="center"/>
          </w:tcPr>
          <w:p w14:paraId="1FEDAE8F">
            <w:pPr>
              <w:pStyle w:val="540"/>
              <w:jc w:val="center"/>
              <w:rPr>
                <w:rFonts w:eastAsiaTheme="minorEastAsia"/>
                <w:i w:val="0"/>
                <w:iCs w:val="0"/>
              </w:rPr>
            </w:pPr>
            <w:r>
              <w:rPr>
                <w:rFonts w:eastAsiaTheme="minorEastAsia"/>
                <w:i w:val="0"/>
                <w:iCs w:val="0"/>
              </w:rPr>
              <w:t>++</w:t>
            </w:r>
          </w:p>
        </w:tc>
        <w:tc>
          <w:tcPr>
            <w:tcW w:w="328" w:type="pct"/>
            <w:vAlign w:val="center"/>
          </w:tcPr>
          <w:p w14:paraId="7C4E782A">
            <w:pPr>
              <w:pStyle w:val="540"/>
              <w:jc w:val="center"/>
              <w:rPr>
                <w:rFonts w:eastAsiaTheme="minorEastAsia"/>
                <w:bCs/>
                <w:i w:val="0"/>
                <w:iCs w:val="0"/>
              </w:rPr>
            </w:pPr>
            <w:r>
              <w:rPr>
                <w:rFonts w:eastAsiaTheme="minorEastAsia"/>
                <w:bCs/>
                <w:i w:val="0"/>
                <w:iCs w:val="0"/>
              </w:rPr>
              <w:t>X/X</w:t>
            </w:r>
          </w:p>
        </w:tc>
        <w:tc>
          <w:tcPr>
            <w:tcW w:w="327" w:type="pct"/>
            <w:vAlign w:val="center"/>
          </w:tcPr>
          <w:p w14:paraId="6964E9C0">
            <w:pPr>
              <w:pStyle w:val="540"/>
              <w:jc w:val="center"/>
              <w:rPr>
                <w:rFonts w:eastAsiaTheme="minorEastAsia"/>
                <w:bCs/>
                <w:i w:val="0"/>
                <w:iCs w:val="0"/>
              </w:rPr>
            </w:pPr>
            <w:r>
              <w:rPr>
                <w:rFonts w:eastAsiaTheme="minorEastAsia"/>
                <w:bCs/>
                <w:i w:val="0"/>
                <w:iCs w:val="0"/>
              </w:rPr>
              <w:t>X/X</w:t>
            </w:r>
          </w:p>
        </w:tc>
        <w:tc>
          <w:tcPr>
            <w:tcW w:w="328" w:type="pct"/>
            <w:vAlign w:val="center"/>
          </w:tcPr>
          <w:p w14:paraId="5F686CC0">
            <w:pPr>
              <w:pStyle w:val="540"/>
              <w:jc w:val="center"/>
              <w:rPr>
                <w:rFonts w:eastAsiaTheme="minorEastAsia"/>
                <w:bCs/>
                <w:i w:val="0"/>
                <w:iCs w:val="0"/>
              </w:rPr>
            </w:pPr>
            <w:r>
              <w:rPr>
                <w:rFonts w:eastAsiaTheme="minorEastAsia"/>
                <w:bCs/>
                <w:i w:val="0"/>
                <w:iCs w:val="0"/>
              </w:rPr>
              <w:t>X/X</w:t>
            </w:r>
          </w:p>
        </w:tc>
        <w:tc>
          <w:tcPr>
            <w:tcW w:w="328" w:type="pct"/>
            <w:vAlign w:val="center"/>
          </w:tcPr>
          <w:p w14:paraId="4420E135">
            <w:pPr>
              <w:pStyle w:val="540"/>
              <w:jc w:val="center"/>
              <w:rPr>
                <w:rFonts w:eastAsiaTheme="minorEastAsia"/>
                <w:bCs/>
                <w:i w:val="0"/>
                <w:iCs w:val="0"/>
              </w:rPr>
            </w:pPr>
            <w:r>
              <w:rPr>
                <w:rFonts w:eastAsiaTheme="minorEastAsia"/>
                <w:bCs/>
                <w:i w:val="0"/>
                <w:iCs w:val="0"/>
              </w:rPr>
              <w:t>X/X</w:t>
            </w:r>
          </w:p>
        </w:tc>
        <w:tc>
          <w:tcPr>
            <w:tcW w:w="328" w:type="pct"/>
            <w:vAlign w:val="center"/>
          </w:tcPr>
          <w:p w14:paraId="3C6C97D4">
            <w:pPr>
              <w:pStyle w:val="540"/>
              <w:jc w:val="center"/>
              <w:rPr>
                <w:rFonts w:eastAsiaTheme="minorEastAsia"/>
                <w:bCs/>
                <w:i w:val="0"/>
                <w:iCs w:val="0"/>
              </w:rPr>
            </w:pPr>
            <w:r>
              <w:rPr>
                <w:rFonts w:eastAsiaTheme="minorEastAsia"/>
                <w:bCs/>
                <w:i w:val="0"/>
                <w:iCs w:val="0"/>
              </w:rPr>
              <w:t>X/X</w:t>
            </w:r>
          </w:p>
        </w:tc>
        <w:tc>
          <w:tcPr>
            <w:tcW w:w="328" w:type="pct"/>
            <w:vAlign w:val="center"/>
          </w:tcPr>
          <w:p w14:paraId="2D09773C">
            <w:pPr>
              <w:pStyle w:val="540"/>
              <w:jc w:val="center"/>
              <w:rPr>
                <w:rFonts w:eastAsiaTheme="minorEastAsia"/>
                <w:bCs/>
                <w:i w:val="0"/>
                <w:iCs w:val="0"/>
              </w:rPr>
            </w:pPr>
            <w:r>
              <w:rPr>
                <w:rFonts w:eastAsiaTheme="minorEastAsia"/>
                <w:bCs/>
                <w:i w:val="0"/>
                <w:iCs w:val="0"/>
              </w:rPr>
              <w:t>X/X</w:t>
            </w:r>
          </w:p>
        </w:tc>
        <w:tc>
          <w:tcPr>
            <w:tcW w:w="328" w:type="pct"/>
            <w:vAlign w:val="center"/>
          </w:tcPr>
          <w:p w14:paraId="5F2FFCC1">
            <w:pPr>
              <w:pStyle w:val="540"/>
              <w:jc w:val="center"/>
              <w:rPr>
                <w:rFonts w:eastAsiaTheme="minorEastAsia"/>
                <w:bCs/>
                <w:i w:val="0"/>
                <w:iCs w:val="0"/>
              </w:rPr>
            </w:pPr>
            <w:r>
              <w:rPr>
                <w:rFonts w:eastAsiaTheme="minorEastAsia"/>
                <w:bCs/>
                <w:i w:val="0"/>
                <w:iCs w:val="0"/>
              </w:rPr>
              <w:t>X/X</w:t>
            </w:r>
          </w:p>
        </w:tc>
        <w:tc>
          <w:tcPr>
            <w:tcW w:w="328" w:type="pct"/>
            <w:vAlign w:val="center"/>
          </w:tcPr>
          <w:p w14:paraId="4F006EA6">
            <w:pPr>
              <w:pStyle w:val="540"/>
              <w:jc w:val="center"/>
              <w:rPr>
                <w:rFonts w:eastAsiaTheme="minorEastAsia"/>
                <w:bCs/>
                <w:i w:val="0"/>
                <w:iCs w:val="0"/>
              </w:rPr>
            </w:pPr>
            <w:r>
              <w:rPr>
                <w:rFonts w:eastAsiaTheme="minorEastAsia"/>
                <w:bCs/>
                <w:i w:val="0"/>
                <w:iCs w:val="0"/>
              </w:rPr>
              <w:t>X/X</w:t>
            </w:r>
          </w:p>
        </w:tc>
        <w:tc>
          <w:tcPr>
            <w:tcW w:w="330" w:type="pct"/>
            <w:vAlign w:val="center"/>
          </w:tcPr>
          <w:p w14:paraId="5EA1BDC7">
            <w:pPr>
              <w:pStyle w:val="540"/>
              <w:jc w:val="center"/>
              <w:rPr>
                <w:rFonts w:eastAsiaTheme="minorEastAsia"/>
                <w:bCs/>
                <w:i w:val="0"/>
                <w:iCs w:val="0"/>
              </w:rPr>
            </w:pPr>
            <w:r>
              <w:rPr>
                <w:rFonts w:eastAsiaTheme="minorEastAsia"/>
                <w:bCs/>
                <w:i w:val="0"/>
                <w:iCs w:val="0"/>
              </w:rPr>
              <w:t>X/X</w:t>
            </w:r>
          </w:p>
        </w:tc>
        <w:tc>
          <w:tcPr>
            <w:tcW w:w="324" w:type="pct"/>
            <w:vAlign w:val="center"/>
          </w:tcPr>
          <w:p w14:paraId="7DFA7593">
            <w:pPr>
              <w:pStyle w:val="540"/>
              <w:jc w:val="center"/>
              <w:rPr>
                <w:rFonts w:eastAsiaTheme="minorEastAsia"/>
                <w:bCs/>
                <w:i w:val="0"/>
                <w:iCs w:val="0"/>
              </w:rPr>
            </w:pPr>
            <w:r>
              <w:rPr>
                <w:rFonts w:eastAsiaTheme="minorEastAsia"/>
                <w:bCs/>
                <w:i w:val="0"/>
                <w:iCs w:val="0"/>
              </w:rPr>
              <w:t>X/X</w:t>
            </w:r>
          </w:p>
        </w:tc>
      </w:tr>
      <w:tr w14:paraId="6785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continue"/>
            <w:vAlign w:val="center"/>
          </w:tcPr>
          <w:p w14:paraId="43B2994D">
            <w:pPr>
              <w:pStyle w:val="540"/>
              <w:jc w:val="center"/>
              <w:rPr>
                <w:rFonts w:eastAsiaTheme="minorEastAsia"/>
                <w:i w:val="0"/>
                <w:iCs w:val="0"/>
              </w:rPr>
            </w:pPr>
          </w:p>
        </w:tc>
        <w:tc>
          <w:tcPr>
            <w:tcW w:w="466" w:type="pct"/>
            <w:vMerge w:val="continue"/>
            <w:vAlign w:val="center"/>
          </w:tcPr>
          <w:p w14:paraId="35AFFCEF">
            <w:pPr>
              <w:pStyle w:val="540"/>
              <w:jc w:val="center"/>
              <w:rPr>
                <w:rFonts w:eastAsiaTheme="minorEastAsia"/>
                <w:i w:val="0"/>
                <w:iCs w:val="0"/>
              </w:rPr>
            </w:pPr>
          </w:p>
        </w:tc>
        <w:tc>
          <w:tcPr>
            <w:tcW w:w="620" w:type="pct"/>
            <w:vAlign w:val="center"/>
          </w:tcPr>
          <w:p w14:paraId="3B872E1F">
            <w:pPr>
              <w:pStyle w:val="540"/>
              <w:jc w:val="center"/>
              <w:rPr>
                <w:rFonts w:eastAsiaTheme="minorEastAsia"/>
                <w:i w:val="0"/>
                <w:iCs w:val="0"/>
              </w:rPr>
            </w:pPr>
            <w:r>
              <w:rPr>
                <w:rFonts w:hint="eastAsia" w:eastAsiaTheme="minorEastAsia"/>
                <w:i w:val="0"/>
                <w:iCs w:val="0"/>
              </w:rPr>
              <w:t>合计</w:t>
            </w:r>
          </w:p>
        </w:tc>
        <w:tc>
          <w:tcPr>
            <w:tcW w:w="655" w:type="pct"/>
            <w:gridSpan w:val="2"/>
            <w:vAlign w:val="center"/>
          </w:tcPr>
          <w:p w14:paraId="4C01382C">
            <w:pPr>
              <w:pStyle w:val="540"/>
              <w:jc w:val="center"/>
              <w:rPr>
                <w:rFonts w:eastAsiaTheme="minorEastAsia"/>
                <w:b/>
                <w:bCs/>
                <w:i w:val="0"/>
                <w:iCs w:val="0"/>
              </w:rPr>
            </w:pPr>
            <w:r>
              <w:rPr>
                <w:rFonts w:eastAsiaTheme="minorEastAsia"/>
                <w:bCs/>
                <w:i w:val="0"/>
                <w:iCs w:val="0"/>
              </w:rPr>
              <w:t>X/X</w:t>
            </w:r>
          </w:p>
        </w:tc>
        <w:tc>
          <w:tcPr>
            <w:tcW w:w="656" w:type="pct"/>
            <w:gridSpan w:val="2"/>
            <w:vAlign w:val="center"/>
          </w:tcPr>
          <w:p w14:paraId="65D4D2D0">
            <w:pPr>
              <w:pStyle w:val="540"/>
              <w:jc w:val="center"/>
              <w:rPr>
                <w:rFonts w:eastAsiaTheme="minorEastAsia"/>
                <w:b/>
                <w:bCs/>
                <w:i w:val="0"/>
                <w:iCs w:val="0"/>
              </w:rPr>
            </w:pPr>
            <w:r>
              <w:rPr>
                <w:rFonts w:eastAsiaTheme="minorEastAsia"/>
                <w:bCs/>
                <w:i w:val="0"/>
                <w:iCs w:val="0"/>
              </w:rPr>
              <w:t>X/X</w:t>
            </w:r>
          </w:p>
        </w:tc>
        <w:tc>
          <w:tcPr>
            <w:tcW w:w="656" w:type="pct"/>
            <w:gridSpan w:val="2"/>
            <w:vAlign w:val="center"/>
          </w:tcPr>
          <w:p w14:paraId="30A865CE">
            <w:pPr>
              <w:pStyle w:val="540"/>
              <w:jc w:val="center"/>
              <w:rPr>
                <w:rFonts w:eastAsiaTheme="minorEastAsia"/>
                <w:b/>
                <w:bCs/>
                <w:i w:val="0"/>
                <w:iCs w:val="0"/>
              </w:rPr>
            </w:pPr>
            <w:r>
              <w:rPr>
                <w:rFonts w:eastAsiaTheme="minorEastAsia"/>
                <w:bCs/>
                <w:i w:val="0"/>
                <w:iCs w:val="0"/>
              </w:rPr>
              <w:t>X/X</w:t>
            </w:r>
          </w:p>
        </w:tc>
        <w:tc>
          <w:tcPr>
            <w:tcW w:w="656" w:type="pct"/>
            <w:gridSpan w:val="2"/>
            <w:vAlign w:val="center"/>
          </w:tcPr>
          <w:p w14:paraId="47566D6C">
            <w:pPr>
              <w:pStyle w:val="540"/>
              <w:jc w:val="center"/>
              <w:rPr>
                <w:rFonts w:eastAsiaTheme="minorEastAsia"/>
                <w:b/>
                <w:bCs/>
                <w:i w:val="0"/>
                <w:iCs w:val="0"/>
              </w:rPr>
            </w:pPr>
            <w:r>
              <w:rPr>
                <w:rFonts w:eastAsiaTheme="minorEastAsia"/>
                <w:bCs/>
                <w:i w:val="0"/>
                <w:iCs w:val="0"/>
              </w:rPr>
              <w:t>X/X</w:t>
            </w:r>
          </w:p>
        </w:tc>
        <w:tc>
          <w:tcPr>
            <w:tcW w:w="654" w:type="pct"/>
            <w:gridSpan w:val="2"/>
            <w:vAlign w:val="center"/>
          </w:tcPr>
          <w:p w14:paraId="59B09D0D">
            <w:pPr>
              <w:pStyle w:val="540"/>
              <w:jc w:val="center"/>
              <w:rPr>
                <w:rFonts w:eastAsiaTheme="minorEastAsia"/>
                <w:b/>
                <w:bCs/>
                <w:i w:val="0"/>
                <w:iCs w:val="0"/>
              </w:rPr>
            </w:pPr>
            <w:r>
              <w:rPr>
                <w:rFonts w:eastAsiaTheme="minorEastAsia"/>
                <w:bCs/>
                <w:i w:val="0"/>
                <w:iCs w:val="0"/>
              </w:rPr>
              <w:t>X/X</w:t>
            </w:r>
          </w:p>
        </w:tc>
      </w:tr>
      <w:tr w14:paraId="3167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restart"/>
            <w:vAlign w:val="center"/>
          </w:tcPr>
          <w:p w14:paraId="17EB1E1F">
            <w:pPr>
              <w:pStyle w:val="540"/>
              <w:jc w:val="center"/>
              <w:rPr>
                <w:rFonts w:eastAsiaTheme="minorEastAsia"/>
                <w:i w:val="0"/>
                <w:iCs w:val="0"/>
              </w:rPr>
            </w:pPr>
            <w:r>
              <w:rPr>
                <w:rFonts w:hint="eastAsia" w:eastAsiaTheme="minorEastAsia"/>
                <w:i w:val="0"/>
                <w:iCs w:val="0"/>
              </w:rPr>
              <w:t>恢复期结束</w:t>
            </w:r>
          </w:p>
          <w:p w14:paraId="31EF4063">
            <w:pPr>
              <w:pStyle w:val="540"/>
              <w:jc w:val="center"/>
              <w:rPr>
                <w:rFonts w:eastAsiaTheme="minorEastAsia"/>
                <w:i w:val="0"/>
                <w:iCs w:val="0"/>
              </w:rPr>
            </w:pPr>
            <w:r>
              <w:rPr>
                <w:rFonts w:hint="eastAsia" w:eastAsiaTheme="minorEastAsia"/>
                <w:i w:val="0"/>
                <w:iCs w:val="0"/>
              </w:rPr>
              <w:t>（</w:t>
            </w:r>
            <w:r>
              <w:rPr>
                <w:rFonts w:eastAsiaTheme="minorEastAsia"/>
                <w:i w:val="0"/>
                <w:iCs w:val="0"/>
              </w:rPr>
              <w:t>DXX</w:t>
            </w:r>
            <w:r>
              <w:rPr>
                <w:rFonts w:hint="eastAsia" w:eastAsiaTheme="minorEastAsia"/>
                <w:i w:val="0"/>
                <w:iCs w:val="0"/>
              </w:rPr>
              <w:t>）</w:t>
            </w:r>
          </w:p>
        </w:tc>
        <w:tc>
          <w:tcPr>
            <w:tcW w:w="466" w:type="pct"/>
            <w:vMerge w:val="restart"/>
            <w:vAlign w:val="center"/>
          </w:tcPr>
          <w:p w14:paraId="4285E77D">
            <w:pPr>
              <w:pStyle w:val="540"/>
              <w:jc w:val="center"/>
              <w:rPr>
                <w:rFonts w:eastAsiaTheme="minorEastAsia"/>
                <w:i w:val="0"/>
                <w:iCs w:val="0"/>
              </w:rPr>
            </w:pPr>
            <w:r>
              <w:rPr>
                <w:rFonts w:hint="eastAsia" w:eastAsiaTheme="minorEastAsia"/>
                <w:i w:val="0"/>
                <w:iCs w:val="0"/>
              </w:rPr>
              <w:t>病变</w:t>
            </w:r>
          </w:p>
        </w:tc>
        <w:tc>
          <w:tcPr>
            <w:tcW w:w="620" w:type="pct"/>
            <w:vAlign w:val="center"/>
          </w:tcPr>
          <w:p w14:paraId="260E71DD">
            <w:pPr>
              <w:pStyle w:val="540"/>
              <w:jc w:val="center"/>
              <w:rPr>
                <w:rFonts w:eastAsiaTheme="minorEastAsia"/>
                <w:i w:val="0"/>
                <w:iCs w:val="0"/>
              </w:rPr>
            </w:pPr>
            <w:r>
              <w:rPr>
                <w:rFonts w:eastAsiaTheme="minorEastAsia"/>
                <w:i w:val="0"/>
                <w:iCs w:val="0"/>
              </w:rPr>
              <w:t>+</w:t>
            </w:r>
          </w:p>
        </w:tc>
        <w:tc>
          <w:tcPr>
            <w:tcW w:w="328" w:type="pct"/>
            <w:vAlign w:val="center"/>
          </w:tcPr>
          <w:p w14:paraId="133301C1">
            <w:pPr>
              <w:pStyle w:val="540"/>
              <w:jc w:val="center"/>
              <w:rPr>
                <w:rFonts w:eastAsiaTheme="minorEastAsia"/>
                <w:b/>
                <w:bCs/>
                <w:i w:val="0"/>
                <w:iCs w:val="0"/>
              </w:rPr>
            </w:pPr>
            <w:r>
              <w:rPr>
                <w:rFonts w:eastAsiaTheme="minorEastAsia"/>
                <w:bCs/>
                <w:i w:val="0"/>
                <w:iCs w:val="0"/>
              </w:rPr>
              <w:t>X/X</w:t>
            </w:r>
          </w:p>
        </w:tc>
        <w:tc>
          <w:tcPr>
            <w:tcW w:w="327" w:type="pct"/>
            <w:vAlign w:val="center"/>
          </w:tcPr>
          <w:p w14:paraId="26D7141E">
            <w:pPr>
              <w:pStyle w:val="540"/>
              <w:jc w:val="center"/>
              <w:rPr>
                <w:rFonts w:eastAsiaTheme="minorEastAsia"/>
                <w:b/>
                <w:bCs/>
                <w:i w:val="0"/>
                <w:iCs w:val="0"/>
              </w:rPr>
            </w:pPr>
            <w:r>
              <w:rPr>
                <w:rFonts w:eastAsiaTheme="minorEastAsia"/>
                <w:bCs/>
                <w:i w:val="0"/>
                <w:iCs w:val="0"/>
              </w:rPr>
              <w:t>X/X</w:t>
            </w:r>
          </w:p>
        </w:tc>
        <w:tc>
          <w:tcPr>
            <w:tcW w:w="328" w:type="pct"/>
            <w:vAlign w:val="center"/>
          </w:tcPr>
          <w:p w14:paraId="242B95EC">
            <w:pPr>
              <w:pStyle w:val="540"/>
              <w:jc w:val="center"/>
              <w:rPr>
                <w:rFonts w:eastAsiaTheme="minorEastAsia"/>
                <w:b/>
                <w:bCs/>
                <w:i w:val="0"/>
                <w:iCs w:val="0"/>
              </w:rPr>
            </w:pPr>
            <w:r>
              <w:rPr>
                <w:rFonts w:eastAsiaTheme="minorEastAsia"/>
                <w:bCs/>
                <w:i w:val="0"/>
                <w:iCs w:val="0"/>
              </w:rPr>
              <w:t>X/X</w:t>
            </w:r>
          </w:p>
        </w:tc>
        <w:tc>
          <w:tcPr>
            <w:tcW w:w="328" w:type="pct"/>
            <w:vAlign w:val="center"/>
          </w:tcPr>
          <w:p w14:paraId="37233C1A">
            <w:pPr>
              <w:pStyle w:val="540"/>
              <w:jc w:val="center"/>
              <w:rPr>
                <w:rFonts w:eastAsiaTheme="minorEastAsia"/>
                <w:b/>
                <w:bCs/>
                <w:i w:val="0"/>
                <w:iCs w:val="0"/>
              </w:rPr>
            </w:pPr>
            <w:r>
              <w:rPr>
                <w:rFonts w:eastAsiaTheme="minorEastAsia"/>
                <w:bCs/>
                <w:i w:val="0"/>
                <w:iCs w:val="0"/>
              </w:rPr>
              <w:t>X/X</w:t>
            </w:r>
          </w:p>
        </w:tc>
        <w:tc>
          <w:tcPr>
            <w:tcW w:w="328" w:type="pct"/>
            <w:vAlign w:val="center"/>
          </w:tcPr>
          <w:p w14:paraId="5DC58237">
            <w:pPr>
              <w:pStyle w:val="540"/>
              <w:jc w:val="center"/>
              <w:rPr>
                <w:rFonts w:eastAsiaTheme="minorEastAsia"/>
                <w:b/>
                <w:bCs/>
                <w:i w:val="0"/>
                <w:iCs w:val="0"/>
              </w:rPr>
            </w:pPr>
            <w:r>
              <w:rPr>
                <w:rFonts w:eastAsiaTheme="minorEastAsia"/>
                <w:bCs/>
                <w:i w:val="0"/>
                <w:iCs w:val="0"/>
              </w:rPr>
              <w:t>X/X</w:t>
            </w:r>
          </w:p>
        </w:tc>
        <w:tc>
          <w:tcPr>
            <w:tcW w:w="328" w:type="pct"/>
            <w:vAlign w:val="center"/>
          </w:tcPr>
          <w:p w14:paraId="7D2170D6">
            <w:pPr>
              <w:pStyle w:val="540"/>
              <w:jc w:val="center"/>
              <w:rPr>
                <w:rFonts w:eastAsiaTheme="minorEastAsia"/>
                <w:b/>
                <w:bCs/>
                <w:i w:val="0"/>
                <w:iCs w:val="0"/>
              </w:rPr>
            </w:pPr>
            <w:r>
              <w:rPr>
                <w:rFonts w:eastAsiaTheme="minorEastAsia"/>
                <w:bCs/>
                <w:i w:val="0"/>
                <w:iCs w:val="0"/>
              </w:rPr>
              <w:t>X/X</w:t>
            </w:r>
          </w:p>
        </w:tc>
        <w:tc>
          <w:tcPr>
            <w:tcW w:w="328" w:type="pct"/>
            <w:vAlign w:val="center"/>
          </w:tcPr>
          <w:p w14:paraId="06F2C16C">
            <w:pPr>
              <w:pStyle w:val="540"/>
              <w:jc w:val="center"/>
              <w:rPr>
                <w:rFonts w:eastAsiaTheme="minorEastAsia"/>
                <w:b/>
                <w:bCs/>
                <w:i w:val="0"/>
                <w:iCs w:val="0"/>
              </w:rPr>
            </w:pPr>
            <w:r>
              <w:rPr>
                <w:rFonts w:eastAsiaTheme="minorEastAsia"/>
                <w:bCs/>
                <w:i w:val="0"/>
                <w:iCs w:val="0"/>
              </w:rPr>
              <w:t>X/X</w:t>
            </w:r>
          </w:p>
        </w:tc>
        <w:tc>
          <w:tcPr>
            <w:tcW w:w="328" w:type="pct"/>
            <w:vAlign w:val="center"/>
          </w:tcPr>
          <w:p w14:paraId="29F3137E">
            <w:pPr>
              <w:pStyle w:val="540"/>
              <w:jc w:val="center"/>
              <w:rPr>
                <w:rFonts w:eastAsiaTheme="minorEastAsia"/>
                <w:b/>
                <w:bCs/>
                <w:i w:val="0"/>
                <w:iCs w:val="0"/>
              </w:rPr>
            </w:pPr>
            <w:r>
              <w:rPr>
                <w:rFonts w:eastAsiaTheme="minorEastAsia"/>
                <w:bCs/>
                <w:i w:val="0"/>
                <w:iCs w:val="0"/>
              </w:rPr>
              <w:t>X/X</w:t>
            </w:r>
          </w:p>
        </w:tc>
        <w:tc>
          <w:tcPr>
            <w:tcW w:w="330" w:type="pct"/>
            <w:vAlign w:val="center"/>
          </w:tcPr>
          <w:p w14:paraId="6D3F98A5">
            <w:pPr>
              <w:pStyle w:val="540"/>
              <w:jc w:val="center"/>
              <w:rPr>
                <w:rFonts w:eastAsiaTheme="minorEastAsia"/>
                <w:b/>
                <w:bCs/>
                <w:i w:val="0"/>
                <w:iCs w:val="0"/>
              </w:rPr>
            </w:pPr>
            <w:r>
              <w:rPr>
                <w:rFonts w:eastAsiaTheme="minorEastAsia"/>
                <w:bCs/>
                <w:i w:val="0"/>
                <w:iCs w:val="0"/>
              </w:rPr>
              <w:t>X/X</w:t>
            </w:r>
          </w:p>
        </w:tc>
        <w:tc>
          <w:tcPr>
            <w:tcW w:w="324" w:type="pct"/>
            <w:vAlign w:val="center"/>
          </w:tcPr>
          <w:p w14:paraId="3BCFE3E8">
            <w:pPr>
              <w:pStyle w:val="540"/>
              <w:jc w:val="center"/>
              <w:rPr>
                <w:rFonts w:eastAsiaTheme="minorEastAsia"/>
                <w:b/>
                <w:bCs/>
                <w:i w:val="0"/>
                <w:iCs w:val="0"/>
              </w:rPr>
            </w:pPr>
            <w:r>
              <w:rPr>
                <w:rFonts w:eastAsiaTheme="minorEastAsia"/>
                <w:bCs/>
                <w:i w:val="0"/>
                <w:iCs w:val="0"/>
              </w:rPr>
              <w:t>X/X</w:t>
            </w:r>
          </w:p>
        </w:tc>
      </w:tr>
      <w:tr w14:paraId="3FC7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continue"/>
            <w:vAlign w:val="center"/>
          </w:tcPr>
          <w:p w14:paraId="5C3A4591">
            <w:pPr>
              <w:pStyle w:val="540"/>
              <w:jc w:val="center"/>
              <w:rPr>
                <w:rFonts w:eastAsiaTheme="minorEastAsia"/>
                <w:i w:val="0"/>
                <w:iCs w:val="0"/>
              </w:rPr>
            </w:pPr>
          </w:p>
        </w:tc>
        <w:tc>
          <w:tcPr>
            <w:tcW w:w="466" w:type="pct"/>
            <w:vMerge w:val="continue"/>
            <w:vAlign w:val="center"/>
          </w:tcPr>
          <w:p w14:paraId="428BC1B0">
            <w:pPr>
              <w:pStyle w:val="540"/>
              <w:jc w:val="center"/>
              <w:rPr>
                <w:rFonts w:eastAsiaTheme="minorEastAsia"/>
                <w:i w:val="0"/>
                <w:iCs w:val="0"/>
              </w:rPr>
            </w:pPr>
          </w:p>
        </w:tc>
        <w:tc>
          <w:tcPr>
            <w:tcW w:w="620" w:type="pct"/>
            <w:vAlign w:val="center"/>
          </w:tcPr>
          <w:p w14:paraId="06925A01">
            <w:pPr>
              <w:pStyle w:val="540"/>
              <w:jc w:val="center"/>
              <w:rPr>
                <w:rFonts w:eastAsiaTheme="minorEastAsia"/>
                <w:i w:val="0"/>
                <w:iCs w:val="0"/>
              </w:rPr>
            </w:pPr>
            <w:r>
              <w:rPr>
                <w:rFonts w:eastAsiaTheme="minorEastAsia"/>
                <w:i w:val="0"/>
                <w:iCs w:val="0"/>
              </w:rPr>
              <w:t>++</w:t>
            </w:r>
          </w:p>
        </w:tc>
        <w:tc>
          <w:tcPr>
            <w:tcW w:w="328" w:type="pct"/>
            <w:vAlign w:val="center"/>
          </w:tcPr>
          <w:p w14:paraId="37937C68">
            <w:pPr>
              <w:pStyle w:val="540"/>
              <w:jc w:val="center"/>
              <w:rPr>
                <w:rFonts w:eastAsiaTheme="minorEastAsia"/>
                <w:b/>
                <w:bCs/>
                <w:i w:val="0"/>
                <w:iCs w:val="0"/>
              </w:rPr>
            </w:pPr>
            <w:r>
              <w:rPr>
                <w:rFonts w:eastAsiaTheme="minorEastAsia"/>
                <w:bCs/>
                <w:i w:val="0"/>
                <w:iCs w:val="0"/>
              </w:rPr>
              <w:t>X/X</w:t>
            </w:r>
          </w:p>
        </w:tc>
        <w:tc>
          <w:tcPr>
            <w:tcW w:w="327" w:type="pct"/>
            <w:vAlign w:val="center"/>
          </w:tcPr>
          <w:p w14:paraId="3018636B">
            <w:pPr>
              <w:pStyle w:val="540"/>
              <w:jc w:val="center"/>
              <w:rPr>
                <w:rFonts w:eastAsiaTheme="minorEastAsia"/>
                <w:b/>
                <w:bCs/>
                <w:i w:val="0"/>
                <w:iCs w:val="0"/>
              </w:rPr>
            </w:pPr>
            <w:r>
              <w:rPr>
                <w:rFonts w:eastAsiaTheme="minorEastAsia"/>
                <w:bCs/>
                <w:i w:val="0"/>
                <w:iCs w:val="0"/>
              </w:rPr>
              <w:t>X/X</w:t>
            </w:r>
          </w:p>
        </w:tc>
        <w:tc>
          <w:tcPr>
            <w:tcW w:w="328" w:type="pct"/>
            <w:vAlign w:val="center"/>
          </w:tcPr>
          <w:p w14:paraId="32AADE35">
            <w:pPr>
              <w:pStyle w:val="540"/>
              <w:jc w:val="center"/>
              <w:rPr>
                <w:rFonts w:eastAsiaTheme="minorEastAsia"/>
                <w:b/>
                <w:bCs/>
                <w:i w:val="0"/>
                <w:iCs w:val="0"/>
              </w:rPr>
            </w:pPr>
            <w:r>
              <w:rPr>
                <w:rFonts w:eastAsiaTheme="minorEastAsia"/>
                <w:bCs/>
                <w:i w:val="0"/>
                <w:iCs w:val="0"/>
              </w:rPr>
              <w:t>X/X</w:t>
            </w:r>
          </w:p>
        </w:tc>
        <w:tc>
          <w:tcPr>
            <w:tcW w:w="328" w:type="pct"/>
            <w:vAlign w:val="center"/>
          </w:tcPr>
          <w:p w14:paraId="601B6507">
            <w:pPr>
              <w:pStyle w:val="540"/>
              <w:jc w:val="center"/>
              <w:rPr>
                <w:rFonts w:eastAsiaTheme="minorEastAsia"/>
                <w:b/>
                <w:bCs/>
                <w:i w:val="0"/>
                <w:iCs w:val="0"/>
              </w:rPr>
            </w:pPr>
            <w:r>
              <w:rPr>
                <w:rFonts w:eastAsiaTheme="minorEastAsia"/>
                <w:bCs/>
                <w:i w:val="0"/>
                <w:iCs w:val="0"/>
              </w:rPr>
              <w:t>X/X</w:t>
            </w:r>
          </w:p>
        </w:tc>
        <w:tc>
          <w:tcPr>
            <w:tcW w:w="328" w:type="pct"/>
            <w:vAlign w:val="center"/>
          </w:tcPr>
          <w:p w14:paraId="15FFAC37">
            <w:pPr>
              <w:pStyle w:val="540"/>
              <w:jc w:val="center"/>
              <w:rPr>
                <w:rFonts w:eastAsiaTheme="minorEastAsia"/>
                <w:b/>
                <w:bCs/>
                <w:i w:val="0"/>
                <w:iCs w:val="0"/>
              </w:rPr>
            </w:pPr>
            <w:r>
              <w:rPr>
                <w:rFonts w:eastAsiaTheme="minorEastAsia"/>
                <w:bCs/>
                <w:i w:val="0"/>
                <w:iCs w:val="0"/>
              </w:rPr>
              <w:t>X/X</w:t>
            </w:r>
          </w:p>
        </w:tc>
        <w:tc>
          <w:tcPr>
            <w:tcW w:w="328" w:type="pct"/>
            <w:vAlign w:val="center"/>
          </w:tcPr>
          <w:p w14:paraId="0C7E7853">
            <w:pPr>
              <w:pStyle w:val="540"/>
              <w:jc w:val="center"/>
              <w:rPr>
                <w:rFonts w:eastAsiaTheme="minorEastAsia"/>
                <w:b/>
                <w:bCs/>
                <w:i w:val="0"/>
                <w:iCs w:val="0"/>
              </w:rPr>
            </w:pPr>
            <w:r>
              <w:rPr>
                <w:rFonts w:eastAsiaTheme="minorEastAsia"/>
                <w:bCs/>
                <w:i w:val="0"/>
                <w:iCs w:val="0"/>
              </w:rPr>
              <w:t>X/X</w:t>
            </w:r>
          </w:p>
        </w:tc>
        <w:tc>
          <w:tcPr>
            <w:tcW w:w="328" w:type="pct"/>
            <w:vAlign w:val="center"/>
          </w:tcPr>
          <w:p w14:paraId="6ADAC06C">
            <w:pPr>
              <w:pStyle w:val="540"/>
              <w:jc w:val="center"/>
              <w:rPr>
                <w:rFonts w:eastAsiaTheme="minorEastAsia"/>
                <w:b/>
                <w:bCs/>
                <w:i w:val="0"/>
                <w:iCs w:val="0"/>
              </w:rPr>
            </w:pPr>
            <w:r>
              <w:rPr>
                <w:rFonts w:eastAsiaTheme="minorEastAsia"/>
                <w:bCs/>
                <w:i w:val="0"/>
                <w:iCs w:val="0"/>
              </w:rPr>
              <w:t>X/X</w:t>
            </w:r>
          </w:p>
        </w:tc>
        <w:tc>
          <w:tcPr>
            <w:tcW w:w="328" w:type="pct"/>
            <w:vAlign w:val="center"/>
          </w:tcPr>
          <w:p w14:paraId="6514D8E2">
            <w:pPr>
              <w:pStyle w:val="540"/>
              <w:jc w:val="center"/>
              <w:rPr>
                <w:rFonts w:eastAsiaTheme="minorEastAsia"/>
                <w:b/>
                <w:bCs/>
                <w:i w:val="0"/>
                <w:iCs w:val="0"/>
              </w:rPr>
            </w:pPr>
            <w:r>
              <w:rPr>
                <w:rFonts w:eastAsiaTheme="minorEastAsia"/>
                <w:bCs/>
                <w:i w:val="0"/>
                <w:iCs w:val="0"/>
              </w:rPr>
              <w:t>X/X</w:t>
            </w:r>
          </w:p>
        </w:tc>
        <w:tc>
          <w:tcPr>
            <w:tcW w:w="330" w:type="pct"/>
            <w:vAlign w:val="center"/>
          </w:tcPr>
          <w:p w14:paraId="6BD1346F">
            <w:pPr>
              <w:pStyle w:val="540"/>
              <w:jc w:val="center"/>
              <w:rPr>
                <w:rFonts w:eastAsiaTheme="minorEastAsia"/>
                <w:b/>
                <w:bCs/>
                <w:i w:val="0"/>
                <w:iCs w:val="0"/>
              </w:rPr>
            </w:pPr>
            <w:r>
              <w:rPr>
                <w:rFonts w:eastAsiaTheme="minorEastAsia"/>
                <w:bCs/>
                <w:i w:val="0"/>
                <w:iCs w:val="0"/>
              </w:rPr>
              <w:t>X/X</w:t>
            </w:r>
          </w:p>
        </w:tc>
        <w:tc>
          <w:tcPr>
            <w:tcW w:w="324" w:type="pct"/>
            <w:vAlign w:val="center"/>
          </w:tcPr>
          <w:p w14:paraId="53D57A76">
            <w:pPr>
              <w:pStyle w:val="540"/>
              <w:jc w:val="center"/>
              <w:rPr>
                <w:rFonts w:eastAsiaTheme="minorEastAsia"/>
                <w:b/>
                <w:bCs/>
                <w:i w:val="0"/>
                <w:iCs w:val="0"/>
              </w:rPr>
            </w:pPr>
            <w:r>
              <w:rPr>
                <w:rFonts w:eastAsiaTheme="minorEastAsia"/>
                <w:bCs/>
                <w:i w:val="0"/>
                <w:iCs w:val="0"/>
              </w:rPr>
              <w:t>X/X</w:t>
            </w:r>
          </w:p>
        </w:tc>
      </w:tr>
      <w:tr w14:paraId="6A92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637" w:type="pct"/>
            <w:vMerge w:val="continue"/>
            <w:vAlign w:val="center"/>
          </w:tcPr>
          <w:p w14:paraId="7442FF36">
            <w:pPr>
              <w:pStyle w:val="540"/>
              <w:jc w:val="center"/>
              <w:rPr>
                <w:rFonts w:eastAsiaTheme="minorEastAsia"/>
                <w:i w:val="0"/>
                <w:iCs w:val="0"/>
              </w:rPr>
            </w:pPr>
          </w:p>
        </w:tc>
        <w:tc>
          <w:tcPr>
            <w:tcW w:w="466" w:type="pct"/>
            <w:vMerge w:val="continue"/>
            <w:vAlign w:val="center"/>
          </w:tcPr>
          <w:p w14:paraId="4945B75F">
            <w:pPr>
              <w:pStyle w:val="540"/>
              <w:jc w:val="center"/>
              <w:rPr>
                <w:rFonts w:eastAsiaTheme="minorEastAsia"/>
                <w:i w:val="0"/>
                <w:iCs w:val="0"/>
              </w:rPr>
            </w:pPr>
          </w:p>
        </w:tc>
        <w:tc>
          <w:tcPr>
            <w:tcW w:w="620" w:type="pct"/>
            <w:vAlign w:val="center"/>
          </w:tcPr>
          <w:p w14:paraId="1298A1FD">
            <w:pPr>
              <w:pStyle w:val="540"/>
              <w:jc w:val="center"/>
              <w:rPr>
                <w:rFonts w:eastAsiaTheme="minorEastAsia"/>
                <w:i w:val="0"/>
                <w:iCs w:val="0"/>
              </w:rPr>
            </w:pPr>
            <w:r>
              <w:rPr>
                <w:rFonts w:hint="eastAsia" w:eastAsiaTheme="minorEastAsia"/>
                <w:i w:val="0"/>
                <w:iCs w:val="0"/>
              </w:rPr>
              <w:t>合计</w:t>
            </w:r>
          </w:p>
        </w:tc>
        <w:tc>
          <w:tcPr>
            <w:tcW w:w="655" w:type="pct"/>
            <w:gridSpan w:val="2"/>
            <w:vAlign w:val="center"/>
          </w:tcPr>
          <w:p w14:paraId="048B1EA9">
            <w:pPr>
              <w:pStyle w:val="540"/>
              <w:jc w:val="center"/>
              <w:rPr>
                <w:rFonts w:eastAsiaTheme="minorEastAsia"/>
                <w:b/>
                <w:bCs/>
                <w:i w:val="0"/>
                <w:iCs w:val="0"/>
              </w:rPr>
            </w:pPr>
            <w:r>
              <w:rPr>
                <w:rFonts w:eastAsiaTheme="minorEastAsia"/>
                <w:bCs/>
                <w:i w:val="0"/>
                <w:iCs w:val="0"/>
              </w:rPr>
              <w:t>X/X</w:t>
            </w:r>
          </w:p>
        </w:tc>
        <w:tc>
          <w:tcPr>
            <w:tcW w:w="656" w:type="pct"/>
            <w:gridSpan w:val="2"/>
            <w:vAlign w:val="center"/>
          </w:tcPr>
          <w:p w14:paraId="6823F243">
            <w:pPr>
              <w:pStyle w:val="540"/>
              <w:jc w:val="center"/>
              <w:rPr>
                <w:rFonts w:eastAsiaTheme="minorEastAsia"/>
                <w:b/>
                <w:bCs/>
                <w:i w:val="0"/>
                <w:iCs w:val="0"/>
              </w:rPr>
            </w:pPr>
            <w:r>
              <w:rPr>
                <w:rFonts w:eastAsiaTheme="minorEastAsia"/>
                <w:bCs/>
                <w:i w:val="0"/>
                <w:iCs w:val="0"/>
              </w:rPr>
              <w:t>X/X</w:t>
            </w:r>
          </w:p>
        </w:tc>
        <w:tc>
          <w:tcPr>
            <w:tcW w:w="656" w:type="pct"/>
            <w:gridSpan w:val="2"/>
            <w:vAlign w:val="center"/>
          </w:tcPr>
          <w:p w14:paraId="4611EF5F">
            <w:pPr>
              <w:pStyle w:val="540"/>
              <w:jc w:val="center"/>
              <w:rPr>
                <w:rFonts w:eastAsiaTheme="minorEastAsia"/>
                <w:b/>
                <w:bCs/>
                <w:i w:val="0"/>
                <w:iCs w:val="0"/>
              </w:rPr>
            </w:pPr>
            <w:r>
              <w:rPr>
                <w:rFonts w:eastAsiaTheme="minorEastAsia"/>
                <w:bCs/>
                <w:i w:val="0"/>
                <w:iCs w:val="0"/>
              </w:rPr>
              <w:t>X/X</w:t>
            </w:r>
          </w:p>
        </w:tc>
        <w:tc>
          <w:tcPr>
            <w:tcW w:w="656" w:type="pct"/>
            <w:gridSpan w:val="2"/>
            <w:vAlign w:val="center"/>
          </w:tcPr>
          <w:p w14:paraId="3918F318">
            <w:pPr>
              <w:pStyle w:val="540"/>
              <w:jc w:val="center"/>
              <w:rPr>
                <w:rFonts w:eastAsiaTheme="minorEastAsia"/>
                <w:b/>
                <w:bCs/>
                <w:i w:val="0"/>
                <w:iCs w:val="0"/>
              </w:rPr>
            </w:pPr>
            <w:r>
              <w:rPr>
                <w:rFonts w:eastAsiaTheme="minorEastAsia"/>
                <w:bCs/>
                <w:i w:val="0"/>
                <w:iCs w:val="0"/>
              </w:rPr>
              <w:t>X/X</w:t>
            </w:r>
          </w:p>
        </w:tc>
        <w:tc>
          <w:tcPr>
            <w:tcW w:w="654" w:type="pct"/>
            <w:gridSpan w:val="2"/>
            <w:vAlign w:val="center"/>
          </w:tcPr>
          <w:p w14:paraId="0D32A28F">
            <w:pPr>
              <w:pStyle w:val="540"/>
              <w:jc w:val="center"/>
              <w:rPr>
                <w:rFonts w:eastAsiaTheme="minorEastAsia"/>
                <w:b/>
                <w:bCs/>
                <w:i w:val="0"/>
                <w:iCs w:val="0"/>
              </w:rPr>
            </w:pPr>
            <w:r>
              <w:rPr>
                <w:rFonts w:eastAsiaTheme="minorEastAsia"/>
                <w:bCs/>
                <w:i w:val="0"/>
                <w:iCs w:val="0"/>
              </w:rPr>
              <w:t>X/X</w:t>
            </w:r>
          </w:p>
        </w:tc>
      </w:tr>
      <w:bookmarkEnd w:id="745"/>
    </w:tbl>
    <w:p w14:paraId="17B8E09A">
      <w:pPr>
        <w:spacing w:line="240" w:lineRule="auto"/>
        <w:jc w:val="left"/>
        <w:rPr>
          <w:rFonts w:eastAsiaTheme="minorEastAsia"/>
          <w:sz w:val="21"/>
          <w:szCs w:val="21"/>
        </w:rPr>
      </w:pPr>
      <w:r>
        <w:rPr>
          <w:rFonts w:hint="eastAsia" w:eastAsiaTheme="minorEastAsia"/>
          <w:color w:val="000000"/>
          <w:sz w:val="21"/>
          <w:szCs w:val="21"/>
        </w:rPr>
        <w:t>注：</w:t>
      </w:r>
      <w:r>
        <w:rPr>
          <w:rFonts w:eastAsiaTheme="minorEastAsia"/>
          <w:sz w:val="21"/>
          <w:szCs w:val="21"/>
        </w:rPr>
        <w:tab/>
      </w:r>
      <w:r>
        <w:rPr>
          <w:rFonts w:eastAsiaTheme="minorEastAsia"/>
          <w:sz w:val="21"/>
          <w:szCs w:val="21"/>
        </w:rPr>
        <w:t>I</w:t>
      </w:r>
      <w:r>
        <w:rPr>
          <w:rFonts w:hint="eastAsia" w:eastAsiaTheme="minorEastAsia"/>
          <w:sz w:val="21"/>
          <w:szCs w:val="21"/>
        </w:rPr>
        <w:t>：溶剂对照组；</w:t>
      </w:r>
      <w:r>
        <w:rPr>
          <w:rFonts w:eastAsiaTheme="minorEastAsia"/>
          <w:sz w:val="21"/>
          <w:szCs w:val="21"/>
        </w:rPr>
        <w:t>II</w:t>
      </w:r>
      <w:r>
        <w:rPr>
          <w:rFonts w:hint="eastAsia" w:eastAsiaTheme="minorEastAsia"/>
          <w:sz w:val="21"/>
          <w:szCs w:val="21"/>
        </w:rPr>
        <w:t>：</w:t>
      </w:r>
      <w:r>
        <w:rPr>
          <w:rFonts w:eastAsiaTheme="minorEastAsia"/>
          <w:sz w:val="21"/>
          <w:szCs w:val="21"/>
        </w:rPr>
        <w:t>XX</w:t>
      </w:r>
      <w:r>
        <w:rPr>
          <w:rFonts w:hint="eastAsia" w:eastAsiaTheme="minorEastAsia"/>
          <w:sz w:val="21"/>
          <w:szCs w:val="21"/>
        </w:rPr>
        <w:t>低剂量组</w:t>
      </w:r>
      <w:r>
        <w:rPr>
          <w:rFonts w:hint="eastAsia" w:eastAsiaTheme="minorEastAsia"/>
          <w:color w:val="000000"/>
          <w:sz w:val="21"/>
          <w:szCs w:val="21"/>
        </w:rPr>
        <w:t>；</w:t>
      </w:r>
      <w:r>
        <w:rPr>
          <w:rFonts w:eastAsiaTheme="minorEastAsia"/>
          <w:sz w:val="21"/>
          <w:szCs w:val="21"/>
        </w:rPr>
        <w:t>III</w:t>
      </w:r>
      <w:r>
        <w:rPr>
          <w:rFonts w:hint="eastAsia" w:eastAsiaTheme="minorEastAsia"/>
          <w:sz w:val="21"/>
          <w:szCs w:val="21"/>
        </w:rPr>
        <w:t>：</w:t>
      </w:r>
      <w:r>
        <w:rPr>
          <w:rFonts w:eastAsiaTheme="minorEastAsia"/>
          <w:sz w:val="21"/>
          <w:szCs w:val="21"/>
        </w:rPr>
        <w:t>XX</w:t>
      </w:r>
      <w:r>
        <w:rPr>
          <w:rFonts w:hint="eastAsia" w:eastAsiaTheme="minorEastAsia"/>
          <w:sz w:val="21"/>
          <w:szCs w:val="21"/>
        </w:rPr>
        <w:t>中剂量组</w:t>
      </w:r>
      <w:r>
        <w:rPr>
          <w:rFonts w:hint="eastAsia" w:eastAsiaTheme="minorEastAsia"/>
          <w:color w:val="000000"/>
          <w:sz w:val="21"/>
          <w:szCs w:val="21"/>
        </w:rPr>
        <w:t>；</w:t>
      </w:r>
      <w:r>
        <w:rPr>
          <w:rFonts w:eastAsiaTheme="minorEastAsia"/>
          <w:color w:val="000000"/>
          <w:sz w:val="21"/>
          <w:szCs w:val="21"/>
        </w:rPr>
        <w:t>IV</w:t>
      </w:r>
      <w:r>
        <w:rPr>
          <w:rFonts w:hint="eastAsia" w:eastAsiaTheme="minorEastAsia"/>
          <w:color w:val="000000"/>
          <w:sz w:val="21"/>
          <w:szCs w:val="21"/>
        </w:rPr>
        <w:t>：</w:t>
      </w:r>
      <w:r>
        <w:rPr>
          <w:rFonts w:hint="eastAsia" w:eastAsiaTheme="minorEastAsia"/>
          <w:sz w:val="21"/>
          <w:szCs w:val="21"/>
        </w:rPr>
        <w:t>高剂量组；</w:t>
      </w:r>
      <w:r>
        <w:rPr>
          <w:rFonts w:eastAsiaTheme="minorEastAsia"/>
          <w:sz w:val="21"/>
          <w:szCs w:val="21"/>
        </w:rPr>
        <w:t>-</w:t>
      </w:r>
      <w:r>
        <w:rPr>
          <w:rFonts w:hint="eastAsia" w:eastAsiaTheme="minorEastAsia"/>
          <w:sz w:val="21"/>
          <w:szCs w:val="21"/>
        </w:rPr>
        <w:t>：无异常；</w:t>
      </w:r>
      <w:r>
        <w:rPr>
          <w:rFonts w:eastAsiaTheme="minorEastAsia"/>
          <w:sz w:val="21"/>
          <w:szCs w:val="21"/>
        </w:rPr>
        <w:t>+</w:t>
      </w:r>
      <w:r>
        <w:rPr>
          <w:rFonts w:hint="eastAsia" w:eastAsiaTheme="minorEastAsia"/>
          <w:sz w:val="21"/>
          <w:szCs w:val="21"/>
        </w:rPr>
        <w:t>：轻微；</w:t>
      </w:r>
      <w:r>
        <w:rPr>
          <w:rFonts w:eastAsiaTheme="minorEastAsia"/>
          <w:sz w:val="21"/>
          <w:szCs w:val="21"/>
        </w:rPr>
        <w:t>++</w:t>
      </w:r>
      <w:r>
        <w:rPr>
          <w:rFonts w:hint="eastAsia" w:eastAsiaTheme="minorEastAsia"/>
          <w:sz w:val="21"/>
          <w:szCs w:val="21"/>
        </w:rPr>
        <w:t>：轻度；</w:t>
      </w:r>
      <w:r>
        <w:rPr>
          <w:rFonts w:eastAsiaTheme="minorEastAsia"/>
          <w:sz w:val="21"/>
          <w:szCs w:val="21"/>
        </w:rPr>
        <w:t>+++</w:t>
      </w:r>
      <w:r>
        <w:rPr>
          <w:rFonts w:hint="eastAsia" w:eastAsiaTheme="minorEastAsia"/>
          <w:sz w:val="21"/>
          <w:szCs w:val="21"/>
        </w:rPr>
        <w:t>中度；</w:t>
      </w:r>
      <w:r>
        <w:rPr>
          <w:rFonts w:eastAsiaTheme="minorEastAsia"/>
          <w:sz w:val="21"/>
          <w:szCs w:val="21"/>
        </w:rPr>
        <w:t>++++</w:t>
      </w:r>
      <w:r>
        <w:rPr>
          <w:rFonts w:hint="eastAsia" w:eastAsiaTheme="minorEastAsia"/>
          <w:sz w:val="21"/>
          <w:szCs w:val="21"/>
        </w:rPr>
        <w:t>：重度。</w:t>
      </w:r>
    </w:p>
    <w:p w14:paraId="5E73C418">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4.18</w:t>
      </w:r>
      <w:r>
        <w:rPr>
          <w:rFonts w:hint="default" w:ascii="Times New Roman" w:hAnsi="Times New Roman" w:cs="Times New Roman" w:eastAsiaTheme="minorEastAsia"/>
          <w:b/>
          <w:i w:val="0"/>
          <w:iCs w:val="0"/>
          <w:kern w:val="2"/>
          <w:sz w:val="24"/>
          <w:szCs w:val="20"/>
          <w:lang w:val="en-CA" w:eastAsia="en-US" w:bidi="ar-SA"/>
        </w:rPr>
        <w:t>.1</w:t>
      </w:r>
      <w:r>
        <w:rPr>
          <w:rFonts w:hint="eastAsia" w:ascii="Times New Roman" w:hAnsi="Times New Roman" w:cs="Times New Roman" w:eastAsiaTheme="minorEastAsia"/>
          <w:b/>
          <w:i w:val="0"/>
          <w:iCs w:val="0"/>
          <w:kern w:val="2"/>
          <w:sz w:val="24"/>
          <w:szCs w:val="20"/>
          <w:lang w:val="en-US" w:eastAsia="zh-CN" w:bidi="ar-SA"/>
        </w:rPr>
        <w:t>大体解剖</w:t>
      </w:r>
    </w:p>
    <w:p w14:paraId="5D2CEA65">
      <w:pPr>
        <w:ind w:firstLine="480" w:firstLineChars="200"/>
        <w:rPr>
          <w:rFonts w:hint="eastAsia" w:ascii="Times New Roman" w:hAnsi="Times New Roman" w:cs="Times New Roman" w:eastAsiaTheme="minorEastAsia"/>
          <w:b/>
          <w:i w:val="0"/>
          <w:iCs w:val="0"/>
          <w:kern w:val="2"/>
          <w:sz w:val="24"/>
          <w:szCs w:val="20"/>
          <w:lang w:val="en-US" w:eastAsia="zh-CN" w:bidi="ar-SA"/>
        </w:rPr>
      </w:pPr>
      <w:r>
        <w:rPr>
          <w:rFonts w:eastAsiaTheme="minorEastAsia"/>
          <w:i w:val="0"/>
          <w:iCs w:val="0"/>
          <w:szCs w:val="24"/>
        </w:rPr>
        <w:t>XXX</w:t>
      </w:r>
    </w:p>
    <w:p w14:paraId="413E18D8">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bookmarkStart w:id="750" w:name="_Toc109559506"/>
      <w:bookmarkStart w:id="751" w:name="_Toc112852106"/>
      <w:bookmarkStart w:id="752" w:name="_Toc106355549"/>
      <w:r>
        <w:rPr>
          <w:rFonts w:hint="eastAsia" w:ascii="Times New Roman" w:hAnsi="Times New Roman" w:cs="Times New Roman" w:eastAsiaTheme="minorEastAsia"/>
          <w:b/>
          <w:i w:val="0"/>
          <w:iCs w:val="0"/>
          <w:kern w:val="2"/>
          <w:sz w:val="24"/>
          <w:szCs w:val="20"/>
          <w:lang w:val="en-US" w:eastAsia="zh-CN" w:bidi="ar-SA"/>
        </w:rPr>
        <w:t xml:space="preserve">4.18.2 </w:t>
      </w:r>
      <w:bookmarkStart w:id="753" w:name="_Toc126237394"/>
      <w:r>
        <w:rPr>
          <w:rFonts w:hint="eastAsia" w:ascii="Times New Roman" w:hAnsi="Times New Roman" w:cs="Times New Roman" w:eastAsiaTheme="minorEastAsia"/>
          <w:b/>
          <w:i w:val="0"/>
          <w:iCs w:val="0"/>
          <w:kern w:val="2"/>
          <w:sz w:val="24"/>
          <w:szCs w:val="20"/>
          <w:lang w:val="en-US" w:eastAsia="zh-CN" w:bidi="ar-SA"/>
        </w:rPr>
        <w:t>脏器重量</w:t>
      </w:r>
      <w:bookmarkEnd w:id="750"/>
      <w:bookmarkEnd w:id="751"/>
      <w:bookmarkEnd w:id="752"/>
      <w:bookmarkEnd w:id="753"/>
    </w:p>
    <w:p w14:paraId="678E0F73">
      <w:pPr>
        <w:ind w:firstLine="480" w:firstLineChars="200"/>
        <w:rPr>
          <w:rFonts w:eastAsiaTheme="minorEastAsia"/>
          <w:i w:val="0"/>
          <w:iCs w:val="0"/>
          <w:szCs w:val="24"/>
        </w:rPr>
      </w:pPr>
      <w:r>
        <w:rPr>
          <w:rFonts w:eastAsiaTheme="minorEastAsia"/>
          <w:i w:val="0"/>
          <w:iCs w:val="0"/>
          <w:szCs w:val="24"/>
        </w:rPr>
        <w:t>XXX</w:t>
      </w:r>
    </w:p>
    <w:p w14:paraId="1F5AC64B">
      <w:pPr>
        <w:ind w:firstLine="480" w:firstLineChars="200"/>
        <w:rPr>
          <w:rFonts w:hint="eastAsia" w:eastAsiaTheme="minorEastAsia"/>
          <w:i w:val="0"/>
          <w:iCs w:val="0"/>
          <w:szCs w:val="24"/>
        </w:rPr>
      </w:pPr>
    </w:p>
    <w:p w14:paraId="28589601">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4.18.</w:t>
      </w:r>
      <w:r>
        <w:rPr>
          <w:rFonts w:hint="default" w:ascii="Times New Roman" w:hAnsi="Times New Roman" w:cs="Times New Roman" w:eastAsiaTheme="minorEastAsia"/>
          <w:b/>
          <w:i w:val="0"/>
          <w:iCs w:val="0"/>
          <w:kern w:val="2"/>
          <w:sz w:val="24"/>
          <w:szCs w:val="20"/>
          <w:lang w:val="en-US" w:eastAsia="zh-CN" w:bidi="ar-SA"/>
        </w:rPr>
        <w:t>3</w:t>
      </w:r>
      <w:r>
        <w:rPr>
          <w:rFonts w:hint="eastAsia" w:ascii="Times New Roman" w:hAnsi="Times New Roman" w:cs="Times New Roman" w:eastAsiaTheme="minorEastAsia"/>
          <w:b/>
          <w:i w:val="0"/>
          <w:iCs w:val="0"/>
          <w:kern w:val="2"/>
          <w:sz w:val="24"/>
          <w:szCs w:val="20"/>
          <w:lang w:val="en-US" w:eastAsia="zh-CN" w:bidi="ar-SA"/>
        </w:rPr>
        <w:t>组织病理学检查</w:t>
      </w:r>
    </w:p>
    <w:p w14:paraId="3E6EF35F">
      <w:pPr>
        <w:ind w:firstLine="480" w:firstLineChars="200"/>
        <w:rPr>
          <w:rFonts w:eastAsiaTheme="minorEastAsia"/>
          <w:i w:val="0"/>
          <w:iCs w:val="0"/>
          <w:szCs w:val="24"/>
        </w:rPr>
      </w:pPr>
      <w:r>
        <w:rPr>
          <w:rFonts w:eastAsiaTheme="minorEastAsia"/>
          <w:i w:val="0"/>
          <w:iCs w:val="0"/>
          <w:szCs w:val="24"/>
        </w:rPr>
        <w:t>XXX</w:t>
      </w:r>
    </w:p>
    <w:p w14:paraId="283EF9D7">
      <w:pPr>
        <w:rPr>
          <w:rFonts w:hint="eastAsia"/>
          <w:lang w:val="en-US" w:eastAsia="zh-CN"/>
        </w:rPr>
      </w:pPr>
    </w:p>
    <w:p w14:paraId="15246889">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4.18</w:t>
      </w:r>
      <w:r>
        <w:rPr>
          <w:rFonts w:hint="default" w:ascii="Times New Roman" w:hAnsi="Times New Roman" w:cs="Times New Roman" w:eastAsiaTheme="minorEastAsia"/>
          <w:b/>
          <w:i w:val="0"/>
          <w:iCs w:val="0"/>
          <w:kern w:val="2"/>
          <w:sz w:val="24"/>
          <w:szCs w:val="20"/>
          <w:lang w:val="en-CA" w:eastAsia="en-US" w:bidi="ar-SA"/>
        </w:rPr>
        <w:t>.4</w:t>
      </w:r>
      <w:r>
        <w:rPr>
          <w:rFonts w:hint="eastAsia" w:ascii="Times New Roman" w:hAnsi="Times New Roman" w:cs="Times New Roman" w:eastAsiaTheme="minorEastAsia"/>
          <w:b/>
          <w:i w:val="0"/>
          <w:iCs w:val="0"/>
          <w:kern w:val="2"/>
          <w:sz w:val="24"/>
          <w:szCs w:val="20"/>
          <w:lang w:val="en-US" w:eastAsia="zh-CN" w:bidi="ar-SA"/>
        </w:rPr>
        <w:t>骨髓涂片检查</w:t>
      </w:r>
    </w:p>
    <w:p w14:paraId="4826D855">
      <w:pPr>
        <w:ind w:firstLine="480" w:firstLineChars="200"/>
        <w:rPr>
          <w:rFonts w:eastAsiaTheme="minorEastAsia"/>
          <w:i w:val="0"/>
          <w:iCs w:val="0"/>
          <w:szCs w:val="24"/>
        </w:rPr>
      </w:pPr>
      <w:r>
        <w:rPr>
          <w:rFonts w:eastAsiaTheme="minorEastAsia"/>
          <w:i w:val="0"/>
          <w:iCs w:val="0"/>
          <w:szCs w:val="24"/>
        </w:rPr>
        <w:t>XXX</w:t>
      </w:r>
    </w:p>
    <w:p w14:paraId="6549C8AD">
      <w:pPr>
        <w:rPr>
          <w:rFonts w:hint="eastAsia"/>
          <w:lang w:val="en-US" w:eastAsia="zh-CN"/>
        </w:rPr>
      </w:pPr>
    </w:p>
    <w:p w14:paraId="1AA920BC">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4.18</w:t>
      </w:r>
      <w:r>
        <w:rPr>
          <w:rFonts w:hint="default" w:ascii="Times New Roman" w:hAnsi="Times New Roman" w:cs="Times New Roman" w:eastAsiaTheme="minorEastAsia"/>
          <w:b/>
          <w:i w:val="0"/>
          <w:iCs w:val="0"/>
          <w:kern w:val="2"/>
          <w:sz w:val="24"/>
          <w:szCs w:val="20"/>
          <w:lang w:val="en-CA" w:eastAsia="en-US" w:bidi="ar-SA"/>
        </w:rPr>
        <w:t>.5</w:t>
      </w:r>
      <w:r>
        <w:rPr>
          <w:rFonts w:hint="eastAsia" w:ascii="Times New Roman" w:hAnsi="Times New Roman" w:cs="Times New Roman" w:eastAsiaTheme="minorEastAsia"/>
          <w:b/>
          <w:i w:val="0"/>
          <w:iCs w:val="0"/>
          <w:kern w:val="2"/>
          <w:sz w:val="24"/>
          <w:szCs w:val="20"/>
          <w:lang w:val="en-US" w:eastAsia="zh-CN" w:bidi="ar-SA"/>
        </w:rPr>
        <w:t>同行评议（如有）</w:t>
      </w:r>
    </w:p>
    <w:p w14:paraId="645CE1A2">
      <w:pPr>
        <w:ind w:firstLine="480" w:firstLineChars="200"/>
        <w:rPr>
          <w:rFonts w:eastAsiaTheme="minorEastAsia"/>
          <w:i w:val="0"/>
          <w:iCs w:val="0"/>
          <w:szCs w:val="24"/>
        </w:rPr>
      </w:pPr>
      <w:r>
        <w:rPr>
          <w:rFonts w:eastAsiaTheme="minorEastAsia"/>
          <w:i w:val="0"/>
          <w:iCs w:val="0"/>
          <w:szCs w:val="24"/>
        </w:rPr>
        <w:t>XXX</w:t>
      </w:r>
    </w:p>
    <w:p w14:paraId="314F2E14">
      <w:pPr>
        <w:rPr>
          <w:rFonts w:hint="eastAsia"/>
          <w:lang w:val="en-US" w:eastAsia="zh-CN"/>
        </w:rPr>
      </w:pPr>
    </w:p>
    <w:p w14:paraId="5168AD76">
      <w:pPr>
        <w:pStyle w:val="5"/>
        <w:keepNext/>
        <w:numPr>
          <w:ilvl w:val="2"/>
          <w:numId w:val="0"/>
        </w:numPr>
        <w:ind w:left="0" w:leftChars="0" w:firstLine="0" w:firstLineChars="0"/>
        <w:jc w:val="both"/>
        <w:rPr>
          <w:rFonts w:hint="eastAsia" w:ascii="Times New Roman" w:hAnsi="Times New Roman" w:cs="Times New Roman" w:eastAsiaTheme="minorEastAsia"/>
          <w:b/>
          <w:i w:val="0"/>
          <w:iCs w:val="0"/>
          <w:kern w:val="2"/>
          <w:sz w:val="24"/>
          <w:szCs w:val="20"/>
          <w:lang w:val="en-US" w:eastAsia="zh-CN" w:bidi="ar-SA"/>
        </w:rPr>
      </w:pPr>
      <w:r>
        <w:rPr>
          <w:rFonts w:hint="eastAsia" w:ascii="Times New Roman" w:hAnsi="Times New Roman" w:cs="Times New Roman" w:eastAsiaTheme="minorEastAsia"/>
          <w:b/>
          <w:i w:val="0"/>
          <w:iCs w:val="0"/>
          <w:kern w:val="2"/>
          <w:sz w:val="24"/>
          <w:szCs w:val="20"/>
          <w:lang w:val="en-US" w:eastAsia="zh-CN" w:bidi="ar-SA"/>
        </w:rPr>
        <w:t>4.18</w:t>
      </w:r>
      <w:r>
        <w:rPr>
          <w:rFonts w:hint="default" w:ascii="Times New Roman" w:hAnsi="Times New Roman" w:cs="Times New Roman" w:eastAsiaTheme="minorEastAsia"/>
          <w:b/>
          <w:i w:val="0"/>
          <w:iCs w:val="0"/>
          <w:kern w:val="2"/>
          <w:sz w:val="24"/>
          <w:szCs w:val="20"/>
          <w:lang w:val="en-CA" w:eastAsia="en-US" w:bidi="ar-SA"/>
        </w:rPr>
        <w:t>.6</w:t>
      </w:r>
      <w:r>
        <w:rPr>
          <w:rFonts w:hint="eastAsia" w:ascii="Times New Roman" w:hAnsi="Times New Roman" w:cs="Times New Roman" w:eastAsiaTheme="minorEastAsia"/>
          <w:b/>
          <w:i w:val="0"/>
          <w:iCs w:val="0"/>
          <w:kern w:val="2"/>
          <w:sz w:val="24"/>
          <w:szCs w:val="20"/>
          <w:lang w:val="en-US" w:eastAsia="zh-CN" w:bidi="ar-SA"/>
        </w:rPr>
        <w:t>血浆及冰冻样本</w:t>
      </w:r>
    </w:p>
    <w:p w14:paraId="2B4A03F0">
      <w:pPr>
        <w:ind w:firstLine="480" w:firstLineChars="200"/>
        <w:rPr>
          <w:rFonts w:eastAsiaTheme="minorEastAsia"/>
          <w:i w:val="0"/>
          <w:iCs w:val="0"/>
          <w:szCs w:val="24"/>
        </w:rPr>
      </w:pPr>
      <w:r>
        <w:rPr>
          <w:rFonts w:eastAsiaTheme="minorEastAsia"/>
          <w:i w:val="0"/>
          <w:iCs w:val="0"/>
          <w:szCs w:val="24"/>
        </w:rPr>
        <w:t>XXX</w:t>
      </w:r>
    </w:p>
    <w:p w14:paraId="71319DF5">
      <w:pPr>
        <w:jc w:val="left"/>
        <w:rPr>
          <w:rFonts w:eastAsiaTheme="minorEastAsia"/>
          <w:i w:val="0"/>
          <w:iCs w:val="0"/>
          <w:szCs w:val="21"/>
        </w:rPr>
      </w:pPr>
    </w:p>
    <w:p w14:paraId="3DE40F2A">
      <w:pPr>
        <w:pStyle w:val="4"/>
        <w:numPr>
          <w:ilvl w:val="1"/>
          <w:numId w:val="0"/>
        </w:numPr>
        <w:ind w:left="0" w:leftChars="0" w:right="210" w:rightChars="0" w:firstLine="0" w:firstLineChars="0"/>
        <w:jc w:val="both"/>
        <w:rPr>
          <w:rFonts w:eastAsiaTheme="minorEastAsia"/>
          <w:i w:val="0"/>
          <w:iCs w:val="0"/>
          <w:color w:val="000000" w:themeColor="text1"/>
          <w14:textFill>
            <w14:solidFill>
              <w14:schemeClr w14:val="tx1"/>
            </w14:solidFill>
          </w14:textFill>
        </w:rPr>
      </w:pPr>
      <w:bookmarkStart w:id="754" w:name="_Toc112852109"/>
      <w:r>
        <w:rPr>
          <w:rFonts w:hint="eastAsia" w:ascii="Times New Roman" w:hAnsi="Times New Roman" w:cs="Times New Roman" w:eastAsiaTheme="minorEastAsia"/>
          <w:b/>
          <w:i w:val="0"/>
          <w:iCs w:val="0"/>
          <w:color w:val="000000" w:themeColor="text1"/>
          <w:kern w:val="2"/>
          <w:sz w:val="24"/>
          <w:lang w:val="en-US" w:eastAsia="zh-CN" w:bidi="ar-SA"/>
          <w14:textFill>
            <w14:solidFill>
              <w14:schemeClr w14:val="tx1"/>
            </w14:solidFill>
          </w14:textFill>
        </w:rPr>
        <w:t>4.1</w:t>
      </w:r>
      <w:r>
        <w:rPr>
          <w:rFonts w:hint="eastAsia" w:cs="Times New Roman" w:eastAsiaTheme="minorEastAsia"/>
          <w:b/>
          <w:i w:val="0"/>
          <w:iCs w:val="0"/>
          <w:color w:val="000000" w:themeColor="text1"/>
          <w:kern w:val="2"/>
          <w:sz w:val="24"/>
          <w:lang w:val="en-US" w:eastAsia="zh-CN" w:bidi="ar-SA"/>
          <w14:textFill>
            <w14:solidFill>
              <w14:schemeClr w14:val="tx1"/>
            </w14:solidFill>
          </w14:textFill>
        </w:rPr>
        <w:t>9</w:t>
      </w:r>
      <w:r>
        <w:rPr>
          <w:rFonts w:eastAsiaTheme="minorEastAsia"/>
          <w:i w:val="0"/>
          <w:iCs w:val="0"/>
          <w:color w:val="000000" w:themeColor="text1"/>
          <w14:textFill>
            <w14:solidFill>
              <w14:schemeClr w14:val="tx1"/>
            </w14:solidFill>
          </w14:textFill>
        </w:rPr>
        <w:t xml:space="preserve"> </w:t>
      </w:r>
      <w:bookmarkStart w:id="755" w:name="_Toc126237397"/>
      <w:r>
        <w:rPr>
          <w:rFonts w:hint="eastAsia" w:eastAsiaTheme="minorEastAsia"/>
          <w:i w:val="0"/>
          <w:iCs w:val="0"/>
          <w:color w:val="000000" w:themeColor="text1"/>
          <w14:textFill>
            <w14:solidFill>
              <w14:schemeClr w14:val="tx1"/>
            </w14:solidFill>
          </w14:textFill>
        </w:rPr>
        <w:t>偏离情况</w:t>
      </w:r>
      <w:bookmarkEnd w:id="754"/>
      <w:bookmarkEnd w:id="755"/>
    </w:p>
    <w:p w14:paraId="7126861D">
      <w:pPr>
        <w:ind w:firstLine="480"/>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方案偏离及说明详见</w:t>
      </w:r>
      <w:r>
        <w:rPr>
          <w:rFonts w:eastAsiaTheme="minorEastAsia"/>
          <w:i w:val="0"/>
          <w:iCs w:val="0"/>
          <w:color w:val="0000FF"/>
          <w:szCs w:val="24"/>
        </w:rPr>
        <w:fldChar w:fldCharType="begin"/>
      </w:r>
      <w:r>
        <w:rPr>
          <w:rFonts w:eastAsiaTheme="minorEastAsia"/>
          <w:i w:val="0"/>
          <w:iCs w:val="0"/>
          <w:color w:val="0000FF"/>
          <w:szCs w:val="24"/>
        </w:rPr>
        <w:instrText xml:space="preserve"> REF _Ref112848043 \h  \* MERGEFORMAT </w:instrText>
      </w:r>
      <w:r>
        <w:rPr>
          <w:rFonts w:eastAsiaTheme="minorEastAsia"/>
          <w:i w:val="0"/>
          <w:iCs w:val="0"/>
          <w:color w:val="0000FF"/>
          <w:szCs w:val="24"/>
        </w:rPr>
        <w:fldChar w:fldCharType="separate"/>
      </w:r>
      <w:r>
        <w:rPr>
          <w:rFonts w:hint="eastAsia" w:eastAsiaTheme="minorEastAsia"/>
          <w:i w:val="0"/>
          <w:iCs w:val="0"/>
          <w:color w:val="0000FF"/>
        </w:rPr>
        <w:t>附表</w:t>
      </w:r>
      <w:r>
        <w:rPr>
          <w:rFonts w:eastAsiaTheme="minorEastAsia"/>
          <w:i w:val="0"/>
          <w:iCs w:val="0"/>
          <w:color w:val="0000FF"/>
        </w:rPr>
        <w:t>10</w:t>
      </w:r>
      <w:r>
        <w:rPr>
          <w:rFonts w:eastAsiaTheme="minorEastAsia"/>
          <w:i w:val="0"/>
          <w:iCs w:val="0"/>
          <w:color w:val="0000FF"/>
          <w:szCs w:val="24"/>
        </w:rPr>
        <w:fldChar w:fldCharType="end"/>
      </w:r>
      <w:r>
        <w:rPr>
          <w:rFonts w:hint="eastAsia" w:eastAsiaTheme="minorEastAsia"/>
          <w:i w:val="0"/>
          <w:iCs w:val="0"/>
          <w:color w:val="000000" w:themeColor="text1"/>
          <w:szCs w:val="24"/>
          <w14:textFill>
            <w14:solidFill>
              <w14:schemeClr w14:val="tx1"/>
            </w14:solidFill>
          </w14:textFill>
        </w:rPr>
        <w:t>。</w:t>
      </w:r>
    </w:p>
    <w:p w14:paraId="6DF3E7CA">
      <w:pPr>
        <w:ind w:firstLine="480"/>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认为这些偏离对试验结果和结果分析无明显影响。</w:t>
      </w:r>
    </w:p>
    <w:p w14:paraId="411027E5">
      <w:pPr>
        <w:ind w:firstLine="480" w:firstLineChars="200"/>
        <w:rPr>
          <w:rFonts w:eastAsiaTheme="minorEastAsia"/>
          <w:i w:val="0"/>
          <w:iCs w:val="0"/>
          <w:szCs w:val="24"/>
        </w:rPr>
      </w:pPr>
    </w:p>
    <w:p w14:paraId="23D74B3E">
      <w:pPr>
        <w:ind w:firstLine="480" w:firstLineChars="200"/>
        <w:rPr>
          <w:rFonts w:eastAsiaTheme="minorEastAsia"/>
          <w:i w:val="0"/>
          <w:iCs w:val="0"/>
          <w:szCs w:val="24"/>
        </w:rPr>
      </w:pPr>
    </w:p>
    <w:p w14:paraId="44C770E6">
      <w:pPr>
        <w:rPr>
          <w:rStyle w:val="180"/>
          <w:rFonts w:eastAsiaTheme="minorEastAsia"/>
          <w:i w:val="0"/>
          <w:iCs w:val="0"/>
        </w:rPr>
      </w:pPr>
      <w:bookmarkStart w:id="756" w:name="_Toc106355553"/>
      <w:r>
        <w:rPr>
          <w:rFonts w:hint="eastAsia" w:ascii="Times New Roman" w:hAnsi="Times New Roman" w:cs="Times New Roman" w:eastAsiaTheme="minorEastAsia"/>
          <w:b/>
          <w:bCs/>
          <w:i w:val="0"/>
          <w:iCs w:val="0"/>
          <w:kern w:val="44"/>
          <w:sz w:val="28"/>
          <w:szCs w:val="44"/>
          <w:lang w:val="en-US" w:eastAsia="zh-CN" w:bidi="ar-SA"/>
        </w:rPr>
        <w:t>5</w:t>
      </w:r>
      <w:r>
        <w:rPr>
          <w:rStyle w:val="180"/>
          <w:rFonts w:eastAsiaTheme="minorEastAsia"/>
          <w:i w:val="0"/>
          <w:iCs w:val="0"/>
        </w:rPr>
        <w:t xml:space="preserve"> </w:t>
      </w:r>
      <w:bookmarkEnd w:id="756"/>
      <w:bookmarkStart w:id="757" w:name="_Toc109559513"/>
      <w:bookmarkStart w:id="758" w:name="_Toc126237398"/>
      <w:bookmarkStart w:id="759" w:name="_Toc112852110"/>
      <w:r>
        <w:rPr>
          <w:rStyle w:val="180"/>
          <w:rFonts w:hint="eastAsia" w:eastAsiaTheme="minorEastAsia"/>
          <w:i w:val="0"/>
          <w:iCs w:val="0"/>
        </w:rPr>
        <w:t>讨论</w:t>
      </w:r>
      <w:bookmarkEnd w:id="757"/>
      <w:bookmarkEnd w:id="758"/>
      <w:bookmarkEnd w:id="759"/>
    </w:p>
    <w:p w14:paraId="32430C8F">
      <w:pPr>
        <w:widowControl/>
        <w:jc w:val="left"/>
        <w:rPr>
          <w:rFonts w:eastAsiaTheme="minorEastAsia"/>
          <w:i w:val="0"/>
          <w:iCs w:val="0"/>
          <w:color w:val="0000FF"/>
        </w:rPr>
      </w:pPr>
      <w:r>
        <w:rPr>
          <w:rFonts w:hint="eastAsia" w:eastAsiaTheme="minorEastAsia"/>
          <w:i w:val="0"/>
          <w:iCs w:val="0"/>
        </w:rPr>
        <w:t>引用文献</w:t>
      </w:r>
      <w:r>
        <w:rPr>
          <w:rFonts w:eastAsiaTheme="minorEastAsia"/>
          <w:i w:val="0"/>
          <w:iCs w:val="0"/>
          <w:color w:val="0000FF"/>
          <w:vertAlign w:val="superscript"/>
        </w:rPr>
        <w:fldChar w:fldCharType="begin"/>
      </w:r>
      <w:r>
        <w:rPr>
          <w:rFonts w:eastAsiaTheme="minorEastAsia"/>
          <w:i w:val="0"/>
          <w:iCs w:val="0"/>
          <w:color w:val="0000FF"/>
          <w:vertAlign w:val="superscript"/>
        </w:rPr>
        <w:instrText xml:space="preserve"> REF _Ref132120220 \r \h  \* MERGEFORMAT </w:instrText>
      </w:r>
      <w:r>
        <w:rPr>
          <w:rFonts w:eastAsiaTheme="minorEastAsia"/>
          <w:i w:val="0"/>
          <w:iCs w:val="0"/>
          <w:color w:val="0000FF"/>
          <w:vertAlign w:val="superscript"/>
        </w:rPr>
        <w:fldChar w:fldCharType="separate"/>
      </w:r>
      <w:r>
        <w:rPr>
          <w:rFonts w:eastAsiaTheme="minorEastAsia"/>
          <w:i w:val="0"/>
          <w:iCs w:val="0"/>
          <w:color w:val="0000FF"/>
          <w:vertAlign w:val="superscript"/>
        </w:rPr>
        <w:t>[1]</w:t>
      </w:r>
      <w:r>
        <w:rPr>
          <w:rFonts w:eastAsiaTheme="minorEastAsia"/>
          <w:i w:val="0"/>
          <w:iCs w:val="0"/>
          <w:color w:val="0000FF"/>
          <w:vertAlign w:val="superscript"/>
        </w:rPr>
        <w:fldChar w:fldCharType="end"/>
      </w:r>
      <w:r>
        <w:rPr>
          <w:rFonts w:eastAsiaTheme="minorEastAsia"/>
          <w:i w:val="0"/>
          <w:iCs w:val="0"/>
          <w:color w:val="0000FF"/>
        </w:rPr>
        <w:br w:type="page"/>
      </w:r>
    </w:p>
    <w:p w14:paraId="51459E18">
      <w:pPr>
        <w:pStyle w:val="3"/>
        <w:numPr>
          <w:ilvl w:val="0"/>
          <w:numId w:val="0"/>
        </w:numPr>
        <w:ind w:left="0" w:leftChars="0" w:firstLine="0" w:firstLineChars="0"/>
        <w:jc w:val="both"/>
        <w:rPr>
          <w:rStyle w:val="180"/>
          <w:rFonts w:eastAsiaTheme="minorEastAsia"/>
          <w:i w:val="0"/>
          <w:iCs w:val="0"/>
        </w:rPr>
      </w:pPr>
      <w:r>
        <w:rPr>
          <w:rFonts w:hint="eastAsia" w:ascii="Times New Roman" w:hAnsi="Times New Roman" w:cs="Times New Roman" w:eastAsiaTheme="minorEastAsia"/>
          <w:b/>
          <w:bCs/>
          <w:i w:val="0"/>
          <w:iCs w:val="0"/>
          <w:kern w:val="44"/>
          <w:sz w:val="28"/>
          <w:szCs w:val="44"/>
          <w:lang w:val="en-US" w:eastAsia="zh-CN" w:bidi="ar-SA"/>
        </w:rPr>
        <w:t>6</w:t>
      </w:r>
      <w:r>
        <w:rPr>
          <w:rStyle w:val="180"/>
          <w:rFonts w:eastAsiaTheme="minorEastAsia"/>
          <w:i w:val="0"/>
          <w:iCs w:val="0"/>
        </w:rPr>
        <w:t xml:space="preserve"> </w:t>
      </w:r>
      <w:bookmarkStart w:id="760" w:name="_Toc126237399"/>
      <w:bookmarkStart w:id="761" w:name="_Toc109559514"/>
      <w:bookmarkStart w:id="762" w:name="_Toc112852111"/>
      <w:r>
        <w:rPr>
          <w:rStyle w:val="180"/>
          <w:rFonts w:hint="eastAsia" w:eastAsiaTheme="minorEastAsia"/>
          <w:i w:val="0"/>
          <w:iCs w:val="0"/>
        </w:rPr>
        <w:t>结论</w:t>
      </w:r>
      <w:bookmarkEnd w:id="760"/>
      <w:bookmarkEnd w:id="761"/>
      <w:bookmarkEnd w:id="762"/>
    </w:p>
    <w:p w14:paraId="76CED7E1">
      <w:pPr>
        <w:widowControl/>
        <w:ind w:firstLine="480" w:firstLineChars="200"/>
        <w:jc w:val="left"/>
        <w:rPr>
          <w:rFonts w:eastAsiaTheme="minorEastAsia"/>
          <w:i w:val="0"/>
          <w:iCs w:val="0"/>
          <w:color w:val="000000" w:themeColor="text1"/>
          <w14:textFill>
            <w14:solidFill>
              <w14:schemeClr w14:val="tx1"/>
            </w14:solidFill>
          </w14:textFill>
        </w:rPr>
      </w:pPr>
      <w:r>
        <w:rPr>
          <w:rFonts w:eastAsiaTheme="minorEastAsia"/>
          <w:i w:val="0"/>
          <w:iCs w:val="0"/>
          <w:color w:val="000000" w:themeColor="text1"/>
          <w:szCs w:val="24"/>
          <w14:textFill>
            <w14:solidFill>
              <w14:schemeClr w14:val="tx1"/>
            </w14:solidFill>
          </w14:textFill>
        </w:rPr>
        <w:br w:type="page"/>
      </w:r>
      <w:bookmarkStart w:id="763" w:name="_7.1_偏离一"/>
      <w:bookmarkEnd w:id="763"/>
    </w:p>
    <w:bookmarkEnd w:id="640"/>
    <w:bookmarkEnd w:id="641"/>
    <w:p w14:paraId="783CD8C8">
      <w:pPr>
        <w:pStyle w:val="3"/>
        <w:numPr>
          <w:ilvl w:val="0"/>
          <w:numId w:val="0"/>
        </w:numPr>
        <w:ind w:left="0" w:leftChars="0" w:firstLine="0" w:firstLineChars="0"/>
        <w:jc w:val="both"/>
        <w:rPr>
          <w:rStyle w:val="180"/>
          <w:rFonts w:eastAsiaTheme="minorEastAsia"/>
          <w:i w:val="0"/>
          <w:iCs w:val="0"/>
        </w:rPr>
      </w:pPr>
      <w:bookmarkStart w:id="764" w:name="_Toc156194020"/>
      <w:bookmarkStart w:id="765" w:name="_Toc16220"/>
      <w:bookmarkStart w:id="766" w:name="_Toc20763"/>
      <w:bookmarkStart w:id="767" w:name="_Toc82730609"/>
      <w:bookmarkStart w:id="768" w:name="_Toc14872"/>
      <w:bookmarkStart w:id="769" w:name="_Toc173554518"/>
      <w:bookmarkStart w:id="770" w:name="_Toc156196529"/>
      <w:bookmarkStart w:id="771" w:name="_Toc477178570"/>
      <w:bookmarkStart w:id="772" w:name="_Toc156197253"/>
      <w:bookmarkStart w:id="773" w:name="_Toc106355559"/>
      <w:r>
        <w:rPr>
          <w:rFonts w:hint="eastAsia" w:ascii="Times New Roman" w:hAnsi="Times New Roman" w:cs="Times New Roman" w:eastAsiaTheme="minorEastAsia"/>
          <w:b/>
          <w:bCs/>
          <w:i w:val="0"/>
          <w:iCs w:val="0"/>
          <w:kern w:val="44"/>
          <w:sz w:val="28"/>
          <w:szCs w:val="44"/>
          <w:lang w:val="en-US" w:eastAsia="zh-CN" w:bidi="ar-SA"/>
        </w:rPr>
        <w:t>7</w:t>
      </w:r>
      <w:r>
        <w:rPr>
          <w:rStyle w:val="180"/>
          <w:rFonts w:eastAsiaTheme="minorEastAsia"/>
          <w:i w:val="0"/>
          <w:iCs w:val="0"/>
        </w:rPr>
        <w:t xml:space="preserve"> </w:t>
      </w:r>
      <w:bookmarkStart w:id="774" w:name="_Toc109559517"/>
      <w:bookmarkStart w:id="775" w:name="_Toc126237400"/>
      <w:bookmarkStart w:id="776" w:name="_Toc112852112"/>
      <w:r>
        <w:rPr>
          <w:rStyle w:val="180"/>
          <w:rFonts w:hint="eastAsia" w:eastAsiaTheme="minorEastAsia"/>
          <w:i w:val="0"/>
          <w:iCs w:val="0"/>
        </w:rPr>
        <w:t>原始资料保存</w:t>
      </w:r>
      <w:bookmarkEnd w:id="764"/>
      <w:bookmarkEnd w:id="765"/>
      <w:bookmarkEnd w:id="766"/>
      <w:bookmarkEnd w:id="767"/>
      <w:bookmarkEnd w:id="768"/>
      <w:bookmarkEnd w:id="769"/>
      <w:bookmarkEnd w:id="770"/>
      <w:bookmarkEnd w:id="771"/>
      <w:bookmarkEnd w:id="772"/>
      <w:bookmarkEnd w:id="773"/>
      <w:bookmarkEnd w:id="774"/>
      <w:bookmarkEnd w:id="775"/>
      <w:bookmarkEnd w:id="776"/>
    </w:p>
    <w:p w14:paraId="51556F36">
      <w:pPr>
        <w:ind w:firstLine="480"/>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保存场所</w:t>
      </w:r>
      <w:r>
        <w:rPr>
          <w:rFonts w:hint="eastAsia" w:eastAsiaTheme="minorEastAsia"/>
          <w:i w:val="0"/>
          <w:iCs w:val="0"/>
          <w:color w:val="000000" w:themeColor="text1"/>
          <w:szCs w:val="24"/>
          <w:lang w:val="en-US" w:eastAsia="zh-CN"/>
          <w14:textFill>
            <w14:solidFill>
              <w14:schemeClr w14:val="tx1"/>
            </w14:solidFill>
          </w14:textFill>
        </w:rPr>
        <w:t xml:space="preserve">: </w:t>
      </w:r>
      <w:r>
        <w:rPr>
          <w:rFonts w:hint="eastAsia" w:eastAsiaTheme="minorEastAsia"/>
          <w:i w:val="0"/>
          <w:iCs w:val="0"/>
          <w:color w:val="000000" w:themeColor="text1"/>
          <w:szCs w:val="24"/>
          <w14:textFill>
            <w14:solidFill>
              <w14:schemeClr w14:val="tx1"/>
            </w14:solidFill>
          </w14:textFill>
        </w:rPr>
        <w:t>国科赛赋河北医药技术有限公司档案室</w:t>
      </w:r>
    </w:p>
    <w:p w14:paraId="55983C83">
      <w:pPr>
        <w:ind w:firstLine="480"/>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保存地址</w:t>
      </w:r>
      <w:r>
        <w:rPr>
          <w:rFonts w:hint="eastAsia" w:eastAsiaTheme="minorEastAsia"/>
          <w:i w:val="0"/>
          <w:iCs w:val="0"/>
          <w:color w:val="000000" w:themeColor="text1"/>
          <w:szCs w:val="24"/>
          <w:lang w:val="en-US" w:eastAsia="zh-CN"/>
          <w14:textFill>
            <w14:solidFill>
              <w14:schemeClr w14:val="tx1"/>
            </w14:solidFill>
          </w14:textFill>
        </w:rPr>
        <w:t xml:space="preserve">: </w:t>
      </w:r>
      <w:r>
        <w:rPr>
          <w:rFonts w:hint="eastAsia" w:eastAsiaTheme="minorEastAsia"/>
          <w:i w:val="0"/>
          <w:iCs w:val="0"/>
          <w:color w:val="000000" w:themeColor="text1"/>
          <w:szCs w:val="24"/>
          <w14:textFill>
            <w14:solidFill>
              <w14:schemeClr w14:val="tx1"/>
            </w14:solidFill>
          </w14:textFill>
        </w:rPr>
        <w:t>河北省廊坊市固安县环保产业园</w:t>
      </w:r>
    </w:p>
    <w:p w14:paraId="4C565BE2">
      <w:pPr>
        <w:ind w:firstLine="482"/>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联系电话</w:t>
      </w:r>
      <w:r>
        <w:rPr>
          <w:rFonts w:hint="eastAsia" w:eastAsiaTheme="minorEastAsia"/>
          <w:i w:val="0"/>
          <w:iCs w:val="0"/>
          <w:color w:val="000000" w:themeColor="text1"/>
          <w:szCs w:val="24"/>
          <w:lang w:val="en-US" w:eastAsia="zh-CN"/>
          <w14:textFill>
            <w14:solidFill>
              <w14:schemeClr w14:val="tx1"/>
            </w14:solidFill>
          </w14:textFill>
        </w:rPr>
        <w:t xml:space="preserve">: </w:t>
      </w:r>
      <w:r>
        <w:rPr>
          <w:rFonts w:eastAsiaTheme="minorEastAsia"/>
          <w:i w:val="0"/>
          <w:iCs w:val="0"/>
          <w:color w:val="000000" w:themeColor="text1"/>
          <w14:textFill>
            <w14:solidFill>
              <w14:schemeClr w14:val="tx1"/>
            </w14:solidFill>
          </w14:textFill>
        </w:rPr>
        <w:t>0316-6163366</w:t>
      </w:r>
    </w:p>
    <w:p w14:paraId="280FD554">
      <w:pPr>
        <w:ind w:firstLine="480" w:firstLineChars="200"/>
        <w:rPr>
          <w:rFonts w:eastAsiaTheme="minorEastAsia"/>
          <w:i w:val="0"/>
          <w:iCs w:val="0"/>
          <w:szCs w:val="24"/>
        </w:rPr>
      </w:pPr>
      <w:r>
        <w:rPr>
          <w:rFonts w:hint="eastAsia" w:eastAsiaTheme="minorEastAsia"/>
          <w:i w:val="0"/>
          <w:iCs w:val="0"/>
          <w:szCs w:val="24"/>
        </w:rPr>
        <w:t>联</w:t>
      </w:r>
      <w:r>
        <w:rPr>
          <w:rFonts w:eastAsiaTheme="minorEastAsia"/>
          <w:i w:val="0"/>
          <w:iCs w:val="0"/>
          <w:szCs w:val="24"/>
        </w:rPr>
        <w:t xml:space="preserve"> </w:t>
      </w:r>
      <w:r>
        <w:rPr>
          <w:rFonts w:hint="eastAsia" w:eastAsiaTheme="minorEastAsia"/>
          <w:i w:val="0"/>
          <w:iCs w:val="0"/>
          <w:szCs w:val="24"/>
        </w:rPr>
        <w:t>系</w:t>
      </w:r>
      <w:r>
        <w:rPr>
          <w:rFonts w:eastAsiaTheme="minorEastAsia"/>
          <w:i w:val="0"/>
          <w:iCs w:val="0"/>
          <w:szCs w:val="24"/>
        </w:rPr>
        <w:t xml:space="preserve"> </w:t>
      </w:r>
      <w:r>
        <w:rPr>
          <w:rFonts w:hint="eastAsia" w:eastAsiaTheme="minorEastAsia"/>
          <w:i w:val="0"/>
          <w:iCs w:val="0"/>
          <w:szCs w:val="24"/>
        </w:rPr>
        <w:t>人</w:t>
      </w:r>
      <w:r>
        <w:rPr>
          <w:rFonts w:hint="eastAsia" w:eastAsiaTheme="minorEastAsia"/>
          <w:i w:val="0"/>
          <w:iCs w:val="0"/>
          <w:szCs w:val="24"/>
          <w:lang w:val="en-US" w:eastAsia="zh-CN"/>
        </w:rPr>
        <w:t xml:space="preserve">: </w:t>
      </w:r>
      <w:r>
        <w:rPr>
          <w:rFonts w:hint="eastAsia" w:eastAsiaTheme="minorEastAsia"/>
          <w:i w:val="0"/>
          <w:iCs w:val="0"/>
          <w:szCs w:val="24"/>
        </w:rPr>
        <w:t>贾殿丽</w:t>
      </w:r>
    </w:p>
    <w:p w14:paraId="0277C465">
      <w:pPr>
        <w:ind w:firstLine="480"/>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保存条件</w:t>
      </w:r>
      <w:r>
        <w:rPr>
          <w:rFonts w:hint="eastAsia" w:eastAsiaTheme="minorEastAsia"/>
          <w:i w:val="0"/>
          <w:iCs w:val="0"/>
          <w:color w:val="000000" w:themeColor="text1"/>
          <w:szCs w:val="24"/>
          <w:lang w:val="en-US" w:eastAsia="zh-CN"/>
          <w14:textFill>
            <w14:solidFill>
              <w14:schemeClr w14:val="tx1"/>
            </w14:solidFill>
          </w14:textFill>
        </w:rPr>
        <w:t xml:space="preserve">: </w:t>
      </w:r>
      <w:r>
        <w:rPr>
          <w:rFonts w:hint="eastAsia" w:eastAsiaTheme="minorEastAsia"/>
          <w:i w:val="0"/>
          <w:iCs w:val="0"/>
          <w:color w:val="000000" w:themeColor="text1"/>
          <w:szCs w:val="24"/>
          <w14:textFill>
            <w14:solidFill>
              <w14:schemeClr w14:val="tx1"/>
            </w14:solidFill>
          </w14:textFill>
        </w:rPr>
        <w:t>常规</w:t>
      </w:r>
    </w:p>
    <w:p w14:paraId="47B6181B">
      <w:pPr>
        <w:ind w:firstLine="482"/>
        <w:rPr>
          <w:rFonts w:eastAsiaTheme="minorEastAsia"/>
          <w:i w:val="0"/>
          <w:iCs w:val="0"/>
          <w:color w:val="000000" w:themeColor="text1"/>
          <w:szCs w:val="24"/>
          <w14:textFill>
            <w14:solidFill>
              <w14:schemeClr w14:val="tx1"/>
            </w14:solidFill>
          </w14:textFill>
        </w:rPr>
      </w:pPr>
      <w:r>
        <w:rPr>
          <w:rFonts w:hint="eastAsia" w:eastAsiaTheme="minorEastAsia"/>
          <w:i w:val="0"/>
          <w:iCs w:val="0"/>
          <w:color w:val="000000" w:themeColor="text1"/>
          <w:szCs w:val="24"/>
          <w14:textFill>
            <w14:solidFill>
              <w14:schemeClr w14:val="tx1"/>
            </w14:solidFill>
          </w14:textFill>
        </w:rPr>
        <w:t>保存期限</w:t>
      </w:r>
      <w:r>
        <w:rPr>
          <w:rFonts w:hint="eastAsia" w:eastAsiaTheme="minorEastAsia"/>
          <w:i w:val="0"/>
          <w:iCs w:val="0"/>
          <w:color w:val="000000" w:themeColor="text1"/>
          <w:szCs w:val="24"/>
          <w:lang w:val="en-US" w:eastAsia="zh-CN"/>
          <w14:textFill>
            <w14:solidFill>
              <w14:schemeClr w14:val="tx1"/>
            </w14:solidFill>
          </w14:textFill>
        </w:rPr>
        <w:t xml:space="preserve">: </w:t>
      </w:r>
      <w:r>
        <w:rPr>
          <w:rFonts w:hint="eastAsia" w:eastAsiaTheme="minorEastAsia"/>
          <w:i w:val="0"/>
          <w:iCs w:val="0"/>
          <w:szCs w:val="24"/>
        </w:rPr>
        <w:t>试验纸质资料保存至药品上市或研究完成后至少五年，电子文档永久保存，湿标本及其他生物标本以不影响其质量的保存时间为限。</w:t>
      </w:r>
    </w:p>
    <w:p w14:paraId="2FC78D3E">
      <w:pPr>
        <w:ind w:firstLine="480"/>
        <w:rPr>
          <w:rFonts w:eastAsiaTheme="minorEastAsia"/>
          <w:i w:val="0"/>
          <w:iCs w:val="0"/>
          <w:color w:val="000000" w:themeColor="text1"/>
          <w:szCs w:val="24"/>
          <w14:textFill>
            <w14:solidFill>
              <w14:schemeClr w14:val="tx1"/>
            </w14:solidFill>
          </w14:textFill>
        </w:rPr>
      </w:pPr>
    </w:p>
    <w:p w14:paraId="15824E4E">
      <w:pPr>
        <w:widowControl/>
        <w:jc w:val="left"/>
        <w:rPr>
          <w:rFonts w:eastAsiaTheme="minorEastAsia"/>
          <w:i w:val="0"/>
          <w:iCs w:val="0"/>
          <w:color w:val="000000" w:themeColor="text1"/>
          <w:szCs w:val="24"/>
          <w14:textFill>
            <w14:solidFill>
              <w14:schemeClr w14:val="tx1"/>
            </w14:solidFill>
          </w14:textFill>
        </w:rPr>
      </w:pPr>
      <w:r>
        <w:rPr>
          <w:rFonts w:eastAsiaTheme="minorEastAsia"/>
          <w:i w:val="0"/>
          <w:iCs w:val="0"/>
          <w:color w:val="000000" w:themeColor="text1"/>
          <w:szCs w:val="24"/>
          <w14:textFill>
            <w14:solidFill>
              <w14:schemeClr w14:val="tx1"/>
            </w14:solidFill>
          </w14:textFill>
        </w:rPr>
        <w:br w:type="page"/>
      </w:r>
      <w:bookmarkStart w:id="1194" w:name="_GoBack"/>
      <w:bookmarkEnd w:id="1194"/>
    </w:p>
    <w:p w14:paraId="4302C474">
      <w:pPr>
        <w:pStyle w:val="3"/>
        <w:numPr>
          <w:ilvl w:val="0"/>
          <w:numId w:val="0"/>
        </w:numPr>
        <w:ind w:left="0" w:leftChars="0" w:firstLine="0" w:firstLineChars="0"/>
        <w:jc w:val="both"/>
        <w:rPr>
          <w:rStyle w:val="180"/>
          <w:rFonts w:eastAsiaTheme="minorEastAsia"/>
          <w:i w:val="0"/>
          <w:iCs w:val="0"/>
        </w:rPr>
      </w:pPr>
      <w:bookmarkStart w:id="777" w:name="_Toc21596"/>
      <w:bookmarkStart w:id="778" w:name="_Toc156194023"/>
      <w:bookmarkStart w:id="779" w:name="_Toc156197256"/>
      <w:bookmarkStart w:id="780" w:name="_Toc106355560"/>
      <w:bookmarkStart w:id="781" w:name="_Toc173554521"/>
      <w:bookmarkStart w:id="782" w:name="_Toc25374"/>
      <w:bookmarkStart w:id="783" w:name="_Toc477178575"/>
      <w:bookmarkStart w:id="784" w:name="_Toc19562"/>
      <w:bookmarkStart w:id="785" w:name="_Toc82730610"/>
      <w:bookmarkStart w:id="786" w:name="_Toc156196532"/>
      <w:r>
        <w:rPr>
          <w:rFonts w:hint="eastAsia" w:ascii="Times New Roman" w:hAnsi="Times New Roman" w:cs="Times New Roman" w:eastAsiaTheme="minorEastAsia"/>
          <w:b/>
          <w:bCs/>
          <w:i w:val="0"/>
          <w:iCs w:val="0"/>
          <w:kern w:val="44"/>
          <w:sz w:val="28"/>
          <w:szCs w:val="44"/>
          <w:lang w:val="en-US" w:eastAsia="zh-CN" w:bidi="ar-SA"/>
        </w:rPr>
        <w:t>8</w:t>
      </w:r>
      <w:r>
        <w:rPr>
          <w:rStyle w:val="180"/>
          <w:rFonts w:eastAsiaTheme="minorEastAsia"/>
          <w:i w:val="0"/>
          <w:iCs w:val="0"/>
        </w:rPr>
        <w:t xml:space="preserve"> </w:t>
      </w:r>
      <w:bookmarkStart w:id="787" w:name="_Toc126237401"/>
      <w:bookmarkStart w:id="788" w:name="_Toc109559518"/>
      <w:bookmarkStart w:id="789" w:name="_Toc112852113"/>
      <w:r>
        <w:rPr>
          <w:rStyle w:val="180"/>
          <w:rFonts w:hint="eastAsia" w:eastAsiaTheme="minorEastAsia"/>
          <w:i w:val="0"/>
          <w:iCs w:val="0"/>
        </w:rPr>
        <w:t>主要参考文献</w:t>
      </w:r>
      <w:bookmarkEnd w:id="777"/>
      <w:bookmarkEnd w:id="778"/>
      <w:bookmarkEnd w:id="779"/>
      <w:bookmarkEnd w:id="780"/>
      <w:bookmarkEnd w:id="781"/>
      <w:bookmarkEnd w:id="782"/>
      <w:bookmarkEnd w:id="783"/>
      <w:bookmarkEnd w:id="784"/>
      <w:bookmarkEnd w:id="785"/>
      <w:bookmarkEnd w:id="786"/>
      <w:bookmarkEnd w:id="787"/>
      <w:bookmarkEnd w:id="788"/>
      <w:bookmarkEnd w:id="789"/>
    </w:p>
    <w:p w14:paraId="3D8827E8">
      <w:pPr>
        <w:pStyle w:val="165"/>
        <w:numPr>
          <w:ilvl w:val="0"/>
          <w:numId w:val="5"/>
        </w:numPr>
        <w:ind w:firstLineChars="0"/>
        <w:rPr>
          <w:rFonts w:eastAsiaTheme="minorEastAsia"/>
          <w:i w:val="0"/>
          <w:iCs w:val="0"/>
          <w:color w:val="000000" w:themeColor="text1"/>
          <w:szCs w:val="24"/>
          <w14:textFill>
            <w14:solidFill>
              <w14:schemeClr w14:val="tx1"/>
            </w14:solidFill>
          </w14:textFill>
        </w:rPr>
      </w:pPr>
      <w:r>
        <w:rPr>
          <w:rFonts w:eastAsiaTheme="minorEastAsia"/>
          <w:i w:val="0"/>
          <w:iCs w:val="0"/>
          <w:color w:val="000000" w:themeColor="text1"/>
          <w:szCs w:val="24"/>
          <w14:textFill>
            <w14:solidFill>
              <w14:schemeClr w14:val="tx1"/>
            </w14:solidFill>
          </w14:textFill>
        </w:rPr>
        <w:br w:type="page"/>
      </w:r>
    </w:p>
    <w:p w14:paraId="2B6FD749">
      <w:pPr>
        <w:jc w:val="center"/>
        <w:rPr>
          <w:rFonts w:eastAsiaTheme="minorEastAsia"/>
          <w:i w:val="0"/>
          <w:iCs w:val="0"/>
          <w:color w:val="000000" w:themeColor="text1"/>
          <w:sz w:val="32"/>
          <w:szCs w:val="32"/>
          <w14:textFill>
            <w14:solidFill>
              <w14:schemeClr w14:val="tx1"/>
            </w14:solidFill>
          </w14:textFill>
        </w:rPr>
      </w:pPr>
    </w:p>
    <w:p w14:paraId="7CA2CEF4">
      <w:pPr>
        <w:jc w:val="center"/>
        <w:rPr>
          <w:rFonts w:eastAsiaTheme="minorEastAsia"/>
          <w:i w:val="0"/>
          <w:iCs w:val="0"/>
          <w:color w:val="000000" w:themeColor="text1"/>
          <w:sz w:val="32"/>
          <w:szCs w:val="32"/>
          <w14:textFill>
            <w14:solidFill>
              <w14:schemeClr w14:val="tx1"/>
            </w14:solidFill>
          </w14:textFill>
        </w:rPr>
      </w:pPr>
    </w:p>
    <w:p w14:paraId="0CEA52C4">
      <w:pPr>
        <w:jc w:val="center"/>
        <w:rPr>
          <w:rFonts w:eastAsiaTheme="minorEastAsia"/>
          <w:i w:val="0"/>
          <w:iCs w:val="0"/>
          <w:color w:val="000000" w:themeColor="text1"/>
          <w:sz w:val="32"/>
          <w:szCs w:val="32"/>
          <w14:textFill>
            <w14:solidFill>
              <w14:schemeClr w14:val="tx1"/>
            </w14:solidFill>
          </w14:textFill>
        </w:rPr>
      </w:pPr>
    </w:p>
    <w:p w14:paraId="1475E0E1">
      <w:pPr>
        <w:jc w:val="center"/>
        <w:rPr>
          <w:rFonts w:eastAsiaTheme="minorEastAsia"/>
          <w:i w:val="0"/>
          <w:iCs w:val="0"/>
          <w:color w:val="000000" w:themeColor="text1"/>
          <w:sz w:val="32"/>
          <w:szCs w:val="32"/>
          <w14:textFill>
            <w14:solidFill>
              <w14:schemeClr w14:val="tx1"/>
            </w14:solidFill>
          </w14:textFill>
        </w:rPr>
      </w:pPr>
    </w:p>
    <w:p w14:paraId="0940C9A5">
      <w:pPr>
        <w:jc w:val="center"/>
        <w:rPr>
          <w:rFonts w:eastAsiaTheme="minorEastAsia"/>
          <w:i w:val="0"/>
          <w:iCs w:val="0"/>
          <w:color w:val="000000" w:themeColor="text1"/>
          <w:sz w:val="32"/>
          <w:szCs w:val="32"/>
          <w14:textFill>
            <w14:solidFill>
              <w14:schemeClr w14:val="tx1"/>
            </w14:solidFill>
          </w14:textFill>
        </w:rPr>
      </w:pPr>
    </w:p>
    <w:p w14:paraId="1584715F">
      <w:pPr>
        <w:jc w:val="center"/>
        <w:rPr>
          <w:rFonts w:eastAsiaTheme="minorEastAsia"/>
          <w:i w:val="0"/>
          <w:iCs w:val="0"/>
          <w:color w:val="000000" w:themeColor="text1"/>
          <w:sz w:val="32"/>
          <w:szCs w:val="32"/>
          <w14:textFill>
            <w14:solidFill>
              <w14:schemeClr w14:val="tx1"/>
            </w14:solidFill>
          </w14:textFill>
        </w:rPr>
      </w:pPr>
    </w:p>
    <w:p w14:paraId="14FE065B">
      <w:pPr>
        <w:jc w:val="center"/>
        <w:rPr>
          <w:rFonts w:eastAsiaTheme="minorEastAsia"/>
          <w:i w:val="0"/>
          <w:iCs w:val="0"/>
          <w:color w:val="000000" w:themeColor="text1"/>
          <w:sz w:val="32"/>
          <w:szCs w:val="32"/>
          <w14:textFill>
            <w14:solidFill>
              <w14:schemeClr w14:val="tx1"/>
            </w14:solidFill>
          </w14:textFill>
        </w:rPr>
      </w:pPr>
    </w:p>
    <w:p w14:paraId="7046976A">
      <w:pPr>
        <w:jc w:val="center"/>
        <w:rPr>
          <w:rFonts w:eastAsiaTheme="minorEastAsia"/>
          <w:i w:val="0"/>
          <w:iCs w:val="0"/>
          <w:color w:val="000000" w:themeColor="text1"/>
          <w:sz w:val="32"/>
          <w:szCs w:val="32"/>
          <w14:textFill>
            <w14:solidFill>
              <w14:schemeClr w14:val="tx1"/>
            </w14:solidFill>
          </w14:textFill>
        </w:rPr>
      </w:pPr>
    </w:p>
    <w:p w14:paraId="5F2BACDA">
      <w:pPr>
        <w:jc w:val="center"/>
        <w:rPr>
          <w:rFonts w:eastAsiaTheme="minorEastAsia"/>
          <w:i w:val="0"/>
          <w:iCs w:val="0"/>
          <w:color w:val="000000" w:themeColor="text1"/>
          <w:sz w:val="32"/>
          <w:szCs w:val="32"/>
          <w14:textFill>
            <w14:solidFill>
              <w14:schemeClr w14:val="tx1"/>
            </w14:solidFill>
          </w14:textFill>
        </w:rPr>
      </w:pPr>
    </w:p>
    <w:p w14:paraId="2992FE0A">
      <w:pPr>
        <w:jc w:val="center"/>
        <w:rPr>
          <w:rFonts w:eastAsiaTheme="minorEastAsia"/>
          <w:i w:val="0"/>
          <w:iCs w:val="0"/>
          <w:color w:val="000000" w:themeColor="text1"/>
          <w:sz w:val="32"/>
          <w:szCs w:val="32"/>
          <w14:textFill>
            <w14:solidFill>
              <w14:schemeClr w14:val="tx1"/>
            </w14:solidFill>
          </w14:textFill>
        </w:rPr>
      </w:pPr>
    </w:p>
    <w:p w14:paraId="4117EB97">
      <w:pPr>
        <w:pStyle w:val="3"/>
        <w:rPr>
          <w:rFonts w:hint="eastAsia" w:eastAsiaTheme="minorEastAsia"/>
          <w:i w:val="0"/>
          <w:iCs w:val="0"/>
          <w:color w:val="000000" w:themeColor="text1"/>
          <w:sz w:val="32"/>
          <w:szCs w:val="32"/>
          <w14:textFill>
            <w14:solidFill>
              <w14:schemeClr w14:val="tx1"/>
            </w14:solidFill>
          </w14:textFill>
        </w:rPr>
      </w:pPr>
      <w:bookmarkStart w:id="790" w:name="_附录I_试验结果总结表"/>
      <w:bookmarkEnd w:id="790"/>
      <w:bookmarkStart w:id="791" w:name="_Toc126237402"/>
      <w:bookmarkStart w:id="792" w:name="_Toc109559519"/>
      <w:bookmarkStart w:id="793" w:name="_Toc112852715"/>
      <w:bookmarkStart w:id="794" w:name="_Toc112852114"/>
      <w:bookmarkStart w:id="795" w:name="_Toc112852533"/>
      <w:bookmarkStart w:id="796" w:name="_Toc112852203"/>
      <w:bookmarkStart w:id="797" w:name="_Toc31102"/>
      <w:bookmarkStart w:id="798" w:name="_Toc280018098"/>
      <w:bookmarkStart w:id="799" w:name="_Toc10767"/>
      <w:bookmarkStart w:id="800" w:name="_Toc107927540"/>
      <w:bookmarkStart w:id="801" w:name="_Toc477178577"/>
      <w:bookmarkStart w:id="802" w:name="_Toc380680259"/>
      <w:bookmarkStart w:id="803" w:name="OLE_LINK41"/>
      <w:bookmarkStart w:id="804" w:name="_Toc526847128"/>
      <w:bookmarkStart w:id="805" w:name="_Toc82730612"/>
      <w:bookmarkStart w:id="806" w:name="_Toc4271"/>
    </w:p>
    <w:p w14:paraId="07288D1E">
      <w:pPr>
        <w:pStyle w:val="3"/>
        <w:rPr>
          <w:rFonts w:eastAsiaTheme="minorEastAsia"/>
          <w:i w:val="0"/>
          <w:iCs w:val="0"/>
          <w:color w:val="000000" w:themeColor="text1"/>
          <w:sz w:val="32"/>
          <w:szCs w:val="32"/>
          <w14:textFill>
            <w14:solidFill>
              <w14:schemeClr w14:val="tx1"/>
            </w14:solidFill>
          </w14:textFill>
        </w:rPr>
      </w:pPr>
      <w:r>
        <w:rPr>
          <w:rFonts w:hint="eastAsia" w:eastAsiaTheme="minorEastAsia"/>
          <w:i w:val="0"/>
          <w:iCs w:val="0"/>
          <w:color w:val="000000" w:themeColor="text1"/>
          <w:sz w:val="32"/>
          <w:szCs w:val="32"/>
          <w14:textFill>
            <w14:solidFill>
              <w14:schemeClr w14:val="tx1"/>
            </w14:solidFill>
          </w14:textFill>
        </w:rPr>
        <w:t>附表</w:t>
      </w:r>
      <w:bookmarkEnd w:id="791"/>
      <w:bookmarkEnd w:id="792"/>
      <w:bookmarkEnd w:id="793"/>
      <w:bookmarkEnd w:id="794"/>
      <w:bookmarkEnd w:id="795"/>
      <w:bookmarkEnd w:id="796"/>
    </w:p>
    <w:bookmarkEnd w:id="797"/>
    <w:bookmarkEnd w:id="798"/>
    <w:bookmarkEnd w:id="799"/>
    <w:bookmarkEnd w:id="800"/>
    <w:bookmarkEnd w:id="801"/>
    <w:bookmarkEnd w:id="802"/>
    <w:bookmarkEnd w:id="803"/>
    <w:bookmarkEnd w:id="804"/>
    <w:bookmarkEnd w:id="805"/>
    <w:bookmarkEnd w:id="806"/>
    <w:p w14:paraId="6A94A4F1">
      <w:pPr>
        <w:widowControl/>
        <w:jc w:val="left"/>
        <w:rPr>
          <w:rFonts w:eastAsiaTheme="minorEastAsia"/>
          <w:i w:val="0"/>
          <w:iCs w:val="0"/>
          <w:color w:val="000000" w:themeColor="text1"/>
          <w:sz w:val="30"/>
          <w:szCs w:val="30"/>
          <w14:textFill>
            <w14:solidFill>
              <w14:schemeClr w14:val="tx1"/>
            </w14:solidFill>
          </w14:textFill>
        </w:rPr>
      </w:pPr>
      <w:bookmarkStart w:id="807" w:name="_Toc380680277"/>
      <w:r>
        <w:rPr>
          <w:rFonts w:eastAsiaTheme="minorEastAsia"/>
          <w:i w:val="0"/>
          <w:iCs w:val="0"/>
          <w:color w:val="000000" w:themeColor="text1"/>
          <w:sz w:val="30"/>
          <w:szCs w:val="30"/>
          <w14:textFill>
            <w14:solidFill>
              <w14:schemeClr w14:val="tx1"/>
            </w14:solidFill>
          </w14:textFill>
        </w:rPr>
        <w:br w:type="page"/>
      </w:r>
    </w:p>
    <w:p w14:paraId="6388AA7C">
      <w:pPr>
        <w:rPr>
          <w:rFonts w:eastAsiaTheme="minorEastAsia"/>
          <w:i w:val="0"/>
          <w:iCs w:val="0"/>
          <w:color w:val="000000" w:themeColor="text1"/>
          <w:sz w:val="30"/>
          <w:szCs w:val="30"/>
          <w14:textFill>
            <w14:solidFill>
              <w14:schemeClr w14:val="tx1"/>
            </w14:solidFill>
          </w14:textFill>
        </w:rPr>
      </w:pPr>
    </w:p>
    <w:p w14:paraId="0D013755">
      <w:pPr>
        <w:rPr>
          <w:rFonts w:eastAsiaTheme="minorEastAsia"/>
          <w:i w:val="0"/>
          <w:iCs w:val="0"/>
          <w:color w:val="000000" w:themeColor="text1"/>
          <w:sz w:val="30"/>
          <w:szCs w:val="30"/>
          <w14:textFill>
            <w14:solidFill>
              <w14:schemeClr w14:val="tx1"/>
            </w14:solidFill>
          </w14:textFill>
        </w:rPr>
      </w:pPr>
    </w:p>
    <w:p w14:paraId="02B47B05">
      <w:pPr>
        <w:rPr>
          <w:rFonts w:eastAsiaTheme="minorEastAsia"/>
          <w:i w:val="0"/>
          <w:iCs w:val="0"/>
          <w:color w:val="000000" w:themeColor="text1"/>
          <w:sz w:val="30"/>
          <w:szCs w:val="30"/>
          <w14:textFill>
            <w14:solidFill>
              <w14:schemeClr w14:val="tx1"/>
            </w14:solidFill>
          </w14:textFill>
        </w:rPr>
      </w:pPr>
    </w:p>
    <w:p w14:paraId="60E018B3">
      <w:pPr>
        <w:rPr>
          <w:rFonts w:eastAsiaTheme="minorEastAsia"/>
          <w:i w:val="0"/>
          <w:iCs w:val="0"/>
          <w:color w:val="000000" w:themeColor="text1"/>
          <w:sz w:val="30"/>
          <w:szCs w:val="30"/>
          <w14:textFill>
            <w14:solidFill>
              <w14:schemeClr w14:val="tx1"/>
            </w14:solidFill>
          </w14:textFill>
        </w:rPr>
      </w:pPr>
    </w:p>
    <w:p w14:paraId="1020797A">
      <w:pPr>
        <w:rPr>
          <w:rFonts w:eastAsiaTheme="minorEastAsia"/>
          <w:i w:val="0"/>
          <w:iCs w:val="0"/>
          <w:color w:val="000000" w:themeColor="text1"/>
          <w:sz w:val="30"/>
          <w:szCs w:val="30"/>
          <w14:textFill>
            <w14:solidFill>
              <w14:schemeClr w14:val="tx1"/>
            </w14:solidFill>
          </w14:textFill>
        </w:rPr>
      </w:pPr>
    </w:p>
    <w:p w14:paraId="48E0FDC2">
      <w:pPr>
        <w:rPr>
          <w:rFonts w:eastAsiaTheme="minorEastAsia"/>
          <w:i w:val="0"/>
          <w:iCs w:val="0"/>
          <w:color w:val="000000" w:themeColor="text1"/>
          <w:sz w:val="30"/>
          <w:szCs w:val="30"/>
          <w14:textFill>
            <w14:solidFill>
              <w14:schemeClr w14:val="tx1"/>
            </w14:solidFill>
          </w14:textFill>
        </w:rPr>
      </w:pPr>
    </w:p>
    <w:p w14:paraId="7A73DD68">
      <w:pPr>
        <w:rPr>
          <w:rFonts w:eastAsiaTheme="minorEastAsia"/>
          <w:i w:val="0"/>
          <w:iCs w:val="0"/>
          <w:color w:val="000000" w:themeColor="text1"/>
          <w:sz w:val="30"/>
          <w:szCs w:val="30"/>
          <w14:textFill>
            <w14:solidFill>
              <w14:schemeClr w14:val="tx1"/>
            </w14:solidFill>
          </w14:textFill>
        </w:rPr>
      </w:pPr>
    </w:p>
    <w:p w14:paraId="4A01C821">
      <w:pPr>
        <w:rPr>
          <w:rFonts w:eastAsiaTheme="minorEastAsia"/>
          <w:i w:val="0"/>
          <w:iCs w:val="0"/>
          <w:color w:val="000000" w:themeColor="text1"/>
          <w:sz w:val="30"/>
          <w:szCs w:val="30"/>
          <w14:textFill>
            <w14:solidFill>
              <w14:schemeClr w14:val="tx1"/>
            </w14:solidFill>
          </w14:textFill>
        </w:rPr>
      </w:pPr>
    </w:p>
    <w:p w14:paraId="416782D0">
      <w:pPr>
        <w:rPr>
          <w:rFonts w:eastAsiaTheme="minorEastAsia"/>
          <w:i w:val="0"/>
          <w:iCs w:val="0"/>
          <w:color w:val="000000" w:themeColor="text1"/>
          <w:sz w:val="30"/>
          <w:szCs w:val="30"/>
          <w14:textFill>
            <w14:solidFill>
              <w14:schemeClr w14:val="tx1"/>
            </w14:solidFill>
          </w14:textFill>
        </w:rPr>
      </w:pPr>
    </w:p>
    <w:p w14:paraId="3B1243D3">
      <w:pPr>
        <w:rPr>
          <w:rFonts w:eastAsiaTheme="minorEastAsia"/>
          <w:i w:val="0"/>
          <w:iCs w:val="0"/>
          <w:color w:val="000000" w:themeColor="text1"/>
          <w:sz w:val="30"/>
          <w:szCs w:val="30"/>
          <w14:textFill>
            <w14:solidFill>
              <w14:schemeClr w14:val="tx1"/>
            </w14:solidFill>
          </w14:textFill>
        </w:rPr>
      </w:pPr>
    </w:p>
    <w:p w14:paraId="46C0BC76">
      <w:pPr>
        <w:rPr>
          <w:rFonts w:eastAsiaTheme="minorEastAsia"/>
          <w:i w:val="0"/>
          <w:iCs w:val="0"/>
          <w:color w:val="000000" w:themeColor="text1"/>
          <w:sz w:val="30"/>
          <w:szCs w:val="30"/>
          <w14:textFill>
            <w14:solidFill>
              <w14:schemeClr w14:val="tx1"/>
            </w14:solidFill>
          </w14:textFill>
        </w:rPr>
      </w:pPr>
    </w:p>
    <w:p w14:paraId="6B0AC74B">
      <w:pPr>
        <w:pStyle w:val="4"/>
        <w:rPr>
          <w:rFonts w:eastAsiaTheme="minorEastAsia"/>
          <w:i w:val="0"/>
          <w:iCs w:val="0"/>
        </w:rPr>
      </w:pPr>
      <w:bookmarkStart w:id="808" w:name="_附表1_临床观察汇总表"/>
      <w:bookmarkEnd w:id="808"/>
      <w:bookmarkStart w:id="809" w:name="_表1__临床观察汇总表"/>
      <w:bookmarkEnd w:id="809"/>
      <w:bookmarkStart w:id="810" w:name="_Ref108180271"/>
      <w:bookmarkStart w:id="811" w:name="B1"/>
      <w:bookmarkStart w:id="812" w:name="_Toc112852204"/>
      <w:bookmarkStart w:id="813" w:name="_Ref109552951"/>
      <w:bookmarkStart w:id="814" w:name="_Toc107927541"/>
      <w:bookmarkStart w:id="815" w:name="_Toc109559520"/>
      <w:bookmarkStart w:id="816" w:name="_Toc126237456"/>
      <w:bookmarkStart w:id="817" w:name="_Toc112852534"/>
      <w:bookmarkStart w:id="818" w:name="_Toc113520722"/>
      <w:bookmarkStart w:id="819" w:name="_Toc112852115"/>
      <w:bookmarkStart w:id="820" w:name="_Toc126237403"/>
      <w:bookmarkStart w:id="821" w:name="_Ref108185244"/>
      <w:bookmarkStart w:id="822" w:name="_Toc112852716"/>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w:t>
      </w:r>
      <w:r>
        <w:rPr>
          <w:rFonts w:eastAsiaTheme="minorEastAsia"/>
          <w:i w:val="0"/>
          <w:iCs w:val="0"/>
        </w:rPr>
        <w:fldChar w:fldCharType="end"/>
      </w:r>
      <w:bookmarkEnd w:id="810"/>
      <w:r>
        <w:rPr>
          <w:rFonts w:eastAsiaTheme="minorEastAsia"/>
          <w:i w:val="0"/>
          <w:iCs w:val="0"/>
        </w:rPr>
        <w:t xml:space="preserve"> </w:t>
      </w:r>
      <w:r>
        <w:rPr>
          <w:rFonts w:hint="eastAsia" w:eastAsiaTheme="minorEastAsia"/>
          <w:i w:val="0"/>
          <w:iCs w:val="0"/>
        </w:rPr>
        <w:t>临床观察汇总</w:t>
      </w:r>
      <w:bookmarkEnd w:id="811"/>
      <w:r>
        <w:rPr>
          <w:rFonts w:hint="eastAsia" w:eastAsiaTheme="minorEastAsia"/>
          <w:i w:val="0"/>
          <w:iCs w:val="0"/>
        </w:rPr>
        <w:t>表</w:t>
      </w:r>
      <w:bookmarkEnd w:id="812"/>
      <w:bookmarkEnd w:id="813"/>
      <w:bookmarkEnd w:id="814"/>
      <w:bookmarkEnd w:id="815"/>
      <w:bookmarkEnd w:id="816"/>
      <w:bookmarkEnd w:id="817"/>
      <w:bookmarkEnd w:id="818"/>
      <w:bookmarkEnd w:id="819"/>
      <w:bookmarkEnd w:id="820"/>
      <w:bookmarkEnd w:id="821"/>
      <w:bookmarkEnd w:id="822"/>
    </w:p>
    <w:p w14:paraId="239425DC">
      <w:pPr>
        <w:widowControl/>
        <w:jc w:val="left"/>
        <w:rPr>
          <w:rFonts w:eastAsiaTheme="minorEastAsia"/>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057D1E33">
      <w:pPr>
        <w:rPr>
          <w:rFonts w:eastAsiaTheme="minorEastAsia"/>
          <w:i w:val="0"/>
          <w:iCs w:val="0"/>
          <w:color w:val="000000" w:themeColor="text1"/>
          <w:sz w:val="32"/>
          <w:szCs w:val="32"/>
          <w14:textFill>
            <w14:solidFill>
              <w14:schemeClr w14:val="tx1"/>
            </w14:solidFill>
          </w14:textFill>
        </w:rPr>
      </w:pPr>
    </w:p>
    <w:p w14:paraId="2BFC43A0">
      <w:pPr>
        <w:rPr>
          <w:rFonts w:eastAsiaTheme="minorEastAsia"/>
          <w:i w:val="0"/>
          <w:iCs w:val="0"/>
          <w:color w:val="000000" w:themeColor="text1"/>
          <w:sz w:val="32"/>
          <w:szCs w:val="32"/>
          <w14:textFill>
            <w14:solidFill>
              <w14:schemeClr w14:val="tx1"/>
            </w14:solidFill>
          </w14:textFill>
        </w:rPr>
      </w:pPr>
    </w:p>
    <w:p w14:paraId="07BB1457">
      <w:pPr>
        <w:rPr>
          <w:rFonts w:eastAsiaTheme="minorEastAsia"/>
          <w:i w:val="0"/>
          <w:iCs w:val="0"/>
          <w:color w:val="000000" w:themeColor="text1"/>
          <w:sz w:val="32"/>
          <w:szCs w:val="32"/>
          <w14:textFill>
            <w14:solidFill>
              <w14:schemeClr w14:val="tx1"/>
            </w14:solidFill>
          </w14:textFill>
        </w:rPr>
      </w:pPr>
    </w:p>
    <w:p w14:paraId="2F07FE76">
      <w:pPr>
        <w:rPr>
          <w:rFonts w:eastAsiaTheme="minorEastAsia"/>
          <w:i w:val="0"/>
          <w:iCs w:val="0"/>
          <w:color w:val="000000" w:themeColor="text1"/>
          <w:sz w:val="32"/>
          <w:szCs w:val="32"/>
          <w14:textFill>
            <w14:solidFill>
              <w14:schemeClr w14:val="tx1"/>
            </w14:solidFill>
          </w14:textFill>
        </w:rPr>
      </w:pPr>
    </w:p>
    <w:p w14:paraId="60B9B8D3">
      <w:pPr>
        <w:rPr>
          <w:rFonts w:eastAsiaTheme="minorEastAsia"/>
          <w:i w:val="0"/>
          <w:iCs w:val="0"/>
          <w:color w:val="000000" w:themeColor="text1"/>
          <w:sz w:val="32"/>
          <w:szCs w:val="32"/>
          <w14:textFill>
            <w14:solidFill>
              <w14:schemeClr w14:val="tx1"/>
            </w14:solidFill>
          </w14:textFill>
        </w:rPr>
      </w:pPr>
    </w:p>
    <w:p w14:paraId="4FF46D30">
      <w:pPr>
        <w:rPr>
          <w:rFonts w:eastAsiaTheme="minorEastAsia"/>
          <w:i w:val="0"/>
          <w:iCs w:val="0"/>
          <w:color w:val="000000" w:themeColor="text1"/>
          <w:sz w:val="32"/>
          <w:szCs w:val="32"/>
          <w14:textFill>
            <w14:solidFill>
              <w14:schemeClr w14:val="tx1"/>
            </w14:solidFill>
          </w14:textFill>
        </w:rPr>
      </w:pPr>
    </w:p>
    <w:p w14:paraId="6F0DB1E9">
      <w:pPr>
        <w:rPr>
          <w:rFonts w:eastAsiaTheme="minorEastAsia"/>
          <w:i w:val="0"/>
          <w:iCs w:val="0"/>
          <w:color w:val="000000" w:themeColor="text1"/>
          <w:sz w:val="32"/>
          <w:szCs w:val="32"/>
          <w14:textFill>
            <w14:solidFill>
              <w14:schemeClr w14:val="tx1"/>
            </w14:solidFill>
          </w14:textFill>
        </w:rPr>
      </w:pPr>
    </w:p>
    <w:p w14:paraId="7B6F31ED">
      <w:pPr>
        <w:rPr>
          <w:rFonts w:eastAsiaTheme="minorEastAsia"/>
          <w:i w:val="0"/>
          <w:iCs w:val="0"/>
          <w:color w:val="000000" w:themeColor="text1"/>
          <w:sz w:val="32"/>
          <w:szCs w:val="32"/>
          <w14:textFill>
            <w14:solidFill>
              <w14:schemeClr w14:val="tx1"/>
            </w14:solidFill>
          </w14:textFill>
        </w:rPr>
      </w:pPr>
    </w:p>
    <w:p w14:paraId="73DB3BB8">
      <w:pPr>
        <w:rPr>
          <w:rFonts w:eastAsiaTheme="minorEastAsia"/>
          <w:i w:val="0"/>
          <w:iCs w:val="0"/>
          <w:color w:val="000000" w:themeColor="text1"/>
          <w:sz w:val="32"/>
          <w:szCs w:val="32"/>
          <w14:textFill>
            <w14:solidFill>
              <w14:schemeClr w14:val="tx1"/>
            </w14:solidFill>
          </w14:textFill>
        </w:rPr>
      </w:pPr>
    </w:p>
    <w:p w14:paraId="3C8EEDF7">
      <w:pPr>
        <w:rPr>
          <w:rFonts w:eastAsiaTheme="minorEastAsia"/>
          <w:i w:val="0"/>
          <w:iCs w:val="0"/>
          <w:color w:val="000000" w:themeColor="text1"/>
          <w:sz w:val="32"/>
          <w:szCs w:val="32"/>
          <w14:textFill>
            <w14:solidFill>
              <w14:schemeClr w14:val="tx1"/>
            </w14:solidFill>
          </w14:textFill>
        </w:rPr>
      </w:pPr>
    </w:p>
    <w:p w14:paraId="524BFAC4">
      <w:pPr>
        <w:pStyle w:val="4"/>
        <w:rPr>
          <w:rFonts w:eastAsiaTheme="minorEastAsia"/>
          <w:i w:val="0"/>
          <w:iCs w:val="0"/>
        </w:rPr>
      </w:pPr>
      <w:bookmarkStart w:id="823" w:name="_表2__体重及体重增重统计表"/>
      <w:bookmarkEnd w:id="823"/>
      <w:bookmarkStart w:id="824" w:name="_表2__体重及体重增重统计"/>
      <w:bookmarkEnd w:id="824"/>
      <w:bookmarkStart w:id="825" w:name="_Ref108180817"/>
      <w:bookmarkStart w:id="826" w:name="_Toc109559521"/>
      <w:bookmarkStart w:id="827" w:name="_Toc112852116"/>
      <w:bookmarkStart w:id="828" w:name="_Toc112852535"/>
      <w:bookmarkStart w:id="829" w:name="_Toc107927542"/>
      <w:bookmarkStart w:id="830" w:name="_Toc126237404"/>
      <w:bookmarkStart w:id="831" w:name="_Toc112852717"/>
      <w:bookmarkStart w:id="832" w:name="_Ref109553516"/>
      <w:bookmarkStart w:id="833" w:name="_Toc112852205"/>
      <w:bookmarkStart w:id="834" w:name="_Toc126237457"/>
      <w:bookmarkStart w:id="835" w:name="_Toc113520723"/>
      <w:bookmarkStart w:id="836" w:name="_Ref108182709"/>
      <w:bookmarkStart w:id="837" w:name="B2"/>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2</w:t>
      </w:r>
      <w:r>
        <w:rPr>
          <w:rFonts w:eastAsiaTheme="minorEastAsia"/>
          <w:i w:val="0"/>
          <w:iCs w:val="0"/>
        </w:rPr>
        <w:fldChar w:fldCharType="end"/>
      </w:r>
      <w:bookmarkEnd w:id="825"/>
      <w:r>
        <w:rPr>
          <w:rFonts w:eastAsiaTheme="minorEastAsia"/>
          <w:i w:val="0"/>
          <w:iCs w:val="0"/>
        </w:rPr>
        <w:t xml:space="preserve"> </w:t>
      </w:r>
      <w:r>
        <w:rPr>
          <w:rFonts w:hint="eastAsia" w:eastAsiaTheme="minorEastAsia"/>
          <w:i w:val="0"/>
          <w:iCs w:val="0"/>
        </w:rPr>
        <w:t>体重统计表</w:t>
      </w:r>
      <w:bookmarkEnd w:id="826"/>
      <w:bookmarkEnd w:id="827"/>
      <w:bookmarkEnd w:id="828"/>
      <w:bookmarkEnd w:id="829"/>
      <w:bookmarkEnd w:id="830"/>
      <w:bookmarkEnd w:id="831"/>
      <w:bookmarkEnd w:id="832"/>
      <w:bookmarkEnd w:id="833"/>
      <w:bookmarkEnd w:id="834"/>
      <w:bookmarkEnd w:id="835"/>
      <w:bookmarkEnd w:id="836"/>
    </w:p>
    <w:bookmarkEnd w:id="837"/>
    <w:p w14:paraId="4BF8C527">
      <w:pPr>
        <w:widowControl/>
        <w:jc w:val="left"/>
        <w:rPr>
          <w:rFonts w:eastAsiaTheme="minorEastAsia"/>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21B04914">
      <w:pPr>
        <w:rPr>
          <w:rFonts w:eastAsiaTheme="minorEastAsia"/>
          <w:i w:val="0"/>
          <w:iCs w:val="0"/>
          <w:color w:val="000000" w:themeColor="text1"/>
          <w:sz w:val="32"/>
          <w:szCs w:val="32"/>
          <w14:textFill>
            <w14:solidFill>
              <w14:schemeClr w14:val="tx1"/>
            </w14:solidFill>
          </w14:textFill>
        </w:rPr>
      </w:pPr>
    </w:p>
    <w:p w14:paraId="02F04AED">
      <w:pPr>
        <w:rPr>
          <w:rFonts w:eastAsiaTheme="minorEastAsia"/>
          <w:i w:val="0"/>
          <w:iCs w:val="0"/>
          <w:color w:val="000000" w:themeColor="text1"/>
          <w:sz w:val="32"/>
          <w:szCs w:val="32"/>
          <w14:textFill>
            <w14:solidFill>
              <w14:schemeClr w14:val="tx1"/>
            </w14:solidFill>
          </w14:textFill>
        </w:rPr>
      </w:pPr>
    </w:p>
    <w:p w14:paraId="57772496">
      <w:pPr>
        <w:rPr>
          <w:rFonts w:eastAsiaTheme="minorEastAsia"/>
          <w:i w:val="0"/>
          <w:iCs w:val="0"/>
          <w:color w:val="000000" w:themeColor="text1"/>
          <w:sz w:val="32"/>
          <w:szCs w:val="32"/>
          <w14:textFill>
            <w14:solidFill>
              <w14:schemeClr w14:val="tx1"/>
            </w14:solidFill>
          </w14:textFill>
        </w:rPr>
      </w:pPr>
    </w:p>
    <w:p w14:paraId="10C37B12">
      <w:pPr>
        <w:rPr>
          <w:rFonts w:eastAsiaTheme="minorEastAsia"/>
          <w:i w:val="0"/>
          <w:iCs w:val="0"/>
          <w:color w:val="000000" w:themeColor="text1"/>
          <w:sz w:val="32"/>
          <w:szCs w:val="32"/>
          <w14:textFill>
            <w14:solidFill>
              <w14:schemeClr w14:val="tx1"/>
            </w14:solidFill>
          </w14:textFill>
        </w:rPr>
      </w:pPr>
    </w:p>
    <w:p w14:paraId="36550D39">
      <w:pPr>
        <w:rPr>
          <w:rFonts w:eastAsiaTheme="minorEastAsia"/>
          <w:i w:val="0"/>
          <w:iCs w:val="0"/>
          <w:color w:val="000000" w:themeColor="text1"/>
          <w:sz w:val="32"/>
          <w:szCs w:val="32"/>
          <w14:textFill>
            <w14:solidFill>
              <w14:schemeClr w14:val="tx1"/>
            </w14:solidFill>
          </w14:textFill>
        </w:rPr>
      </w:pPr>
    </w:p>
    <w:p w14:paraId="77E91992">
      <w:pPr>
        <w:rPr>
          <w:rFonts w:eastAsiaTheme="minorEastAsia"/>
          <w:i w:val="0"/>
          <w:iCs w:val="0"/>
          <w:color w:val="000000" w:themeColor="text1"/>
          <w:sz w:val="32"/>
          <w:szCs w:val="32"/>
          <w14:textFill>
            <w14:solidFill>
              <w14:schemeClr w14:val="tx1"/>
            </w14:solidFill>
          </w14:textFill>
        </w:rPr>
      </w:pPr>
    </w:p>
    <w:p w14:paraId="4486FC63">
      <w:pPr>
        <w:rPr>
          <w:rFonts w:eastAsiaTheme="minorEastAsia"/>
          <w:i w:val="0"/>
          <w:iCs w:val="0"/>
          <w:color w:val="000000" w:themeColor="text1"/>
          <w:sz w:val="32"/>
          <w:szCs w:val="32"/>
          <w14:textFill>
            <w14:solidFill>
              <w14:schemeClr w14:val="tx1"/>
            </w14:solidFill>
          </w14:textFill>
        </w:rPr>
      </w:pPr>
    </w:p>
    <w:p w14:paraId="098D2FAB">
      <w:pPr>
        <w:rPr>
          <w:rFonts w:eastAsiaTheme="minorEastAsia"/>
          <w:i w:val="0"/>
          <w:iCs w:val="0"/>
          <w:color w:val="000000" w:themeColor="text1"/>
          <w:sz w:val="32"/>
          <w:szCs w:val="32"/>
          <w14:textFill>
            <w14:solidFill>
              <w14:schemeClr w14:val="tx1"/>
            </w14:solidFill>
          </w14:textFill>
        </w:rPr>
      </w:pPr>
    </w:p>
    <w:p w14:paraId="086A7476">
      <w:pPr>
        <w:rPr>
          <w:rFonts w:eastAsiaTheme="minorEastAsia"/>
          <w:i w:val="0"/>
          <w:iCs w:val="0"/>
          <w:color w:val="000000" w:themeColor="text1"/>
          <w:sz w:val="32"/>
          <w:szCs w:val="32"/>
          <w14:textFill>
            <w14:solidFill>
              <w14:schemeClr w14:val="tx1"/>
            </w14:solidFill>
          </w14:textFill>
        </w:rPr>
      </w:pPr>
    </w:p>
    <w:p w14:paraId="77029553">
      <w:pPr>
        <w:rPr>
          <w:rFonts w:eastAsiaTheme="minorEastAsia"/>
          <w:i w:val="0"/>
          <w:iCs w:val="0"/>
          <w:color w:val="000000" w:themeColor="text1"/>
          <w:sz w:val="32"/>
          <w:szCs w:val="32"/>
          <w14:textFill>
            <w14:solidFill>
              <w14:schemeClr w14:val="tx1"/>
            </w14:solidFill>
          </w14:textFill>
        </w:rPr>
      </w:pPr>
    </w:p>
    <w:p w14:paraId="392795C7">
      <w:pPr>
        <w:pStyle w:val="4"/>
        <w:rPr>
          <w:rFonts w:eastAsiaTheme="minorEastAsia"/>
          <w:i w:val="0"/>
          <w:iCs w:val="0"/>
        </w:rPr>
      </w:pPr>
      <w:bookmarkStart w:id="838" w:name="_表3__摄食量统计表"/>
      <w:bookmarkEnd w:id="838"/>
      <w:bookmarkStart w:id="839" w:name="_Toc112852718"/>
      <w:bookmarkStart w:id="840" w:name="_Toc112852536"/>
      <w:bookmarkStart w:id="841" w:name="_Toc113520724"/>
      <w:bookmarkStart w:id="842" w:name="_Toc109559522"/>
      <w:bookmarkStart w:id="843" w:name="_Toc107927543"/>
      <w:bookmarkStart w:id="844" w:name="_Toc126237458"/>
      <w:bookmarkStart w:id="845" w:name="_Toc112852206"/>
      <w:bookmarkStart w:id="846" w:name="_Toc126237405"/>
      <w:bookmarkStart w:id="847" w:name="B3"/>
      <w:bookmarkStart w:id="848" w:name="_Toc112852117"/>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3</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摄食量统计表</w:t>
      </w:r>
      <w:bookmarkEnd w:id="839"/>
      <w:bookmarkEnd w:id="840"/>
      <w:bookmarkEnd w:id="841"/>
      <w:bookmarkEnd w:id="842"/>
      <w:bookmarkEnd w:id="843"/>
      <w:bookmarkEnd w:id="844"/>
      <w:bookmarkEnd w:id="845"/>
      <w:bookmarkEnd w:id="846"/>
      <w:bookmarkEnd w:id="847"/>
      <w:bookmarkEnd w:id="848"/>
    </w:p>
    <w:p w14:paraId="79697477">
      <w:pPr>
        <w:widowControl/>
        <w:jc w:val="left"/>
        <w:rPr>
          <w:rFonts w:eastAsiaTheme="minorEastAsia"/>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5DA5F90F">
      <w:pPr>
        <w:rPr>
          <w:rFonts w:eastAsiaTheme="minorEastAsia"/>
          <w:i w:val="0"/>
          <w:iCs w:val="0"/>
          <w:color w:val="000000" w:themeColor="text1"/>
          <w:sz w:val="32"/>
          <w:szCs w:val="32"/>
          <w14:textFill>
            <w14:solidFill>
              <w14:schemeClr w14:val="tx1"/>
            </w14:solidFill>
          </w14:textFill>
        </w:rPr>
      </w:pPr>
    </w:p>
    <w:p w14:paraId="435089CB">
      <w:pPr>
        <w:rPr>
          <w:rFonts w:eastAsiaTheme="minorEastAsia"/>
          <w:i w:val="0"/>
          <w:iCs w:val="0"/>
          <w:color w:val="000000" w:themeColor="text1"/>
          <w:sz w:val="32"/>
          <w:szCs w:val="32"/>
          <w14:textFill>
            <w14:solidFill>
              <w14:schemeClr w14:val="tx1"/>
            </w14:solidFill>
          </w14:textFill>
        </w:rPr>
      </w:pPr>
    </w:p>
    <w:p w14:paraId="03C30651">
      <w:pPr>
        <w:rPr>
          <w:rFonts w:eastAsiaTheme="minorEastAsia"/>
          <w:i w:val="0"/>
          <w:iCs w:val="0"/>
          <w:color w:val="000000" w:themeColor="text1"/>
          <w:sz w:val="32"/>
          <w:szCs w:val="32"/>
          <w14:textFill>
            <w14:solidFill>
              <w14:schemeClr w14:val="tx1"/>
            </w14:solidFill>
          </w14:textFill>
        </w:rPr>
      </w:pPr>
    </w:p>
    <w:p w14:paraId="6BD61589">
      <w:pPr>
        <w:rPr>
          <w:rFonts w:eastAsiaTheme="minorEastAsia"/>
          <w:i w:val="0"/>
          <w:iCs w:val="0"/>
          <w:color w:val="000000" w:themeColor="text1"/>
          <w:sz w:val="32"/>
          <w:szCs w:val="32"/>
          <w14:textFill>
            <w14:solidFill>
              <w14:schemeClr w14:val="tx1"/>
            </w14:solidFill>
          </w14:textFill>
        </w:rPr>
      </w:pPr>
    </w:p>
    <w:p w14:paraId="0F0506E2">
      <w:pPr>
        <w:rPr>
          <w:rFonts w:eastAsiaTheme="minorEastAsia"/>
          <w:i w:val="0"/>
          <w:iCs w:val="0"/>
          <w:color w:val="000000" w:themeColor="text1"/>
          <w:sz w:val="32"/>
          <w:szCs w:val="32"/>
          <w14:textFill>
            <w14:solidFill>
              <w14:schemeClr w14:val="tx1"/>
            </w14:solidFill>
          </w14:textFill>
        </w:rPr>
      </w:pPr>
    </w:p>
    <w:p w14:paraId="4EE5C4F9">
      <w:pPr>
        <w:rPr>
          <w:rFonts w:eastAsiaTheme="minorEastAsia"/>
          <w:i w:val="0"/>
          <w:iCs w:val="0"/>
          <w:color w:val="000000" w:themeColor="text1"/>
          <w:sz w:val="32"/>
          <w:szCs w:val="32"/>
          <w14:textFill>
            <w14:solidFill>
              <w14:schemeClr w14:val="tx1"/>
            </w14:solidFill>
          </w14:textFill>
        </w:rPr>
      </w:pPr>
    </w:p>
    <w:p w14:paraId="73B6D517">
      <w:pPr>
        <w:rPr>
          <w:rFonts w:eastAsiaTheme="minorEastAsia"/>
          <w:i w:val="0"/>
          <w:iCs w:val="0"/>
          <w:color w:val="000000" w:themeColor="text1"/>
          <w:sz w:val="32"/>
          <w:szCs w:val="32"/>
          <w14:textFill>
            <w14:solidFill>
              <w14:schemeClr w14:val="tx1"/>
            </w14:solidFill>
          </w14:textFill>
        </w:rPr>
      </w:pPr>
    </w:p>
    <w:p w14:paraId="4819D249">
      <w:pPr>
        <w:rPr>
          <w:rFonts w:eastAsiaTheme="minorEastAsia"/>
          <w:i w:val="0"/>
          <w:iCs w:val="0"/>
          <w:color w:val="000000" w:themeColor="text1"/>
          <w:sz w:val="32"/>
          <w:szCs w:val="32"/>
          <w14:textFill>
            <w14:solidFill>
              <w14:schemeClr w14:val="tx1"/>
            </w14:solidFill>
          </w14:textFill>
        </w:rPr>
      </w:pPr>
    </w:p>
    <w:p w14:paraId="21A508F9">
      <w:pPr>
        <w:rPr>
          <w:rFonts w:eastAsiaTheme="minorEastAsia"/>
          <w:i w:val="0"/>
          <w:iCs w:val="0"/>
          <w:color w:val="000000" w:themeColor="text1"/>
          <w:sz w:val="32"/>
          <w:szCs w:val="32"/>
          <w14:textFill>
            <w14:solidFill>
              <w14:schemeClr w14:val="tx1"/>
            </w14:solidFill>
          </w14:textFill>
        </w:rPr>
      </w:pPr>
    </w:p>
    <w:p w14:paraId="5355F2C0">
      <w:pPr>
        <w:pStyle w:val="4"/>
        <w:rPr>
          <w:rFonts w:eastAsiaTheme="minorEastAsia"/>
          <w:i w:val="0"/>
          <w:iCs w:val="0"/>
        </w:rPr>
      </w:pPr>
      <w:bookmarkStart w:id="849" w:name="_表5__血液学指标统计表"/>
      <w:bookmarkEnd w:id="849"/>
      <w:bookmarkStart w:id="850" w:name="_表4__体温统计表"/>
      <w:bookmarkEnd w:id="850"/>
      <w:bookmarkStart w:id="851" w:name="_表4__血液学指标统计表"/>
      <w:bookmarkEnd w:id="851"/>
      <w:bookmarkStart w:id="852" w:name="_Toc126237406"/>
      <w:bookmarkStart w:id="853" w:name="_Toc113520725"/>
      <w:bookmarkStart w:id="854" w:name="_Toc107927544"/>
      <w:bookmarkStart w:id="855" w:name="_Toc109559523"/>
      <w:bookmarkStart w:id="856" w:name="_Ref109554881"/>
      <w:bookmarkStart w:id="857" w:name="_Toc112852118"/>
      <w:bookmarkStart w:id="858" w:name="_Toc112852719"/>
      <w:bookmarkStart w:id="859" w:name="_Toc112852537"/>
      <w:bookmarkStart w:id="860" w:name="_Toc126237459"/>
      <w:bookmarkStart w:id="861" w:name="_Toc112852207"/>
      <w:bookmarkStart w:id="862" w:name="_附表4 血液学指标统计表"/>
      <w:bookmarkStart w:id="863" w:name="B5"/>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4</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血液学指标统计表</w:t>
      </w:r>
      <w:bookmarkEnd w:id="852"/>
      <w:bookmarkEnd w:id="853"/>
      <w:bookmarkEnd w:id="854"/>
      <w:bookmarkEnd w:id="855"/>
      <w:bookmarkEnd w:id="856"/>
      <w:bookmarkEnd w:id="857"/>
      <w:bookmarkEnd w:id="858"/>
      <w:bookmarkEnd w:id="859"/>
      <w:bookmarkEnd w:id="860"/>
      <w:bookmarkEnd w:id="861"/>
    </w:p>
    <w:bookmarkEnd w:id="862"/>
    <w:bookmarkEnd w:id="863"/>
    <w:p w14:paraId="667A5075">
      <w:pPr>
        <w:widowControl/>
        <w:jc w:val="left"/>
        <w:rPr>
          <w:rFonts w:eastAsiaTheme="minorEastAsia"/>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005D1EA8">
      <w:pPr>
        <w:rPr>
          <w:rFonts w:eastAsiaTheme="minorEastAsia"/>
          <w:i w:val="0"/>
          <w:iCs w:val="0"/>
          <w:color w:val="000000" w:themeColor="text1"/>
          <w:sz w:val="32"/>
          <w:szCs w:val="32"/>
          <w14:textFill>
            <w14:solidFill>
              <w14:schemeClr w14:val="tx1"/>
            </w14:solidFill>
          </w14:textFill>
        </w:rPr>
      </w:pPr>
    </w:p>
    <w:p w14:paraId="0F6DCD8E">
      <w:pPr>
        <w:rPr>
          <w:rFonts w:eastAsiaTheme="minorEastAsia"/>
          <w:i w:val="0"/>
          <w:iCs w:val="0"/>
          <w:color w:val="000000" w:themeColor="text1"/>
          <w:sz w:val="32"/>
          <w:szCs w:val="32"/>
          <w14:textFill>
            <w14:solidFill>
              <w14:schemeClr w14:val="tx1"/>
            </w14:solidFill>
          </w14:textFill>
        </w:rPr>
      </w:pPr>
    </w:p>
    <w:p w14:paraId="02736EBF">
      <w:pPr>
        <w:rPr>
          <w:rFonts w:eastAsiaTheme="minorEastAsia"/>
          <w:i w:val="0"/>
          <w:iCs w:val="0"/>
          <w:color w:val="000000" w:themeColor="text1"/>
          <w:sz w:val="32"/>
          <w:szCs w:val="32"/>
          <w14:textFill>
            <w14:solidFill>
              <w14:schemeClr w14:val="tx1"/>
            </w14:solidFill>
          </w14:textFill>
        </w:rPr>
      </w:pPr>
    </w:p>
    <w:p w14:paraId="216C5309">
      <w:pPr>
        <w:rPr>
          <w:rFonts w:eastAsiaTheme="minorEastAsia"/>
          <w:i w:val="0"/>
          <w:iCs w:val="0"/>
          <w:color w:val="000000" w:themeColor="text1"/>
          <w:sz w:val="32"/>
          <w:szCs w:val="32"/>
          <w14:textFill>
            <w14:solidFill>
              <w14:schemeClr w14:val="tx1"/>
            </w14:solidFill>
          </w14:textFill>
        </w:rPr>
      </w:pPr>
    </w:p>
    <w:p w14:paraId="53BA4E67">
      <w:pPr>
        <w:rPr>
          <w:rFonts w:eastAsiaTheme="minorEastAsia"/>
          <w:i w:val="0"/>
          <w:iCs w:val="0"/>
          <w:color w:val="000000" w:themeColor="text1"/>
          <w:sz w:val="32"/>
          <w:szCs w:val="32"/>
          <w14:textFill>
            <w14:solidFill>
              <w14:schemeClr w14:val="tx1"/>
            </w14:solidFill>
          </w14:textFill>
        </w:rPr>
      </w:pPr>
    </w:p>
    <w:p w14:paraId="2D5EA909">
      <w:pPr>
        <w:rPr>
          <w:rFonts w:eastAsiaTheme="minorEastAsia"/>
          <w:i w:val="0"/>
          <w:iCs w:val="0"/>
          <w:color w:val="000000" w:themeColor="text1"/>
          <w:sz w:val="32"/>
          <w:szCs w:val="32"/>
          <w14:textFill>
            <w14:solidFill>
              <w14:schemeClr w14:val="tx1"/>
            </w14:solidFill>
          </w14:textFill>
        </w:rPr>
      </w:pPr>
    </w:p>
    <w:p w14:paraId="238797BC">
      <w:pPr>
        <w:rPr>
          <w:rFonts w:eastAsiaTheme="minorEastAsia"/>
          <w:i w:val="0"/>
          <w:iCs w:val="0"/>
          <w:color w:val="000000" w:themeColor="text1"/>
          <w:sz w:val="32"/>
          <w:szCs w:val="32"/>
          <w14:textFill>
            <w14:solidFill>
              <w14:schemeClr w14:val="tx1"/>
            </w14:solidFill>
          </w14:textFill>
        </w:rPr>
      </w:pPr>
    </w:p>
    <w:p w14:paraId="23D4DC7E">
      <w:pPr>
        <w:rPr>
          <w:rFonts w:eastAsiaTheme="minorEastAsia"/>
          <w:i w:val="0"/>
          <w:iCs w:val="0"/>
          <w:color w:val="000000" w:themeColor="text1"/>
          <w:sz w:val="32"/>
          <w:szCs w:val="32"/>
          <w14:textFill>
            <w14:solidFill>
              <w14:schemeClr w14:val="tx1"/>
            </w14:solidFill>
          </w14:textFill>
        </w:rPr>
      </w:pPr>
    </w:p>
    <w:p w14:paraId="381B9568">
      <w:pPr>
        <w:rPr>
          <w:rFonts w:eastAsiaTheme="minorEastAsia"/>
          <w:i w:val="0"/>
          <w:iCs w:val="0"/>
          <w:color w:val="000000" w:themeColor="text1"/>
          <w:sz w:val="32"/>
          <w:szCs w:val="32"/>
          <w14:textFill>
            <w14:solidFill>
              <w14:schemeClr w14:val="tx1"/>
            </w14:solidFill>
          </w14:textFill>
        </w:rPr>
      </w:pPr>
    </w:p>
    <w:p w14:paraId="153F8323">
      <w:pPr>
        <w:rPr>
          <w:rFonts w:eastAsiaTheme="minorEastAsia"/>
          <w:i w:val="0"/>
          <w:iCs w:val="0"/>
          <w:color w:val="000000" w:themeColor="text1"/>
          <w:sz w:val="32"/>
          <w:szCs w:val="32"/>
          <w14:textFill>
            <w14:solidFill>
              <w14:schemeClr w14:val="tx1"/>
            </w14:solidFill>
          </w14:textFill>
        </w:rPr>
      </w:pPr>
    </w:p>
    <w:p w14:paraId="40968CB6">
      <w:pPr>
        <w:rPr>
          <w:rFonts w:eastAsiaTheme="minorEastAsia"/>
          <w:i w:val="0"/>
          <w:iCs w:val="0"/>
          <w:color w:val="000000" w:themeColor="text1"/>
          <w:sz w:val="32"/>
          <w:szCs w:val="32"/>
          <w14:textFill>
            <w14:solidFill>
              <w14:schemeClr w14:val="tx1"/>
            </w14:solidFill>
          </w14:textFill>
        </w:rPr>
      </w:pPr>
      <w:bookmarkStart w:id="864" w:name="B6"/>
    </w:p>
    <w:p w14:paraId="6AA10864">
      <w:pPr>
        <w:pStyle w:val="4"/>
        <w:rPr>
          <w:rFonts w:eastAsiaTheme="minorEastAsia"/>
          <w:i w:val="0"/>
          <w:iCs w:val="0"/>
        </w:rPr>
      </w:pPr>
      <w:bookmarkStart w:id="865" w:name="_表5__血凝指标统计表"/>
      <w:bookmarkEnd w:id="865"/>
      <w:bookmarkStart w:id="866" w:name="_表6__血凝指标统计表"/>
      <w:bookmarkEnd w:id="866"/>
      <w:bookmarkStart w:id="867" w:name="_Toc126237460"/>
      <w:bookmarkStart w:id="868" w:name="_Ref109556045"/>
      <w:bookmarkStart w:id="869" w:name="_Toc112852720"/>
      <w:bookmarkStart w:id="870" w:name="_Toc113520726"/>
      <w:bookmarkStart w:id="871" w:name="_Toc109559524"/>
      <w:bookmarkStart w:id="872" w:name="_Toc126237407"/>
      <w:bookmarkStart w:id="873" w:name="_Toc112852208"/>
      <w:bookmarkStart w:id="874" w:name="_Toc107927545"/>
      <w:bookmarkStart w:id="875" w:name="_Toc112852538"/>
      <w:bookmarkStart w:id="876" w:name="_Toc112852119"/>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5</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血凝指标统计表</w:t>
      </w:r>
      <w:bookmarkEnd w:id="864"/>
      <w:bookmarkEnd w:id="867"/>
      <w:bookmarkEnd w:id="868"/>
      <w:bookmarkEnd w:id="869"/>
      <w:bookmarkEnd w:id="870"/>
      <w:bookmarkEnd w:id="871"/>
      <w:bookmarkEnd w:id="872"/>
      <w:bookmarkEnd w:id="873"/>
      <w:bookmarkEnd w:id="874"/>
      <w:bookmarkEnd w:id="875"/>
      <w:bookmarkEnd w:id="876"/>
    </w:p>
    <w:p w14:paraId="3ECBE235">
      <w:pPr>
        <w:widowControl/>
        <w:jc w:val="left"/>
        <w:rPr>
          <w:rFonts w:eastAsiaTheme="minorEastAsia"/>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2EB1EB17">
      <w:pPr>
        <w:rPr>
          <w:rFonts w:eastAsiaTheme="minorEastAsia"/>
          <w:i w:val="0"/>
          <w:iCs w:val="0"/>
          <w:color w:val="000000" w:themeColor="text1"/>
          <w:sz w:val="32"/>
          <w:szCs w:val="32"/>
          <w14:textFill>
            <w14:solidFill>
              <w14:schemeClr w14:val="tx1"/>
            </w14:solidFill>
          </w14:textFill>
        </w:rPr>
      </w:pPr>
    </w:p>
    <w:p w14:paraId="7A94910B">
      <w:pPr>
        <w:rPr>
          <w:rFonts w:eastAsiaTheme="minorEastAsia"/>
          <w:i w:val="0"/>
          <w:iCs w:val="0"/>
          <w:color w:val="000000" w:themeColor="text1"/>
          <w:sz w:val="32"/>
          <w:szCs w:val="32"/>
          <w14:textFill>
            <w14:solidFill>
              <w14:schemeClr w14:val="tx1"/>
            </w14:solidFill>
          </w14:textFill>
        </w:rPr>
      </w:pPr>
    </w:p>
    <w:p w14:paraId="308D3BF9">
      <w:pPr>
        <w:rPr>
          <w:rFonts w:eastAsiaTheme="minorEastAsia"/>
          <w:i w:val="0"/>
          <w:iCs w:val="0"/>
          <w:color w:val="000000" w:themeColor="text1"/>
          <w:sz w:val="32"/>
          <w:szCs w:val="32"/>
          <w14:textFill>
            <w14:solidFill>
              <w14:schemeClr w14:val="tx1"/>
            </w14:solidFill>
          </w14:textFill>
        </w:rPr>
      </w:pPr>
    </w:p>
    <w:p w14:paraId="3542855E">
      <w:pPr>
        <w:rPr>
          <w:rFonts w:eastAsiaTheme="minorEastAsia"/>
          <w:i w:val="0"/>
          <w:iCs w:val="0"/>
          <w:color w:val="000000" w:themeColor="text1"/>
          <w:sz w:val="32"/>
          <w:szCs w:val="32"/>
          <w14:textFill>
            <w14:solidFill>
              <w14:schemeClr w14:val="tx1"/>
            </w14:solidFill>
          </w14:textFill>
        </w:rPr>
      </w:pPr>
    </w:p>
    <w:p w14:paraId="54032CAE">
      <w:pPr>
        <w:rPr>
          <w:rFonts w:eastAsiaTheme="minorEastAsia"/>
          <w:i w:val="0"/>
          <w:iCs w:val="0"/>
          <w:color w:val="000000" w:themeColor="text1"/>
          <w:sz w:val="32"/>
          <w:szCs w:val="32"/>
          <w14:textFill>
            <w14:solidFill>
              <w14:schemeClr w14:val="tx1"/>
            </w14:solidFill>
          </w14:textFill>
        </w:rPr>
      </w:pPr>
    </w:p>
    <w:p w14:paraId="18D5FEA2">
      <w:pPr>
        <w:rPr>
          <w:rFonts w:eastAsiaTheme="minorEastAsia"/>
          <w:i w:val="0"/>
          <w:iCs w:val="0"/>
          <w:color w:val="000000" w:themeColor="text1"/>
          <w:sz w:val="32"/>
          <w:szCs w:val="32"/>
          <w14:textFill>
            <w14:solidFill>
              <w14:schemeClr w14:val="tx1"/>
            </w14:solidFill>
          </w14:textFill>
        </w:rPr>
      </w:pPr>
    </w:p>
    <w:p w14:paraId="64964426">
      <w:pPr>
        <w:rPr>
          <w:rFonts w:eastAsiaTheme="minorEastAsia"/>
          <w:i w:val="0"/>
          <w:iCs w:val="0"/>
          <w:color w:val="000000" w:themeColor="text1"/>
          <w:sz w:val="32"/>
          <w:szCs w:val="32"/>
          <w14:textFill>
            <w14:solidFill>
              <w14:schemeClr w14:val="tx1"/>
            </w14:solidFill>
          </w14:textFill>
        </w:rPr>
      </w:pPr>
    </w:p>
    <w:p w14:paraId="73C14197">
      <w:pPr>
        <w:rPr>
          <w:rFonts w:eastAsiaTheme="minorEastAsia"/>
          <w:i w:val="0"/>
          <w:iCs w:val="0"/>
          <w:color w:val="000000" w:themeColor="text1"/>
          <w:sz w:val="32"/>
          <w:szCs w:val="32"/>
          <w14:textFill>
            <w14:solidFill>
              <w14:schemeClr w14:val="tx1"/>
            </w14:solidFill>
          </w14:textFill>
        </w:rPr>
      </w:pPr>
    </w:p>
    <w:p w14:paraId="57FE2B40">
      <w:pPr>
        <w:rPr>
          <w:rFonts w:eastAsiaTheme="minorEastAsia"/>
          <w:i w:val="0"/>
          <w:iCs w:val="0"/>
          <w:color w:val="000000" w:themeColor="text1"/>
          <w:sz w:val="32"/>
          <w:szCs w:val="32"/>
          <w14:textFill>
            <w14:solidFill>
              <w14:schemeClr w14:val="tx1"/>
            </w14:solidFill>
          </w14:textFill>
        </w:rPr>
      </w:pPr>
    </w:p>
    <w:p w14:paraId="4CCE1795">
      <w:pPr>
        <w:rPr>
          <w:rFonts w:eastAsiaTheme="minorEastAsia"/>
          <w:i w:val="0"/>
          <w:iCs w:val="0"/>
          <w:color w:val="000000" w:themeColor="text1"/>
          <w:sz w:val="32"/>
          <w:szCs w:val="32"/>
          <w14:textFill>
            <w14:solidFill>
              <w14:schemeClr w14:val="tx1"/>
            </w14:solidFill>
          </w14:textFill>
        </w:rPr>
      </w:pPr>
    </w:p>
    <w:p w14:paraId="196B8719">
      <w:pPr>
        <w:rPr>
          <w:rFonts w:eastAsiaTheme="minorEastAsia"/>
          <w:i w:val="0"/>
          <w:iCs w:val="0"/>
          <w:color w:val="000000" w:themeColor="text1"/>
          <w:sz w:val="32"/>
          <w:szCs w:val="32"/>
          <w14:textFill>
            <w14:solidFill>
              <w14:schemeClr w14:val="tx1"/>
            </w14:solidFill>
          </w14:textFill>
        </w:rPr>
      </w:pPr>
    </w:p>
    <w:p w14:paraId="7389D853">
      <w:pPr>
        <w:pStyle w:val="4"/>
        <w:rPr>
          <w:rFonts w:eastAsiaTheme="minorEastAsia"/>
          <w:i w:val="0"/>
          <w:iCs w:val="0"/>
        </w:rPr>
      </w:pPr>
      <w:bookmarkStart w:id="877" w:name="_表8__血液生化学指标统计表"/>
      <w:bookmarkEnd w:id="877"/>
      <w:bookmarkStart w:id="878" w:name="_表6__血液生化学指标统计表"/>
      <w:bookmarkEnd w:id="878"/>
      <w:bookmarkStart w:id="879" w:name="_表7__急性期反应指标（FIB）统计表"/>
      <w:bookmarkEnd w:id="879"/>
      <w:bookmarkStart w:id="880" w:name="_Toc113520727"/>
      <w:bookmarkStart w:id="881" w:name="_Toc112852209"/>
      <w:bookmarkStart w:id="882" w:name="_Ref109556086"/>
      <w:bookmarkStart w:id="883" w:name="_Toc112852721"/>
      <w:bookmarkStart w:id="884" w:name="_Toc109559525"/>
      <w:bookmarkStart w:id="885" w:name="_Toc112852120"/>
      <w:bookmarkStart w:id="886" w:name="_Toc126237408"/>
      <w:bookmarkStart w:id="887" w:name="_Toc126237461"/>
      <w:bookmarkStart w:id="888" w:name="_Toc107927546"/>
      <w:bookmarkStart w:id="889" w:name="_Toc112852539"/>
      <w:bookmarkStart w:id="890" w:name="B8"/>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6</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血液生化指标统计表</w:t>
      </w:r>
      <w:bookmarkEnd w:id="880"/>
      <w:bookmarkEnd w:id="881"/>
      <w:bookmarkEnd w:id="882"/>
      <w:bookmarkEnd w:id="883"/>
      <w:bookmarkEnd w:id="884"/>
      <w:bookmarkEnd w:id="885"/>
      <w:bookmarkEnd w:id="886"/>
      <w:bookmarkEnd w:id="887"/>
      <w:bookmarkEnd w:id="888"/>
      <w:bookmarkEnd w:id="889"/>
    </w:p>
    <w:bookmarkEnd w:id="890"/>
    <w:p w14:paraId="0A3CD361">
      <w:pPr>
        <w:rPr>
          <w:rFonts w:eastAsiaTheme="minorEastAsia"/>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5A85E104">
      <w:pPr>
        <w:rPr>
          <w:rFonts w:eastAsiaTheme="minorEastAsia"/>
          <w:i w:val="0"/>
          <w:iCs w:val="0"/>
          <w:color w:val="000000" w:themeColor="text1"/>
          <w:sz w:val="32"/>
          <w:szCs w:val="32"/>
          <w14:textFill>
            <w14:solidFill>
              <w14:schemeClr w14:val="tx1"/>
            </w14:solidFill>
          </w14:textFill>
        </w:rPr>
      </w:pPr>
    </w:p>
    <w:p w14:paraId="5D1639CE">
      <w:pPr>
        <w:rPr>
          <w:rFonts w:eastAsiaTheme="minorEastAsia"/>
          <w:i w:val="0"/>
          <w:iCs w:val="0"/>
          <w:color w:val="000000" w:themeColor="text1"/>
          <w:sz w:val="32"/>
          <w:szCs w:val="32"/>
          <w14:textFill>
            <w14:solidFill>
              <w14:schemeClr w14:val="tx1"/>
            </w14:solidFill>
          </w14:textFill>
        </w:rPr>
      </w:pPr>
    </w:p>
    <w:p w14:paraId="38B48E7F">
      <w:pPr>
        <w:rPr>
          <w:rFonts w:eastAsiaTheme="minorEastAsia"/>
          <w:i w:val="0"/>
          <w:iCs w:val="0"/>
          <w:color w:val="000000" w:themeColor="text1"/>
          <w:sz w:val="32"/>
          <w:szCs w:val="32"/>
          <w14:textFill>
            <w14:solidFill>
              <w14:schemeClr w14:val="tx1"/>
            </w14:solidFill>
          </w14:textFill>
        </w:rPr>
      </w:pPr>
    </w:p>
    <w:bookmarkEnd w:id="807"/>
    <w:p w14:paraId="01CB5EE1">
      <w:pPr>
        <w:widowControl/>
        <w:jc w:val="left"/>
        <w:rPr>
          <w:rFonts w:eastAsiaTheme="minorEastAsia"/>
          <w:i w:val="0"/>
          <w:iCs w:val="0"/>
          <w:sz w:val="32"/>
          <w:szCs w:val="32"/>
        </w:rPr>
      </w:pPr>
      <w:bookmarkStart w:id="891" w:name="_Toc380680276"/>
      <w:bookmarkStart w:id="892" w:name="_Toc398042709"/>
    </w:p>
    <w:p w14:paraId="72038ED0">
      <w:pPr>
        <w:widowControl/>
        <w:jc w:val="left"/>
        <w:rPr>
          <w:rFonts w:eastAsiaTheme="minorEastAsia"/>
          <w:i w:val="0"/>
          <w:iCs w:val="0"/>
          <w:sz w:val="32"/>
          <w:szCs w:val="32"/>
        </w:rPr>
      </w:pPr>
    </w:p>
    <w:p w14:paraId="0D8AC0CC">
      <w:pPr>
        <w:widowControl/>
        <w:jc w:val="left"/>
        <w:rPr>
          <w:rFonts w:eastAsiaTheme="minorEastAsia"/>
          <w:i w:val="0"/>
          <w:iCs w:val="0"/>
          <w:sz w:val="32"/>
          <w:szCs w:val="32"/>
        </w:rPr>
      </w:pPr>
    </w:p>
    <w:p w14:paraId="1F1306A3">
      <w:pPr>
        <w:widowControl/>
        <w:jc w:val="left"/>
        <w:rPr>
          <w:rFonts w:eastAsiaTheme="minorEastAsia"/>
          <w:i w:val="0"/>
          <w:iCs w:val="0"/>
          <w:sz w:val="32"/>
          <w:szCs w:val="32"/>
        </w:rPr>
      </w:pPr>
    </w:p>
    <w:p w14:paraId="37F25B5B">
      <w:pPr>
        <w:widowControl/>
        <w:jc w:val="left"/>
        <w:rPr>
          <w:rFonts w:eastAsiaTheme="minorEastAsia"/>
          <w:i w:val="0"/>
          <w:iCs w:val="0"/>
          <w:sz w:val="32"/>
          <w:szCs w:val="32"/>
        </w:rPr>
      </w:pPr>
    </w:p>
    <w:p w14:paraId="67A7781D">
      <w:pPr>
        <w:widowControl/>
        <w:jc w:val="left"/>
        <w:rPr>
          <w:rFonts w:eastAsiaTheme="minorEastAsia"/>
          <w:i w:val="0"/>
          <w:iCs w:val="0"/>
          <w:sz w:val="32"/>
          <w:szCs w:val="32"/>
        </w:rPr>
      </w:pPr>
    </w:p>
    <w:p w14:paraId="1EB7EA5F">
      <w:pPr>
        <w:widowControl/>
        <w:jc w:val="left"/>
        <w:rPr>
          <w:rFonts w:eastAsiaTheme="minorEastAsia"/>
          <w:i w:val="0"/>
          <w:iCs w:val="0"/>
          <w:sz w:val="32"/>
          <w:szCs w:val="32"/>
        </w:rPr>
      </w:pPr>
    </w:p>
    <w:p w14:paraId="719DF18F">
      <w:pPr>
        <w:widowControl/>
        <w:jc w:val="center"/>
        <w:rPr>
          <w:rFonts w:eastAsiaTheme="minorEastAsia"/>
          <w:i w:val="0"/>
          <w:iCs w:val="0"/>
          <w:sz w:val="32"/>
          <w:szCs w:val="32"/>
        </w:rPr>
      </w:pPr>
    </w:p>
    <w:p w14:paraId="75F548CC">
      <w:pPr>
        <w:pStyle w:val="4"/>
        <w:widowControl/>
        <w:rPr>
          <w:rFonts w:eastAsiaTheme="minorEastAsia"/>
          <w:i w:val="0"/>
          <w:iCs w:val="0"/>
        </w:rPr>
      </w:pPr>
      <w:bookmarkStart w:id="893" w:name="_Toc109559526"/>
      <w:bookmarkStart w:id="894" w:name="_Toc112852210"/>
      <w:bookmarkStart w:id="895" w:name="_Toc112852540"/>
      <w:bookmarkStart w:id="896" w:name="_Toc126237462"/>
      <w:bookmarkStart w:id="897" w:name="_Toc112852121"/>
      <w:bookmarkStart w:id="898" w:name="_Ref109556603"/>
      <w:bookmarkStart w:id="899" w:name="_Toc112852722"/>
      <w:bookmarkStart w:id="900" w:name="_Toc126237409"/>
      <w:bookmarkStart w:id="901" w:name="_Toc113520728"/>
      <w:r>
        <w:rPr>
          <w:rFonts w:hint="eastAsia" w:eastAsiaTheme="minorEastAsia"/>
          <w:i w:val="0"/>
          <w:iCs w:val="0"/>
        </w:rPr>
        <w:t>附表</w:t>
      </w:r>
      <w:r>
        <w:rPr>
          <w:rFonts w:eastAsiaTheme="minorEastAsia"/>
          <w:b w:val="0"/>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b w:val="0"/>
          <w:i w:val="0"/>
          <w:iCs w:val="0"/>
        </w:rPr>
        <w:fldChar w:fldCharType="separate"/>
      </w:r>
      <w:r>
        <w:rPr>
          <w:rFonts w:eastAsiaTheme="minorEastAsia"/>
          <w:i w:val="0"/>
          <w:iCs w:val="0"/>
        </w:rPr>
        <w:t>7</w:t>
      </w:r>
      <w:r>
        <w:rPr>
          <w:rFonts w:eastAsiaTheme="minorEastAsia"/>
          <w:b w:val="0"/>
          <w:i w:val="0"/>
          <w:iCs w:val="0"/>
        </w:rPr>
        <w:fldChar w:fldCharType="end"/>
      </w:r>
      <w:r>
        <w:rPr>
          <w:rFonts w:eastAsiaTheme="minorEastAsia"/>
          <w:i w:val="0"/>
          <w:iCs w:val="0"/>
        </w:rPr>
        <w:t xml:space="preserve"> </w:t>
      </w:r>
      <w:r>
        <w:rPr>
          <w:rFonts w:hint="eastAsia" w:eastAsiaTheme="minorEastAsia"/>
          <w:i w:val="0"/>
          <w:iCs w:val="0"/>
        </w:rPr>
        <w:t>淋巴细胞及淋巴细胞亚群统计表（如有）</w:t>
      </w:r>
      <w:bookmarkEnd w:id="893"/>
      <w:bookmarkEnd w:id="894"/>
      <w:bookmarkEnd w:id="895"/>
      <w:bookmarkEnd w:id="896"/>
      <w:bookmarkEnd w:id="897"/>
      <w:bookmarkEnd w:id="898"/>
      <w:bookmarkEnd w:id="899"/>
      <w:bookmarkEnd w:id="900"/>
      <w:bookmarkEnd w:id="901"/>
    </w:p>
    <w:bookmarkEnd w:id="891"/>
    <w:p w14:paraId="5D1FD8B6">
      <w:pPr>
        <w:widowControl/>
        <w:jc w:val="left"/>
        <w:rPr>
          <w:rFonts w:eastAsiaTheme="minorEastAsia"/>
          <w:b/>
          <w:bCs/>
          <w:i w:val="0"/>
          <w:iCs w:val="0"/>
          <w:color w:val="000000" w:themeColor="text1"/>
          <w:sz w:val="32"/>
          <w:szCs w:val="32"/>
          <w14:textFill>
            <w14:solidFill>
              <w14:schemeClr w14:val="tx1"/>
            </w14:solidFill>
          </w14:textFill>
        </w:rPr>
      </w:pPr>
      <w:bookmarkStart w:id="902" w:name="_附表1__临川观察个体数据"/>
      <w:bookmarkEnd w:id="902"/>
      <w:bookmarkStart w:id="903" w:name="_附表1__临床观察个体数据"/>
      <w:bookmarkEnd w:id="903"/>
      <w:bookmarkStart w:id="904" w:name="_附表11__尿液指标个体数据"/>
      <w:bookmarkEnd w:id="904"/>
      <w:bookmarkStart w:id="905" w:name="_附表7_临床观察个体数据"/>
      <w:bookmarkEnd w:id="905"/>
      <w:bookmarkStart w:id="906" w:name="_Toc477178655"/>
      <w:r>
        <w:rPr>
          <w:rFonts w:eastAsiaTheme="minorEastAsia"/>
          <w:b/>
          <w:bCs/>
          <w:i w:val="0"/>
          <w:iCs w:val="0"/>
          <w:color w:val="000000" w:themeColor="text1"/>
          <w:sz w:val="32"/>
          <w:szCs w:val="32"/>
          <w14:textFill>
            <w14:solidFill>
              <w14:schemeClr w14:val="tx1"/>
            </w14:solidFill>
          </w14:textFill>
        </w:rPr>
        <w:br w:type="page"/>
      </w:r>
    </w:p>
    <w:p w14:paraId="29C99C61">
      <w:pPr>
        <w:widowControl/>
        <w:jc w:val="center"/>
        <w:rPr>
          <w:rFonts w:eastAsiaTheme="minorEastAsia"/>
          <w:b/>
          <w:bCs/>
          <w:i w:val="0"/>
          <w:iCs w:val="0"/>
          <w:color w:val="000000" w:themeColor="text1"/>
          <w:sz w:val="32"/>
          <w:szCs w:val="32"/>
          <w14:textFill>
            <w14:solidFill>
              <w14:schemeClr w14:val="tx1"/>
            </w14:solidFill>
          </w14:textFill>
        </w:rPr>
      </w:pPr>
    </w:p>
    <w:p w14:paraId="3680FC0C">
      <w:pPr>
        <w:widowControl/>
        <w:jc w:val="center"/>
        <w:rPr>
          <w:rFonts w:eastAsiaTheme="minorEastAsia"/>
          <w:b/>
          <w:bCs/>
          <w:i w:val="0"/>
          <w:iCs w:val="0"/>
          <w:color w:val="000000" w:themeColor="text1"/>
          <w:sz w:val="32"/>
          <w:szCs w:val="32"/>
          <w14:textFill>
            <w14:solidFill>
              <w14:schemeClr w14:val="tx1"/>
            </w14:solidFill>
          </w14:textFill>
        </w:rPr>
      </w:pPr>
    </w:p>
    <w:p w14:paraId="0D5224CA">
      <w:pPr>
        <w:widowControl/>
        <w:jc w:val="center"/>
        <w:rPr>
          <w:rFonts w:eastAsiaTheme="minorEastAsia"/>
          <w:b/>
          <w:bCs/>
          <w:i w:val="0"/>
          <w:iCs w:val="0"/>
          <w:color w:val="000000" w:themeColor="text1"/>
          <w:sz w:val="32"/>
          <w:szCs w:val="32"/>
          <w14:textFill>
            <w14:solidFill>
              <w14:schemeClr w14:val="tx1"/>
            </w14:solidFill>
          </w14:textFill>
        </w:rPr>
      </w:pPr>
    </w:p>
    <w:p w14:paraId="235A175A">
      <w:pPr>
        <w:widowControl/>
        <w:jc w:val="center"/>
        <w:rPr>
          <w:rFonts w:eastAsiaTheme="minorEastAsia"/>
          <w:b/>
          <w:bCs/>
          <w:i w:val="0"/>
          <w:iCs w:val="0"/>
          <w:color w:val="000000" w:themeColor="text1"/>
          <w:sz w:val="32"/>
          <w:szCs w:val="32"/>
          <w14:textFill>
            <w14:solidFill>
              <w14:schemeClr w14:val="tx1"/>
            </w14:solidFill>
          </w14:textFill>
        </w:rPr>
      </w:pPr>
    </w:p>
    <w:p w14:paraId="523E937D">
      <w:pPr>
        <w:widowControl/>
        <w:jc w:val="center"/>
        <w:rPr>
          <w:rFonts w:eastAsiaTheme="minorEastAsia"/>
          <w:b/>
          <w:bCs/>
          <w:i w:val="0"/>
          <w:iCs w:val="0"/>
          <w:color w:val="000000" w:themeColor="text1"/>
          <w:sz w:val="32"/>
          <w:szCs w:val="32"/>
          <w14:textFill>
            <w14:solidFill>
              <w14:schemeClr w14:val="tx1"/>
            </w14:solidFill>
          </w14:textFill>
        </w:rPr>
      </w:pPr>
    </w:p>
    <w:p w14:paraId="45ACFA4D">
      <w:pPr>
        <w:widowControl/>
        <w:jc w:val="center"/>
        <w:rPr>
          <w:rFonts w:eastAsiaTheme="minorEastAsia"/>
          <w:b/>
          <w:bCs/>
          <w:i w:val="0"/>
          <w:iCs w:val="0"/>
          <w:color w:val="000000" w:themeColor="text1"/>
          <w:sz w:val="32"/>
          <w:szCs w:val="32"/>
          <w14:textFill>
            <w14:solidFill>
              <w14:schemeClr w14:val="tx1"/>
            </w14:solidFill>
          </w14:textFill>
        </w:rPr>
      </w:pPr>
    </w:p>
    <w:p w14:paraId="180B3849">
      <w:pPr>
        <w:widowControl/>
        <w:jc w:val="center"/>
        <w:rPr>
          <w:rFonts w:eastAsiaTheme="minorEastAsia"/>
          <w:b/>
          <w:bCs/>
          <w:i w:val="0"/>
          <w:iCs w:val="0"/>
          <w:color w:val="000000" w:themeColor="text1"/>
          <w:sz w:val="32"/>
          <w:szCs w:val="32"/>
          <w14:textFill>
            <w14:solidFill>
              <w14:schemeClr w14:val="tx1"/>
            </w14:solidFill>
          </w14:textFill>
        </w:rPr>
      </w:pPr>
    </w:p>
    <w:p w14:paraId="017B19F9">
      <w:pPr>
        <w:widowControl/>
        <w:rPr>
          <w:rFonts w:eastAsiaTheme="minorEastAsia"/>
          <w:b/>
          <w:bCs/>
          <w:i w:val="0"/>
          <w:iCs w:val="0"/>
          <w:color w:val="000000" w:themeColor="text1"/>
          <w:sz w:val="32"/>
          <w:szCs w:val="32"/>
          <w14:textFill>
            <w14:solidFill>
              <w14:schemeClr w14:val="tx1"/>
            </w14:solidFill>
          </w14:textFill>
        </w:rPr>
      </w:pPr>
    </w:p>
    <w:p w14:paraId="6AA00393">
      <w:pPr>
        <w:widowControl/>
        <w:jc w:val="center"/>
        <w:rPr>
          <w:rFonts w:eastAsiaTheme="minorEastAsia"/>
          <w:b/>
          <w:bCs/>
          <w:i w:val="0"/>
          <w:iCs w:val="0"/>
          <w:color w:val="000000" w:themeColor="text1"/>
          <w:sz w:val="32"/>
          <w:szCs w:val="32"/>
          <w14:textFill>
            <w14:solidFill>
              <w14:schemeClr w14:val="tx1"/>
            </w14:solidFill>
          </w14:textFill>
        </w:rPr>
      </w:pPr>
    </w:p>
    <w:p w14:paraId="17B61F5C">
      <w:pPr>
        <w:widowControl/>
        <w:jc w:val="center"/>
        <w:rPr>
          <w:rFonts w:eastAsiaTheme="minorEastAsia"/>
          <w:b/>
          <w:bCs/>
          <w:i w:val="0"/>
          <w:iCs w:val="0"/>
          <w:color w:val="000000" w:themeColor="text1"/>
          <w:sz w:val="32"/>
          <w:szCs w:val="32"/>
          <w14:textFill>
            <w14:solidFill>
              <w14:schemeClr w14:val="tx1"/>
            </w14:solidFill>
          </w14:textFill>
        </w:rPr>
      </w:pPr>
    </w:p>
    <w:p w14:paraId="40DDBC27">
      <w:pPr>
        <w:widowControl/>
        <w:jc w:val="center"/>
        <w:rPr>
          <w:rFonts w:eastAsiaTheme="minorEastAsia"/>
          <w:b/>
          <w:bCs/>
          <w:i w:val="0"/>
          <w:iCs w:val="0"/>
          <w:color w:val="000000" w:themeColor="text1"/>
          <w:sz w:val="32"/>
          <w:szCs w:val="32"/>
          <w14:textFill>
            <w14:solidFill>
              <w14:schemeClr w14:val="tx1"/>
            </w14:solidFill>
          </w14:textFill>
        </w:rPr>
      </w:pPr>
      <w:bookmarkStart w:id="907" w:name="_附表8__尿液指标个体数据"/>
      <w:bookmarkEnd w:id="907"/>
      <w:bookmarkStart w:id="908" w:name="_附表12__免疫指标个体数据"/>
      <w:bookmarkEnd w:id="908"/>
    </w:p>
    <w:p w14:paraId="1587F2B2">
      <w:pPr>
        <w:pStyle w:val="4"/>
        <w:rPr>
          <w:rFonts w:eastAsiaTheme="minorEastAsia"/>
          <w:i w:val="0"/>
          <w:iCs w:val="0"/>
        </w:rPr>
      </w:pPr>
      <w:bookmarkStart w:id="909" w:name="_Toc126237463"/>
      <w:bookmarkStart w:id="910" w:name="_Ref122945288"/>
      <w:bookmarkStart w:id="911" w:name="_Toc126237410"/>
      <w:bookmarkStart w:id="912" w:name="_Toc113520730"/>
      <w:bookmarkStart w:id="913" w:name="_Toc112852724"/>
      <w:bookmarkStart w:id="914" w:name="_Toc112852542"/>
      <w:bookmarkStart w:id="915" w:name="_Toc112852123"/>
      <w:bookmarkStart w:id="916" w:name="_Toc109559528"/>
      <w:bookmarkStart w:id="917" w:name="_Ref109556735"/>
      <w:bookmarkStart w:id="918" w:name="_Toc112852212"/>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8</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补体、免疫球蛋白、循环免疫复合物统计表（如有）</w:t>
      </w:r>
      <w:bookmarkEnd w:id="909"/>
      <w:bookmarkEnd w:id="910"/>
      <w:bookmarkEnd w:id="911"/>
    </w:p>
    <w:p w14:paraId="01E97307">
      <w:pPr>
        <w:widowControl/>
        <w:spacing w:line="240" w:lineRule="auto"/>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73EE739C">
      <w:pPr>
        <w:widowControl/>
        <w:jc w:val="center"/>
        <w:rPr>
          <w:rFonts w:eastAsiaTheme="minorEastAsia"/>
          <w:b/>
          <w:bCs/>
          <w:i w:val="0"/>
          <w:iCs w:val="0"/>
          <w:color w:val="000000" w:themeColor="text1"/>
          <w:sz w:val="32"/>
          <w:szCs w:val="32"/>
          <w14:textFill>
            <w14:solidFill>
              <w14:schemeClr w14:val="tx1"/>
            </w14:solidFill>
          </w14:textFill>
        </w:rPr>
      </w:pPr>
    </w:p>
    <w:p w14:paraId="1DD61DFD">
      <w:pPr>
        <w:widowControl/>
        <w:jc w:val="center"/>
        <w:rPr>
          <w:rFonts w:eastAsiaTheme="minorEastAsia"/>
          <w:b/>
          <w:bCs/>
          <w:i w:val="0"/>
          <w:iCs w:val="0"/>
          <w:color w:val="000000" w:themeColor="text1"/>
          <w:sz w:val="32"/>
          <w:szCs w:val="32"/>
          <w14:textFill>
            <w14:solidFill>
              <w14:schemeClr w14:val="tx1"/>
            </w14:solidFill>
          </w14:textFill>
        </w:rPr>
      </w:pPr>
    </w:p>
    <w:p w14:paraId="3A49361F">
      <w:pPr>
        <w:widowControl/>
        <w:jc w:val="center"/>
        <w:rPr>
          <w:rFonts w:eastAsiaTheme="minorEastAsia"/>
          <w:b/>
          <w:bCs/>
          <w:i w:val="0"/>
          <w:iCs w:val="0"/>
          <w:color w:val="000000" w:themeColor="text1"/>
          <w:sz w:val="32"/>
          <w:szCs w:val="32"/>
          <w14:textFill>
            <w14:solidFill>
              <w14:schemeClr w14:val="tx1"/>
            </w14:solidFill>
          </w14:textFill>
        </w:rPr>
      </w:pPr>
    </w:p>
    <w:p w14:paraId="25AE1A7B">
      <w:pPr>
        <w:widowControl/>
        <w:jc w:val="center"/>
        <w:rPr>
          <w:rFonts w:eastAsiaTheme="minorEastAsia"/>
          <w:b/>
          <w:bCs/>
          <w:i w:val="0"/>
          <w:iCs w:val="0"/>
          <w:color w:val="000000" w:themeColor="text1"/>
          <w:sz w:val="32"/>
          <w:szCs w:val="32"/>
          <w14:textFill>
            <w14:solidFill>
              <w14:schemeClr w14:val="tx1"/>
            </w14:solidFill>
          </w14:textFill>
        </w:rPr>
      </w:pPr>
    </w:p>
    <w:p w14:paraId="233AA4A5">
      <w:pPr>
        <w:widowControl/>
        <w:jc w:val="center"/>
        <w:rPr>
          <w:rFonts w:eastAsiaTheme="minorEastAsia"/>
          <w:b/>
          <w:bCs/>
          <w:i w:val="0"/>
          <w:iCs w:val="0"/>
          <w:color w:val="000000" w:themeColor="text1"/>
          <w:sz w:val="32"/>
          <w:szCs w:val="32"/>
          <w14:textFill>
            <w14:solidFill>
              <w14:schemeClr w14:val="tx1"/>
            </w14:solidFill>
          </w14:textFill>
        </w:rPr>
      </w:pPr>
    </w:p>
    <w:p w14:paraId="1BCB1E1E">
      <w:pPr>
        <w:widowControl/>
        <w:jc w:val="center"/>
        <w:rPr>
          <w:rFonts w:eastAsiaTheme="minorEastAsia"/>
          <w:b/>
          <w:bCs/>
          <w:i w:val="0"/>
          <w:iCs w:val="0"/>
          <w:color w:val="000000" w:themeColor="text1"/>
          <w:sz w:val="32"/>
          <w:szCs w:val="32"/>
          <w14:textFill>
            <w14:solidFill>
              <w14:schemeClr w14:val="tx1"/>
            </w14:solidFill>
          </w14:textFill>
        </w:rPr>
      </w:pPr>
    </w:p>
    <w:p w14:paraId="5A4F2603">
      <w:pPr>
        <w:widowControl/>
        <w:rPr>
          <w:rFonts w:eastAsiaTheme="minorEastAsia"/>
          <w:b/>
          <w:bCs/>
          <w:i w:val="0"/>
          <w:iCs w:val="0"/>
          <w:color w:val="000000" w:themeColor="text1"/>
          <w:sz w:val="32"/>
          <w:szCs w:val="32"/>
          <w14:textFill>
            <w14:solidFill>
              <w14:schemeClr w14:val="tx1"/>
            </w14:solidFill>
          </w14:textFill>
        </w:rPr>
      </w:pPr>
    </w:p>
    <w:p w14:paraId="29721503">
      <w:pPr>
        <w:widowControl/>
        <w:rPr>
          <w:rFonts w:eastAsiaTheme="minorEastAsia"/>
          <w:b/>
          <w:bCs/>
          <w:i w:val="0"/>
          <w:iCs w:val="0"/>
          <w:color w:val="000000" w:themeColor="text1"/>
          <w:sz w:val="32"/>
          <w:szCs w:val="32"/>
          <w14:textFill>
            <w14:solidFill>
              <w14:schemeClr w14:val="tx1"/>
            </w14:solidFill>
          </w14:textFill>
        </w:rPr>
      </w:pPr>
    </w:p>
    <w:p w14:paraId="189CD85A">
      <w:pPr>
        <w:widowControl/>
        <w:jc w:val="center"/>
        <w:rPr>
          <w:rFonts w:eastAsiaTheme="minorEastAsia"/>
          <w:b/>
          <w:bCs/>
          <w:i w:val="0"/>
          <w:iCs w:val="0"/>
          <w:color w:val="000000" w:themeColor="text1"/>
          <w:sz w:val="32"/>
          <w:szCs w:val="32"/>
          <w14:textFill>
            <w14:solidFill>
              <w14:schemeClr w14:val="tx1"/>
            </w14:solidFill>
          </w14:textFill>
        </w:rPr>
      </w:pPr>
    </w:p>
    <w:p w14:paraId="5424BA61">
      <w:pPr>
        <w:widowControl/>
        <w:jc w:val="center"/>
        <w:rPr>
          <w:rFonts w:eastAsiaTheme="minorEastAsia"/>
          <w:b/>
          <w:bCs/>
          <w:i w:val="0"/>
          <w:iCs w:val="0"/>
          <w:color w:val="000000" w:themeColor="text1"/>
          <w:sz w:val="32"/>
          <w:szCs w:val="32"/>
          <w14:textFill>
            <w14:solidFill>
              <w14:schemeClr w14:val="tx1"/>
            </w14:solidFill>
          </w14:textFill>
        </w:rPr>
      </w:pPr>
    </w:p>
    <w:p w14:paraId="200EF23B">
      <w:pPr>
        <w:widowControl/>
        <w:jc w:val="center"/>
        <w:rPr>
          <w:rFonts w:eastAsiaTheme="minorEastAsia"/>
          <w:b/>
          <w:bCs/>
          <w:i w:val="0"/>
          <w:iCs w:val="0"/>
          <w:color w:val="000000" w:themeColor="text1"/>
          <w:sz w:val="32"/>
          <w:szCs w:val="32"/>
          <w14:textFill>
            <w14:solidFill>
              <w14:schemeClr w14:val="tx1"/>
            </w14:solidFill>
          </w14:textFill>
        </w:rPr>
      </w:pPr>
    </w:p>
    <w:p w14:paraId="786F96D9">
      <w:pPr>
        <w:pStyle w:val="4"/>
        <w:rPr>
          <w:rFonts w:eastAsiaTheme="minorEastAsia"/>
          <w:i w:val="0"/>
          <w:iCs w:val="0"/>
        </w:rPr>
      </w:pPr>
      <w:bookmarkStart w:id="919" w:name="_Toc126237464"/>
      <w:bookmarkStart w:id="920" w:name="_Toc126237411"/>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9</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细胞因子统计表（如有）</w:t>
      </w:r>
      <w:bookmarkEnd w:id="912"/>
      <w:bookmarkEnd w:id="913"/>
      <w:bookmarkEnd w:id="914"/>
      <w:bookmarkEnd w:id="915"/>
      <w:bookmarkEnd w:id="916"/>
      <w:bookmarkEnd w:id="917"/>
      <w:bookmarkEnd w:id="918"/>
      <w:bookmarkEnd w:id="919"/>
      <w:bookmarkEnd w:id="920"/>
    </w:p>
    <w:p w14:paraId="068E3D52">
      <w:pPr>
        <w:widowControl/>
        <w:spacing w:line="240" w:lineRule="auto"/>
        <w:jc w:val="left"/>
        <w:rPr>
          <w:rFonts w:eastAsiaTheme="minorEastAsia"/>
          <w:i w:val="0"/>
          <w:iCs w:val="0"/>
        </w:rPr>
      </w:pPr>
      <w:r>
        <w:rPr>
          <w:rFonts w:eastAsiaTheme="minorEastAsia"/>
          <w:i w:val="0"/>
          <w:iCs w:val="0"/>
        </w:rPr>
        <w:br w:type="page"/>
      </w:r>
    </w:p>
    <w:p w14:paraId="19D3225F">
      <w:pPr>
        <w:rPr>
          <w:rFonts w:eastAsiaTheme="minorEastAsia"/>
          <w:i w:val="0"/>
          <w:iCs w:val="0"/>
        </w:rPr>
      </w:pPr>
    </w:p>
    <w:p w14:paraId="53DA5719">
      <w:pPr>
        <w:rPr>
          <w:rFonts w:eastAsiaTheme="minorEastAsia"/>
          <w:i w:val="0"/>
          <w:iCs w:val="0"/>
        </w:rPr>
      </w:pPr>
    </w:p>
    <w:p w14:paraId="7A4C49F2">
      <w:pPr>
        <w:rPr>
          <w:rFonts w:eastAsiaTheme="minorEastAsia"/>
          <w:i w:val="0"/>
          <w:iCs w:val="0"/>
        </w:rPr>
      </w:pPr>
    </w:p>
    <w:p w14:paraId="5BBDD062">
      <w:pPr>
        <w:rPr>
          <w:rFonts w:eastAsiaTheme="minorEastAsia"/>
          <w:i w:val="0"/>
          <w:iCs w:val="0"/>
        </w:rPr>
      </w:pPr>
    </w:p>
    <w:p w14:paraId="1BF02907">
      <w:pPr>
        <w:rPr>
          <w:rFonts w:eastAsiaTheme="minorEastAsia"/>
          <w:i w:val="0"/>
          <w:iCs w:val="0"/>
        </w:rPr>
      </w:pPr>
    </w:p>
    <w:p w14:paraId="6762BAD2">
      <w:pPr>
        <w:rPr>
          <w:rFonts w:eastAsiaTheme="minorEastAsia"/>
          <w:i w:val="0"/>
          <w:iCs w:val="0"/>
        </w:rPr>
      </w:pPr>
    </w:p>
    <w:p w14:paraId="51A5FCDB">
      <w:pPr>
        <w:rPr>
          <w:rFonts w:eastAsiaTheme="minorEastAsia"/>
          <w:i w:val="0"/>
          <w:iCs w:val="0"/>
        </w:rPr>
      </w:pPr>
    </w:p>
    <w:p w14:paraId="67E22CFB">
      <w:pPr>
        <w:rPr>
          <w:rFonts w:eastAsiaTheme="minorEastAsia"/>
          <w:i w:val="0"/>
          <w:iCs w:val="0"/>
        </w:rPr>
      </w:pPr>
    </w:p>
    <w:p w14:paraId="6AE487B3">
      <w:pPr>
        <w:rPr>
          <w:rFonts w:eastAsiaTheme="minorEastAsia"/>
          <w:i w:val="0"/>
          <w:iCs w:val="0"/>
        </w:rPr>
      </w:pPr>
    </w:p>
    <w:p w14:paraId="5C36DB28">
      <w:pPr>
        <w:rPr>
          <w:rFonts w:eastAsiaTheme="minorEastAsia"/>
          <w:i w:val="0"/>
          <w:iCs w:val="0"/>
        </w:rPr>
      </w:pPr>
    </w:p>
    <w:p w14:paraId="3F82748F">
      <w:pPr>
        <w:rPr>
          <w:rFonts w:eastAsiaTheme="minorEastAsia"/>
          <w:i w:val="0"/>
          <w:iCs w:val="0"/>
        </w:rPr>
      </w:pPr>
    </w:p>
    <w:p w14:paraId="0ABE626D">
      <w:pPr>
        <w:rPr>
          <w:rFonts w:eastAsiaTheme="minorEastAsia"/>
          <w:i w:val="0"/>
          <w:iCs w:val="0"/>
        </w:rPr>
      </w:pPr>
    </w:p>
    <w:p w14:paraId="44D2A638">
      <w:pPr>
        <w:rPr>
          <w:rFonts w:eastAsiaTheme="minorEastAsia"/>
          <w:i w:val="0"/>
          <w:iCs w:val="0"/>
        </w:rPr>
      </w:pPr>
    </w:p>
    <w:p w14:paraId="603F9C24">
      <w:pPr>
        <w:rPr>
          <w:rFonts w:eastAsiaTheme="minorEastAsia"/>
          <w:i w:val="0"/>
          <w:iCs w:val="0"/>
        </w:rPr>
      </w:pPr>
    </w:p>
    <w:p w14:paraId="0355FD34">
      <w:pPr>
        <w:pStyle w:val="4"/>
        <w:rPr>
          <w:rFonts w:eastAsiaTheme="minorEastAsia"/>
          <w:i w:val="0"/>
          <w:iCs w:val="0"/>
        </w:rPr>
      </w:pPr>
      <w:bookmarkStart w:id="921" w:name="_Ref112848043"/>
      <w:bookmarkStart w:id="922" w:name="_Toc112852213"/>
      <w:bookmarkStart w:id="923" w:name="_Toc126237412"/>
      <w:bookmarkStart w:id="924" w:name="_Toc126237465"/>
      <w:bookmarkStart w:id="925" w:name="_Toc112852725"/>
      <w:bookmarkStart w:id="926" w:name="_Toc112852543"/>
      <w:bookmarkStart w:id="927" w:name="_Toc112852124"/>
      <w:bookmarkStart w:id="928" w:name="_Toc113520731"/>
      <w:r>
        <w:rPr>
          <w:rFonts w:hint="eastAsia" w:eastAsiaTheme="minorEastAsia"/>
          <w:i w:val="0"/>
          <w:iCs w:val="0"/>
        </w:rPr>
        <w:t>附表</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附表</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10</w:t>
      </w:r>
      <w:r>
        <w:rPr>
          <w:rFonts w:eastAsiaTheme="minorEastAsia"/>
          <w:i w:val="0"/>
          <w:iCs w:val="0"/>
        </w:rPr>
        <w:fldChar w:fldCharType="end"/>
      </w:r>
      <w:bookmarkEnd w:id="921"/>
      <w:r>
        <w:rPr>
          <w:rFonts w:eastAsiaTheme="minorEastAsia"/>
          <w:i w:val="0"/>
          <w:iCs w:val="0"/>
        </w:rPr>
        <w:t xml:space="preserve"> </w:t>
      </w:r>
      <w:r>
        <w:rPr>
          <w:rFonts w:hint="eastAsia" w:eastAsiaTheme="minorEastAsia"/>
          <w:i w:val="0"/>
          <w:iCs w:val="0"/>
        </w:rPr>
        <w:t>偏离情况汇总（如有）</w:t>
      </w:r>
      <w:bookmarkEnd w:id="922"/>
      <w:bookmarkEnd w:id="923"/>
      <w:bookmarkEnd w:id="924"/>
      <w:bookmarkEnd w:id="925"/>
      <w:bookmarkEnd w:id="926"/>
      <w:bookmarkEnd w:id="927"/>
      <w:bookmarkEnd w:id="928"/>
    </w:p>
    <w:p w14:paraId="14DF6B7E">
      <w:pPr>
        <w:widowControl/>
        <w:spacing w:line="240" w:lineRule="auto"/>
        <w:jc w:val="left"/>
        <w:rPr>
          <w:rFonts w:eastAsiaTheme="minorEastAsia"/>
          <w:i w:val="0"/>
          <w:iCs w:val="0"/>
        </w:rPr>
      </w:pPr>
      <w:r>
        <w:rPr>
          <w:rFonts w:eastAsiaTheme="minorEastAsia"/>
          <w:i w:val="0"/>
          <w:iCs w:val="0"/>
        </w:rPr>
        <w:br w:type="page"/>
      </w:r>
    </w:p>
    <w:p w14:paraId="5A2B6BB5">
      <w:pPr>
        <w:rPr>
          <w:rFonts w:eastAsiaTheme="minorEastAsia"/>
          <w:i w:val="0"/>
          <w:iCs w:val="0"/>
          <w:kern w:val="0"/>
          <w:sz w:val="22"/>
          <w:szCs w:val="22"/>
          <w:highlight w:val="none"/>
        </w:rPr>
      </w:pPr>
      <w:r>
        <w:rPr>
          <w:rFonts w:hint="eastAsia" w:eastAsiaTheme="minorEastAsia"/>
          <w:i w:val="0"/>
          <w:iCs w:val="0"/>
          <w:kern w:val="0"/>
          <w:sz w:val="22"/>
          <w:szCs w:val="22"/>
          <w:highlight w:val="none"/>
        </w:rPr>
        <w:t>本试验除下述偏离外，均遵守试验方案、方案变更进行：</w:t>
      </w:r>
    </w:p>
    <w:p w14:paraId="4ECFDBAA">
      <w:pPr>
        <w:rPr>
          <w:rFonts w:eastAsiaTheme="minorEastAsia"/>
          <w:i w:val="0"/>
          <w:iCs w:val="0"/>
          <w:kern w:val="0"/>
          <w:sz w:val="22"/>
          <w:szCs w:val="22"/>
          <w:highlight w:val="none"/>
        </w:rPr>
      </w:pPr>
    </w:p>
    <w:p w14:paraId="172AEB97">
      <w:pPr>
        <w:rPr>
          <w:rFonts w:eastAsiaTheme="minorEastAsia"/>
          <w:i w:val="0"/>
          <w:iCs w:val="0"/>
          <w:highlight w:val="none"/>
        </w:rPr>
      </w:pPr>
      <w:r>
        <w:rPr>
          <w:rFonts w:hint="eastAsia" w:eastAsiaTheme="minorEastAsia"/>
          <w:i w:val="0"/>
          <w:iCs w:val="0"/>
          <w:kern w:val="0"/>
          <w:sz w:val="22"/>
          <w:szCs w:val="22"/>
          <w:highlight w:val="none"/>
        </w:rPr>
        <w:t>方案偏离</w:t>
      </w:r>
      <w:r>
        <w:rPr>
          <w:rFonts w:eastAsiaTheme="minorEastAsia"/>
          <w:i w:val="0"/>
          <w:iCs w:val="0"/>
          <w:kern w:val="0"/>
          <w:sz w:val="22"/>
          <w:szCs w:val="22"/>
          <w:highlight w:val="none"/>
        </w:rPr>
        <w:t>:</w:t>
      </w:r>
    </w:p>
    <w:p w14:paraId="1B65756D">
      <w:pPr>
        <w:widowControl/>
        <w:jc w:val="both"/>
        <w:rPr>
          <w:rFonts w:eastAsiaTheme="minorEastAsia"/>
          <w:b/>
          <w:bCs/>
          <w:i w:val="0"/>
          <w:iCs w:val="0"/>
          <w:color w:val="000000" w:themeColor="text1"/>
          <w:sz w:val="32"/>
          <w:szCs w:val="32"/>
          <w14:textFill>
            <w14:solidFill>
              <w14:schemeClr w14:val="tx1"/>
            </w14:solidFill>
          </w14:textFill>
        </w:rPr>
      </w:pPr>
    </w:p>
    <w:p w14:paraId="1E568BB9">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793B09BA">
      <w:pPr>
        <w:widowControl/>
        <w:jc w:val="center"/>
        <w:rPr>
          <w:rFonts w:eastAsiaTheme="minorEastAsia"/>
          <w:b/>
          <w:bCs/>
          <w:i w:val="0"/>
          <w:iCs w:val="0"/>
          <w:color w:val="000000" w:themeColor="text1"/>
          <w:sz w:val="32"/>
          <w:szCs w:val="32"/>
          <w14:textFill>
            <w14:solidFill>
              <w14:schemeClr w14:val="tx1"/>
            </w14:solidFill>
          </w14:textFill>
        </w:rPr>
      </w:pPr>
    </w:p>
    <w:p w14:paraId="68F11662">
      <w:pPr>
        <w:widowControl/>
        <w:jc w:val="center"/>
        <w:rPr>
          <w:rFonts w:eastAsiaTheme="minorEastAsia"/>
          <w:b/>
          <w:bCs/>
          <w:i w:val="0"/>
          <w:iCs w:val="0"/>
          <w:color w:val="000000" w:themeColor="text1"/>
          <w:sz w:val="32"/>
          <w:szCs w:val="32"/>
          <w14:textFill>
            <w14:solidFill>
              <w14:schemeClr w14:val="tx1"/>
            </w14:solidFill>
          </w14:textFill>
        </w:rPr>
      </w:pPr>
    </w:p>
    <w:p w14:paraId="03F4AA83">
      <w:pPr>
        <w:widowControl/>
        <w:jc w:val="center"/>
        <w:rPr>
          <w:rFonts w:eastAsiaTheme="minorEastAsia"/>
          <w:b/>
          <w:bCs/>
          <w:i w:val="0"/>
          <w:iCs w:val="0"/>
          <w:color w:val="000000" w:themeColor="text1"/>
          <w:sz w:val="32"/>
          <w:szCs w:val="32"/>
          <w14:textFill>
            <w14:solidFill>
              <w14:schemeClr w14:val="tx1"/>
            </w14:solidFill>
          </w14:textFill>
        </w:rPr>
      </w:pPr>
    </w:p>
    <w:p w14:paraId="5C3E0F32">
      <w:pPr>
        <w:widowControl/>
        <w:jc w:val="center"/>
        <w:rPr>
          <w:rFonts w:eastAsiaTheme="minorEastAsia"/>
          <w:b/>
          <w:bCs/>
          <w:i w:val="0"/>
          <w:iCs w:val="0"/>
          <w:color w:val="000000" w:themeColor="text1"/>
          <w:sz w:val="32"/>
          <w:szCs w:val="32"/>
          <w14:textFill>
            <w14:solidFill>
              <w14:schemeClr w14:val="tx1"/>
            </w14:solidFill>
          </w14:textFill>
        </w:rPr>
      </w:pPr>
    </w:p>
    <w:p w14:paraId="53D9E66D">
      <w:pPr>
        <w:widowControl/>
        <w:jc w:val="center"/>
        <w:rPr>
          <w:rFonts w:eastAsiaTheme="minorEastAsia"/>
          <w:b/>
          <w:bCs/>
          <w:i w:val="0"/>
          <w:iCs w:val="0"/>
          <w:color w:val="000000" w:themeColor="text1"/>
          <w:sz w:val="32"/>
          <w:szCs w:val="32"/>
          <w14:textFill>
            <w14:solidFill>
              <w14:schemeClr w14:val="tx1"/>
            </w14:solidFill>
          </w14:textFill>
        </w:rPr>
      </w:pPr>
    </w:p>
    <w:p w14:paraId="6969C7B3">
      <w:pPr>
        <w:widowControl/>
        <w:jc w:val="center"/>
        <w:rPr>
          <w:rFonts w:eastAsiaTheme="minorEastAsia"/>
          <w:b/>
          <w:bCs/>
          <w:i w:val="0"/>
          <w:iCs w:val="0"/>
          <w:color w:val="000000" w:themeColor="text1"/>
          <w:sz w:val="32"/>
          <w:szCs w:val="32"/>
          <w14:textFill>
            <w14:solidFill>
              <w14:schemeClr w14:val="tx1"/>
            </w14:solidFill>
          </w14:textFill>
        </w:rPr>
      </w:pPr>
    </w:p>
    <w:p w14:paraId="1A1F11A5">
      <w:pPr>
        <w:widowControl/>
        <w:jc w:val="center"/>
        <w:rPr>
          <w:rFonts w:eastAsiaTheme="minorEastAsia"/>
          <w:b/>
          <w:bCs/>
          <w:i w:val="0"/>
          <w:iCs w:val="0"/>
          <w:color w:val="000000" w:themeColor="text1"/>
          <w:sz w:val="32"/>
          <w:szCs w:val="32"/>
          <w14:textFill>
            <w14:solidFill>
              <w14:schemeClr w14:val="tx1"/>
            </w14:solidFill>
          </w14:textFill>
        </w:rPr>
      </w:pPr>
    </w:p>
    <w:p w14:paraId="34F4A4D5">
      <w:pPr>
        <w:widowControl/>
        <w:jc w:val="center"/>
        <w:rPr>
          <w:rFonts w:eastAsiaTheme="minorEastAsia"/>
          <w:b/>
          <w:bCs/>
          <w:i w:val="0"/>
          <w:iCs w:val="0"/>
          <w:color w:val="000000" w:themeColor="text1"/>
          <w:sz w:val="32"/>
          <w:szCs w:val="32"/>
          <w14:textFill>
            <w14:solidFill>
              <w14:schemeClr w14:val="tx1"/>
            </w14:solidFill>
          </w14:textFill>
        </w:rPr>
      </w:pPr>
    </w:p>
    <w:p w14:paraId="28645A92">
      <w:pPr>
        <w:widowControl/>
        <w:jc w:val="center"/>
        <w:rPr>
          <w:rFonts w:eastAsiaTheme="minorEastAsia"/>
          <w:b/>
          <w:bCs/>
          <w:i w:val="0"/>
          <w:iCs w:val="0"/>
          <w:color w:val="000000" w:themeColor="text1"/>
          <w:sz w:val="32"/>
          <w:szCs w:val="32"/>
          <w14:textFill>
            <w14:solidFill>
              <w14:schemeClr w14:val="tx1"/>
            </w14:solidFill>
          </w14:textFill>
        </w:rPr>
      </w:pPr>
    </w:p>
    <w:p w14:paraId="2CF348B0">
      <w:pPr>
        <w:widowControl/>
        <w:jc w:val="center"/>
        <w:rPr>
          <w:rFonts w:eastAsiaTheme="minorEastAsia"/>
          <w:b/>
          <w:bCs/>
          <w:i w:val="0"/>
          <w:iCs w:val="0"/>
          <w:color w:val="000000" w:themeColor="text1"/>
          <w:sz w:val="32"/>
          <w:szCs w:val="32"/>
          <w14:textFill>
            <w14:solidFill>
              <w14:schemeClr w14:val="tx1"/>
            </w14:solidFill>
          </w14:textFill>
        </w:rPr>
      </w:pPr>
    </w:p>
    <w:p w14:paraId="0C3863E1">
      <w:pPr>
        <w:widowControl/>
        <w:rPr>
          <w:rFonts w:eastAsiaTheme="minorEastAsia"/>
          <w:b/>
          <w:bCs/>
          <w:i w:val="0"/>
          <w:iCs w:val="0"/>
          <w:color w:val="000000" w:themeColor="text1"/>
          <w:sz w:val="32"/>
          <w:szCs w:val="32"/>
          <w14:textFill>
            <w14:solidFill>
              <w14:schemeClr w14:val="tx1"/>
            </w14:solidFill>
          </w14:textFill>
        </w:rPr>
      </w:pPr>
    </w:p>
    <w:p w14:paraId="7475D20E">
      <w:pPr>
        <w:pStyle w:val="3"/>
        <w:rPr>
          <w:rFonts w:eastAsiaTheme="minorEastAsia"/>
          <w:bCs/>
          <w:i w:val="0"/>
          <w:iCs w:val="0"/>
          <w:color w:val="000000" w:themeColor="text1"/>
          <w:sz w:val="32"/>
          <w:szCs w:val="32"/>
          <w14:textFill>
            <w14:solidFill>
              <w14:schemeClr w14:val="tx1"/>
            </w14:solidFill>
          </w14:textFill>
        </w:rPr>
      </w:pPr>
      <w:bookmarkStart w:id="929" w:name="_Toc126237413"/>
      <w:bookmarkStart w:id="930" w:name="_Toc112852126"/>
      <w:bookmarkStart w:id="931" w:name="_Toc112852545"/>
      <w:bookmarkStart w:id="932" w:name="_Toc109559530"/>
      <w:bookmarkStart w:id="933" w:name="_Toc112852215"/>
      <w:bookmarkStart w:id="934" w:name="_Toc112852727"/>
      <w:r>
        <w:rPr>
          <w:rFonts w:hint="eastAsia" w:eastAsiaTheme="minorEastAsia"/>
          <w:i w:val="0"/>
          <w:iCs w:val="0"/>
          <w:color w:val="000000" w:themeColor="text1"/>
          <w:sz w:val="32"/>
          <w:szCs w:val="32"/>
          <w14:textFill>
            <w14:solidFill>
              <w14:schemeClr w14:val="tx1"/>
            </w14:solidFill>
          </w14:textFill>
        </w:rPr>
        <w:t>附录</w:t>
      </w:r>
      <w:bookmarkEnd w:id="929"/>
      <w:bookmarkEnd w:id="930"/>
      <w:bookmarkEnd w:id="931"/>
      <w:bookmarkEnd w:id="932"/>
      <w:bookmarkEnd w:id="933"/>
      <w:bookmarkEnd w:id="934"/>
      <w:r>
        <w:rPr>
          <w:rFonts w:eastAsiaTheme="minorEastAsia"/>
          <w:bCs/>
          <w:i w:val="0"/>
          <w:iCs w:val="0"/>
          <w:color w:val="000000" w:themeColor="text1"/>
          <w:sz w:val="32"/>
          <w:szCs w:val="32"/>
          <w14:textFill>
            <w14:solidFill>
              <w14:schemeClr w14:val="tx1"/>
            </w14:solidFill>
          </w14:textFill>
        </w:rPr>
        <w:br w:type="page"/>
      </w:r>
    </w:p>
    <w:p w14:paraId="6708622A">
      <w:pPr>
        <w:rPr>
          <w:rFonts w:eastAsiaTheme="minorEastAsia"/>
          <w:i w:val="0"/>
          <w:iCs w:val="0"/>
        </w:rPr>
      </w:pPr>
      <w:bookmarkStart w:id="935" w:name="_Ref108180335"/>
      <w:bookmarkStart w:id="936" w:name="_Toc107927549"/>
      <w:bookmarkStart w:id="937" w:name="FB1"/>
    </w:p>
    <w:p w14:paraId="47AAC17F">
      <w:pPr>
        <w:rPr>
          <w:rFonts w:eastAsiaTheme="minorEastAsia"/>
          <w:i w:val="0"/>
          <w:iCs w:val="0"/>
        </w:rPr>
      </w:pPr>
    </w:p>
    <w:p w14:paraId="7CCDEF9D">
      <w:pPr>
        <w:rPr>
          <w:rFonts w:eastAsiaTheme="minorEastAsia"/>
          <w:i w:val="0"/>
          <w:iCs w:val="0"/>
        </w:rPr>
      </w:pPr>
    </w:p>
    <w:p w14:paraId="036E4902">
      <w:pPr>
        <w:rPr>
          <w:rFonts w:eastAsiaTheme="minorEastAsia"/>
          <w:i w:val="0"/>
          <w:iCs w:val="0"/>
        </w:rPr>
      </w:pPr>
    </w:p>
    <w:p w14:paraId="38F385A7">
      <w:pPr>
        <w:rPr>
          <w:rFonts w:eastAsiaTheme="minorEastAsia"/>
          <w:i w:val="0"/>
          <w:iCs w:val="0"/>
        </w:rPr>
      </w:pPr>
    </w:p>
    <w:p w14:paraId="715B2CC9">
      <w:pPr>
        <w:rPr>
          <w:rFonts w:eastAsiaTheme="minorEastAsia"/>
          <w:i w:val="0"/>
          <w:iCs w:val="0"/>
        </w:rPr>
      </w:pPr>
    </w:p>
    <w:p w14:paraId="51D2020C">
      <w:pPr>
        <w:rPr>
          <w:rFonts w:eastAsiaTheme="minorEastAsia"/>
          <w:i w:val="0"/>
          <w:iCs w:val="0"/>
        </w:rPr>
      </w:pPr>
    </w:p>
    <w:p w14:paraId="00A556E9">
      <w:pPr>
        <w:rPr>
          <w:rFonts w:eastAsiaTheme="minorEastAsia"/>
          <w:i w:val="0"/>
          <w:iCs w:val="0"/>
        </w:rPr>
      </w:pPr>
    </w:p>
    <w:p w14:paraId="6203E63C">
      <w:pPr>
        <w:rPr>
          <w:rFonts w:eastAsiaTheme="minorEastAsia"/>
          <w:i w:val="0"/>
          <w:iCs w:val="0"/>
        </w:rPr>
      </w:pPr>
    </w:p>
    <w:p w14:paraId="4AA4717A">
      <w:pPr>
        <w:rPr>
          <w:rFonts w:eastAsiaTheme="minorEastAsia"/>
          <w:i w:val="0"/>
          <w:iCs w:val="0"/>
        </w:rPr>
      </w:pPr>
    </w:p>
    <w:p w14:paraId="21A226EB">
      <w:pPr>
        <w:rPr>
          <w:rFonts w:eastAsiaTheme="minorEastAsia"/>
          <w:i w:val="0"/>
          <w:iCs w:val="0"/>
        </w:rPr>
      </w:pPr>
    </w:p>
    <w:p w14:paraId="64BBD7CA">
      <w:pPr>
        <w:rPr>
          <w:rFonts w:eastAsiaTheme="minorEastAsia"/>
          <w:i w:val="0"/>
          <w:iCs w:val="0"/>
        </w:rPr>
      </w:pPr>
    </w:p>
    <w:p w14:paraId="15525918">
      <w:pPr>
        <w:rPr>
          <w:rFonts w:eastAsiaTheme="minorEastAsia"/>
          <w:i w:val="0"/>
          <w:iCs w:val="0"/>
        </w:rPr>
      </w:pPr>
    </w:p>
    <w:p w14:paraId="1330B91A">
      <w:pPr>
        <w:rPr>
          <w:rFonts w:eastAsiaTheme="minorEastAsia"/>
          <w:i w:val="0"/>
          <w:iCs w:val="0"/>
        </w:rPr>
      </w:pPr>
    </w:p>
    <w:p w14:paraId="4F39C395">
      <w:pPr>
        <w:rPr>
          <w:rFonts w:eastAsiaTheme="minorEastAsia"/>
          <w:i w:val="0"/>
          <w:iCs w:val="0"/>
        </w:rPr>
      </w:pPr>
    </w:p>
    <w:bookmarkEnd w:id="935"/>
    <w:p w14:paraId="7610FA40">
      <w:pPr>
        <w:pStyle w:val="4"/>
        <w:rPr>
          <w:rFonts w:eastAsiaTheme="minorEastAsia"/>
          <w:i w:val="0"/>
          <w:iCs w:val="0"/>
        </w:rPr>
      </w:pPr>
      <w:bookmarkStart w:id="938" w:name="_Toc112852546"/>
      <w:bookmarkStart w:id="939" w:name="_Toc112852216"/>
      <w:bookmarkStart w:id="940" w:name="_Toc126237414"/>
      <w:bookmarkStart w:id="941" w:name="_Toc113520734"/>
      <w:bookmarkStart w:id="942" w:name="_Toc109559531"/>
      <w:bookmarkStart w:id="943" w:name="_Toc126237466"/>
      <w:bookmarkStart w:id="944" w:name="_Ref109552981"/>
      <w:bookmarkStart w:id="945" w:name="_Toc112852728"/>
      <w:bookmarkStart w:id="946" w:name="_Toc112844560"/>
      <w:bookmarkStart w:id="947" w:name="_Toc112852127"/>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临床观察个体数据</w:t>
      </w:r>
      <w:bookmarkEnd w:id="936"/>
      <w:bookmarkEnd w:id="937"/>
      <w:bookmarkEnd w:id="938"/>
      <w:bookmarkEnd w:id="939"/>
      <w:bookmarkEnd w:id="940"/>
      <w:bookmarkEnd w:id="941"/>
      <w:bookmarkEnd w:id="942"/>
      <w:bookmarkEnd w:id="943"/>
      <w:bookmarkEnd w:id="944"/>
      <w:bookmarkEnd w:id="945"/>
      <w:bookmarkEnd w:id="946"/>
      <w:bookmarkEnd w:id="947"/>
    </w:p>
    <w:p w14:paraId="026785C0">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5882C8A7">
      <w:pPr>
        <w:widowControl/>
        <w:jc w:val="center"/>
        <w:rPr>
          <w:rFonts w:eastAsiaTheme="minorEastAsia"/>
          <w:b/>
          <w:bCs/>
          <w:i w:val="0"/>
          <w:iCs w:val="0"/>
          <w:color w:val="000000" w:themeColor="text1"/>
          <w:sz w:val="32"/>
          <w:szCs w:val="32"/>
          <w14:textFill>
            <w14:solidFill>
              <w14:schemeClr w14:val="tx1"/>
            </w14:solidFill>
          </w14:textFill>
        </w:rPr>
      </w:pPr>
    </w:p>
    <w:p w14:paraId="2C588776">
      <w:pPr>
        <w:widowControl/>
        <w:jc w:val="center"/>
        <w:rPr>
          <w:rFonts w:eastAsiaTheme="minorEastAsia"/>
          <w:b/>
          <w:bCs/>
          <w:i w:val="0"/>
          <w:iCs w:val="0"/>
          <w:color w:val="000000" w:themeColor="text1"/>
          <w:sz w:val="32"/>
          <w:szCs w:val="32"/>
          <w14:textFill>
            <w14:solidFill>
              <w14:schemeClr w14:val="tx1"/>
            </w14:solidFill>
          </w14:textFill>
        </w:rPr>
      </w:pPr>
    </w:p>
    <w:p w14:paraId="5B518DB6">
      <w:pPr>
        <w:widowControl/>
        <w:jc w:val="center"/>
        <w:rPr>
          <w:rFonts w:eastAsiaTheme="minorEastAsia"/>
          <w:b/>
          <w:bCs/>
          <w:i w:val="0"/>
          <w:iCs w:val="0"/>
          <w:color w:val="000000" w:themeColor="text1"/>
          <w:sz w:val="32"/>
          <w:szCs w:val="32"/>
          <w14:textFill>
            <w14:solidFill>
              <w14:schemeClr w14:val="tx1"/>
            </w14:solidFill>
          </w14:textFill>
        </w:rPr>
      </w:pPr>
    </w:p>
    <w:p w14:paraId="62B662C5">
      <w:pPr>
        <w:widowControl/>
        <w:jc w:val="center"/>
        <w:rPr>
          <w:rFonts w:eastAsiaTheme="minorEastAsia"/>
          <w:b/>
          <w:bCs/>
          <w:i w:val="0"/>
          <w:iCs w:val="0"/>
          <w:color w:val="000000" w:themeColor="text1"/>
          <w:sz w:val="32"/>
          <w:szCs w:val="32"/>
          <w14:textFill>
            <w14:solidFill>
              <w14:schemeClr w14:val="tx1"/>
            </w14:solidFill>
          </w14:textFill>
        </w:rPr>
      </w:pPr>
    </w:p>
    <w:p w14:paraId="09F80FBD">
      <w:pPr>
        <w:widowControl/>
        <w:jc w:val="center"/>
        <w:rPr>
          <w:rFonts w:eastAsiaTheme="minorEastAsia"/>
          <w:b/>
          <w:bCs/>
          <w:i w:val="0"/>
          <w:iCs w:val="0"/>
          <w:color w:val="000000" w:themeColor="text1"/>
          <w:sz w:val="32"/>
          <w:szCs w:val="32"/>
          <w14:textFill>
            <w14:solidFill>
              <w14:schemeClr w14:val="tx1"/>
            </w14:solidFill>
          </w14:textFill>
        </w:rPr>
      </w:pPr>
    </w:p>
    <w:p w14:paraId="0C8075EB">
      <w:pPr>
        <w:widowControl/>
        <w:jc w:val="center"/>
        <w:rPr>
          <w:rFonts w:eastAsiaTheme="minorEastAsia"/>
          <w:b/>
          <w:bCs/>
          <w:i w:val="0"/>
          <w:iCs w:val="0"/>
          <w:color w:val="000000" w:themeColor="text1"/>
          <w:sz w:val="32"/>
          <w:szCs w:val="32"/>
          <w14:textFill>
            <w14:solidFill>
              <w14:schemeClr w14:val="tx1"/>
            </w14:solidFill>
          </w14:textFill>
        </w:rPr>
      </w:pPr>
    </w:p>
    <w:p w14:paraId="37386AF3">
      <w:pPr>
        <w:widowControl/>
        <w:jc w:val="center"/>
        <w:rPr>
          <w:rFonts w:eastAsiaTheme="minorEastAsia"/>
          <w:b/>
          <w:bCs/>
          <w:i w:val="0"/>
          <w:iCs w:val="0"/>
          <w:color w:val="000000" w:themeColor="text1"/>
          <w:sz w:val="32"/>
          <w:szCs w:val="32"/>
          <w14:textFill>
            <w14:solidFill>
              <w14:schemeClr w14:val="tx1"/>
            </w14:solidFill>
          </w14:textFill>
        </w:rPr>
      </w:pPr>
    </w:p>
    <w:p w14:paraId="0A6BB70F">
      <w:pPr>
        <w:widowControl/>
        <w:jc w:val="center"/>
        <w:rPr>
          <w:rFonts w:eastAsiaTheme="minorEastAsia"/>
          <w:b/>
          <w:bCs/>
          <w:i w:val="0"/>
          <w:iCs w:val="0"/>
          <w:color w:val="000000" w:themeColor="text1"/>
          <w:sz w:val="32"/>
          <w:szCs w:val="32"/>
          <w14:textFill>
            <w14:solidFill>
              <w14:schemeClr w14:val="tx1"/>
            </w14:solidFill>
          </w14:textFill>
        </w:rPr>
      </w:pPr>
    </w:p>
    <w:p w14:paraId="615A7890">
      <w:pPr>
        <w:widowControl/>
        <w:jc w:val="center"/>
        <w:rPr>
          <w:rFonts w:eastAsiaTheme="minorEastAsia"/>
          <w:b/>
          <w:bCs/>
          <w:i w:val="0"/>
          <w:iCs w:val="0"/>
          <w:color w:val="000000" w:themeColor="text1"/>
          <w:sz w:val="32"/>
          <w:szCs w:val="32"/>
          <w14:textFill>
            <w14:solidFill>
              <w14:schemeClr w14:val="tx1"/>
            </w14:solidFill>
          </w14:textFill>
        </w:rPr>
      </w:pPr>
    </w:p>
    <w:p w14:paraId="66D01C67">
      <w:pPr>
        <w:widowControl/>
        <w:jc w:val="center"/>
        <w:rPr>
          <w:rFonts w:eastAsiaTheme="minorEastAsia"/>
          <w:b/>
          <w:bCs/>
          <w:i w:val="0"/>
          <w:iCs w:val="0"/>
          <w:color w:val="000000" w:themeColor="text1"/>
          <w:sz w:val="32"/>
          <w:szCs w:val="32"/>
          <w14:textFill>
            <w14:solidFill>
              <w14:schemeClr w14:val="tx1"/>
            </w14:solidFill>
          </w14:textFill>
        </w:rPr>
      </w:pPr>
    </w:p>
    <w:p w14:paraId="58DE916E">
      <w:pPr>
        <w:widowControl/>
        <w:jc w:val="center"/>
        <w:rPr>
          <w:rFonts w:eastAsiaTheme="minorEastAsia"/>
          <w:b/>
          <w:bCs/>
          <w:i w:val="0"/>
          <w:iCs w:val="0"/>
          <w:color w:val="000000" w:themeColor="text1"/>
          <w:sz w:val="32"/>
          <w:szCs w:val="32"/>
          <w14:textFill>
            <w14:solidFill>
              <w14:schemeClr w14:val="tx1"/>
            </w14:solidFill>
          </w14:textFill>
        </w:rPr>
      </w:pPr>
    </w:p>
    <w:p w14:paraId="6D7E0605">
      <w:pPr>
        <w:pStyle w:val="4"/>
        <w:rPr>
          <w:rFonts w:eastAsiaTheme="minorEastAsia"/>
          <w:i w:val="0"/>
          <w:iCs w:val="0"/>
        </w:rPr>
      </w:pPr>
      <w:bookmarkStart w:id="948" w:name="_Toc126237415"/>
      <w:bookmarkStart w:id="949" w:name="_Toc126237467"/>
      <w:bookmarkStart w:id="950" w:name="_Ref122943870"/>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2</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局部刺激性观察个体数据（如有）</w:t>
      </w:r>
      <w:bookmarkEnd w:id="948"/>
      <w:bookmarkEnd w:id="949"/>
      <w:bookmarkEnd w:id="950"/>
    </w:p>
    <w:p w14:paraId="16B9DE96">
      <w:pPr>
        <w:widowControl/>
        <w:spacing w:line="240" w:lineRule="auto"/>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739CE234">
      <w:pPr>
        <w:widowControl/>
        <w:jc w:val="center"/>
        <w:rPr>
          <w:rFonts w:eastAsiaTheme="minorEastAsia"/>
          <w:b/>
          <w:bCs/>
          <w:i w:val="0"/>
          <w:iCs w:val="0"/>
          <w:color w:val="000000" w:themeColor="text1"/>
          <w:sz w:val="32"/>
          <w:szCs w:val="32"/>
          <w14:textFill>
            <w14:solidFill>
              <w14:schemeClr w14:val="tx1"/>
            </w14:solidFill>
          </w14:textFill>
        </w:rPr>
      </w:pPr>
    </w:p>
    <w:p w14:paraId="649ECA31">
      <w:pPr>
        <w:widowControl/>
        <w:jc w:val="center"/>
        <w:rPr>
          <w:rFonts w:eastAsiaTheme="minorEastAsia"/>
          <w:b/>
          <w:bCs/>
          <w:i w:val="0"/>
          <w:iCs w:val="0"/>
          <w:color w:val="000000" w:themeColor="text1"/>
          <w:sz w:val="32"/>
          <w:szCs w:val="32"/>
          <w14:textFill>
            <w14:solidFill>
              <w14:schemeClr w14:val="tx1"/>
            </w14:solidFill>
          </w14:textFill>
        </w:rPr>
      </w:pPr>
    </w:p>
    <w:p w14:paraId="3ABFA9D2">
      <w:pPr>
        <w:widowControl/>
        <w:jc w:val="center"/>
        <w:rPr>
          <w:rFonts w:eastAsiaTheme="minorEastAsia"/>
          <w:b/>
          <w:bCs/>
          <w:i w:val="0"/>
          <w:iCs w:val="0"/>
          <w:color w:val="000000" w:themeColor="text1"/>
          <w:sz w:val="32"/>
          <w:szCs w:val="32"/>
          <w14:textFill>
            <w14:solidFill>
              <w14:schemeClr w14:val="tx1"/>
            </w14:solidFill>
          </w14:textFill>
        </w:rPr>
      </w:pPr>
    </w:p>
    <w:p w14:paraId="65E2A5F8">
      <w:pPr>
        <w:widowControl/>
        <w:jc w:val="center"/>
        <w:rPr>
          <w:rFonts w:eastAsiaTheme="minorEastAsia"/>
          <w:b/>
          <w:bCs/>
          <w:i w:val="0"/>
          <w:iCs w:val="0"/>
          <w:color w:val="000000" w:themeColor="text1"/>
          <w:sz w:val="32"/>
          <w:szCs w:val="32"/>
          <w14:textFill>
            <w14:solidFill>
              <w14:schemeClr w14:val="tx1"/>
            </w14:solidFill>
          </w14:textFill>
        </w:rPr>
      </w:pPr>
    </w:p>
    <w:p w14:paraId="4305FC47">
      <w:pPr>
        <w:widowControl/>
        <w:jc w:val="center"/>
        <w:rPr>
          <w:rFonts w:eastAsiaTheme="minorEastAsia"/>
          <w:b/>
          <w:bCs/>
          <w:i w:val="0"/>
          <w:iCs w:val="0"/>
          <w:color w:val="000000" w:themeColor="text1"/>
          <w:sz w:val="32"/>
          <w:szCs w:val="32"/>
          <w14:textFill>
            <w14:solidFill>
              <w14:schemeClr w14:val="tx1"/>
            </w14:solidFill>
          </w14:textFill>
        </w:rPr>
      </w:pPr>
    </w:p>
    <w:p w14:paraId="57ABF9D2">
      <w:pPr>
        <w:widowControl/>
        <w:jc w:val="center"/>
        <w:rPr>
          <w:rFonts w:eastAsiaTheme="minorEastAsia"/>
          <w:b/>
          <w:bCs/>
          <w:i w:val="0"/>
          <w:iCs w:val="0"/>
          <w:color w:val="000000" w:themeColor="text1"/>
          <w:sz w:val="32"/>
          <w:szCs w:val="32"/>
          <w14:textFill>
            <w14:solidFill>
              <w14:schemeClr w14:val="tx1"/>
            </w14:solidFill>
          </w14:textFill>
        </w:rPr>
      </w:pPr>
    </w:p>
    <w:p w14:paraId="7B9BD8CF">
      <w:pPr>
        <w:widowControl/>
        <w:jc w:val="center"/>
        <w:rPr>
          <w:rFonts w:eastAsiaTheme="minorEastAsia"/>
          <w:b/>
          <w:bCs/>
          <w:i w:val="0"/>
          <w:iCs w:val="0"/>
          <w:color w:val="000000" w:themeColor="text1"/>
          <w:sz w:val="32"/>
          <w:szCs w:val="32"/>
          <w14:textFill>
            <w14:solidFill>
              <w14:schemeClr w14:val="tx1"/>
            </w14:solidFill>
          </w14:textFill>
        </w:rPr>
      </w:pPr>
    </w:p>
    <w:p w14:paraId="24D97024">
      <w:pPr>
        <w:widowControl/>
        <w:jc w:val="center"/>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t xml:space="preserve">  </w:t>
      </w:r>
    </w:p>
    <w:p w14:paraId="44AFE121">
      <w:pPr>
        <w:widowControl/>
        <w:jc w:val="center"/>
        <w:rPr>
          <w:rFonts w:eastAsiaTheme="minorEastAsia"/>
          <w:b/>
          <w:bCs/>
          <w:i w:val="0"/>
          <w:iCs w:val="0"/>
          <w:color w:val="000000" w:themeColor="text1"/>
          <w:sz w:val="32"/>
          <w:szCs w:val="32"/>
          <w14:textFill>
            <w14:solidFill>
              <w14:schemeClr w14:val="tx1"/>
            </w14:solidFill>
          </w14:textFill>
        </w:rPr>
      </w:pPr>
    </w:p>
    <w:p w14:paraId="2A5C96D7">
      <w:pPr>
        <w:widowControl/>
        <w:jc w:val="center"/>
        <w:rPr>
          <w:rFonts w:eastAsiaTheme="minorEastAsia"/>
          <w:b/>
          <w:bCs/>
          <w:i w:val="0"/>
          <w:iCs w:val="0"/>
          <w:color w:val="000000" w:themeColor="text1"/>
          <w:sz w:val="32"/>
          <w:szCs w:val="32"/>
          <w14:textFill>
            <w14:solidFill>
              <w14:schemeClr w14:val="tx1"/>
            </w14:solidFill>
          </w14:textFill>
        </w:rPr>
      </w:pPr>
    </w:p>
    <w:p w14:paraId="3D138681">
      <w:pPr>
        <w:widowControl/>
        <w:jc w:val="center"/>
        <w:rPr>
          <w:rFonts w:eastAsiaTheme="minorEastAsia"/>
          <w:b/>
          <w:bCs/>
          <w:i w:val="0"/>
          <w:iCs w:val="0"/>
          <w:color w:val="000000" w:themeColor="text1"/>
          <w:sz w:val="32"/>
          <w:szCs w:val="32"/>
          <w14:textFill>
            <w14:solidFill>
              <w14:schemeClr w14:val="tx1"/>
            </w14:solidFill>
          </w14:textFill>
        </w:rPr>
      </w:pPr>
    </w:p>
    <w:p w14:paraId="311BD8E2">
      <w:pPr>
        <w:widowControl/>
        <w:jc w:val="center"/>
        <w:rPr>
          <w:rFonts w:eastAsiaTheme="minorEastAsia"/>
          <w:b/>
          <w:bCs/>
          <w:i w:val="0"/>
          <w:iCs w:val="0"/>
          <w:color w:val="000000" w:themeColor="text1"/>
          <w:sz w:val="32"/>
          <w:szCs w:val="32"/>
          <w14:textFill>
            <w14:solidFill>
              <w14:schemeClr w14:val="tx1"/>
            </w14:solidFill>
          </w14:textFill>
        </w:rPr>
      </w:pPr>
      <w:bookmarkStart w:id="951" w:name="FB2"/>
    </w:p>
    <w:bookmarkEnd w:id="951"/>
    <w:p w14:paraId="145C1DA9">
      <w:pPr>
        <w:pStyle w:val="4"/>
        <w:rPr>
          <w:rFonts w:eastAsiaTheme="minorEastAsia"/>
          <w:i w:val="0"/>
          <w:iCs w:val="0"/>
        </w:rPr>
      </w:pPr>
      <w:bookmarkStart w:id="952" w:name="_附表2__体重个体数据"/>
      <w:bookmarkEnd w:id="952"/>
      <w:bookmarkStart w:id="953" w:name="_附表3__体重个体数据"/>
      <w:bookmarkEnd w:id="953"/>
      <w:bookmarkStart w:id="954" w:name="_Toc113520735"/>
      <w:bookmarkStart w:id="955" w:name="_Toc112852729"/>
      <w:bookmarkStart w:id="956" w:name="_Toc126237468"/>
      <w:bookmarkStart w:id="957" w:name="_Toc112852547"/>
      <w:bookmarkStart w:id="958" w:name="_Toc112852128"/>
      <w:bookmarkStart w:id="959" w:name="_Toc107927550"/>
      <w:bookmarkStart w:id="960" w:name="_Toc112852217"/>
      <w:bookmarkStart w:id="961" w:name="_Toc109559532"/>
      <w:bookmarkStart w:id="962" w:name="_Toc126237416"/>
      <w:bookmarkStart w:id="963" w:name="_Toc112844561"/>
      <w:bookmarkStart w:id="964" w:name="_Ref109553517"/>
      <w:bookmarkStart w:id="965" w:name="FB3"/>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3</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体重个体数据</w:t>
      </w:r>
      <w:bookmarkEnd w:id="954"/>
      <w:bookmarkEnd w:id="955"/>
      <w:bookmarkEnd w:id="956"/>
      <w:bookmarkEnd w:id="957"/>
      <w:bookmarkEnd w:id="958"/>
      <w:bookmarkEnd w:id="959"/>
      <w:bookmarkEnd w:id="960"/>
      <w:bookmarkEnd w:id="961"/>
      <w:bookmarkEnd w:id="962"/>
      <w:bookmarkEnd w:id="963"/>
      <w:bookmarkEnd w:id="964"/>
    </w:p>
    <w:bookmarkEnd w:id="965"/>
    <w:p w14:paraId="343840F7">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6D2113D4">
      <w:pPr>
        <w:widowControl/>
        <w:jc w:val="center"/>
        <w:rPr>
          <w:rFonts w:eastAsiaTheme="minorEastAsia"/>
          <w:b/>
          <w:bCs/>
          <w:i w:val="0"/>
          <w:iCs w:val="0"/>
          <w:color w:val="000000" w:themeColor="text1"/>
          <w:sz w:val="32"/>
          <w:szCs w:val="32"/>
          <w14:textFill>
            <w14:solidFill>
              <w14:schemeClr w14:val="tx1"/>
            </w14:solidFill>
          </w14:textFill>
        </w:rPr>
      </w:pPr>
    </w:p>
    <w:p w14:paraId="29028C86">
      <w:pPr>
        <w:widowControl/>
        <w:jc w:val="center"/>
        <w:rPr>
          <w:rFonts w:eastAsiaTheme="minorEastAsia"/>
          <w:b/>
          <w:bCs/>
          <w:i w:val="0"/>
          <w:iCs w:val="0"/>
          <w:color w:val="000000" w:themeColor="text1"/>
          <w:sz w:val="32"/>
          <w:szCs w:val="32"/>
          <w14:textFill>
            <w14:solidFill>
              <w14:schemeClr w14:val="tx1"/>
            </w14:solidFill>
          </w14:textFill>
        </w:rPr>
      </w:pPr>
    </w:p>
    <w:p w14:paraId="61D5C8B8">
      <w:pPr>
        <w:widowControl/>
        <w:jc w:val="center"/>
        <w:rPr>
          <w:rFonts w:eastAsiaTheme="minorEastAsia"/>
          <w:b/>
          <w:bCs/>
          <w:i w:val="0"/>
          <w:iCs w:val="0"/>
          <w:color w:val="000000" w:themeColor="text1"/>
          <w:sz w:val="32"/>
          <w:szCs w:val="32"/>
          <w14:textFill>
            <w14:solidFill>
              <w14:schemeClr w14:val="tx1"/>
            </w14:solidFill>
          </w14:textFill>
        </w:rPr>
      </w:pPr>
    </w:p>
    <w:p w14:paraId="61822517">
      <w:pPr>
        <w:widowControl/>
        <w:jc w:val="center"/>
        <w:rPr>
          <w:rFonts w:eastAsiaTheme="minorEastAsia"/>
          <w:b/>
          <w:bCs/>
          <w:i w:val="0"/>
          <w:iCs w:val="0"/>
          <w:color w:val="000000" w:themeColor="text1"/>
          <w:sz w:val="32"/>
          <w:szCs w:val="32"/>
          <w14:textFill>
            <w14:solidFill>
              <w14:schemeClr w14:val="tx1"/>
            </w14:solidFill>
          </w14:textFill>
        </w:rPr>
      </w:pPr>
    </w:p>
    <w:p w14:paraId="58D5D2EC">
      <w:pPr>
        <w:widowControl/>
        <w:jc w:val="center"/>
        <w:rPr>
          <w:rFonts w:eastAsiaTheme="minorEastAsia"/>
          <w:b/>
          <w:bCs/>
          <w:i w:val="0"/>
          <w:iCs w:val="0"/>
          <w:color w:val="000000" w:themeColor="text1"/>
          <w:sz w:val="32"/>
          <w:szCs w:val="32"/>
          <w14:textFill>
            <w14:solidFill>
              <w14:schemeClr w14:val="tx1"/>
            </w14:solidFill>
          </w14:textFill>
        </w:rPr>
      </w:pPr>
    </w:p>
    <w:p w14:paraId="1E099355">
      <w:pPr>
        <w:widowControl/>
        <w:jc w:val="center"/>
        <w:rPr>
          <w:rFonts w:eastAsiaTheme="minorEastAsia"/>
          <w:b/>
          <w:bCs/>
          <w:i w:val="0"/>
          <w:iCs w:val="0"/>
          <w:color w:val="000000" w:themeColor="text1"/>
          <w:sz w:val="32"/>
          <w:szCs w:val="32"/>
          <w14:textFill>
            <w14:solidFill>
              <w14:schemeClr w14:val="tx1"/>
            </w14:solidFill>
          </w14:textFill>
        </w:rPr>
      </w:pPr>
    </w:p>
    <w:p w14:paraId="7065F76C">
      <w:pPr>
        <w:widowControl/>
        <w:jc w:val="center"/>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t xml:space="preserve"> </w:t>
      </w:r>
    </w:p>
    <w:p w14:paraId="12D1D862">
      <w:pPr>
        <w:widowControl/>
        <w:jc w:val="center"/>
        <w:rPr>
          <w:rFonts w:eastAsiaTheme="minorEastAsia"/>
          <w:b/>
          <w:bCs/>
          <w:i w:val="0"/>
          <w:iCs w:val="0"/>
          <w:color w:val="000000" w:themeColor="text1"/>
          <w:sz w:val="32"/>
          <w:szCs w:val="32"/>
          <w14:textFill>
            <w14:solidFill>
              <w14:schemeClr w14:val="tx1"/>
            </w14:solidFill>
          </w14:textFill>
        </w:rPr>
      </w:pPr>
    </w:p>
    <w:p w14:paraId="1766DBAE">
      <w:pPr>
        <w:widowControl/>
        <w:rPr>
          <w:rFonts w:eastAsiaTheme="minorEastAsia"/>
          <w:b/>
          <w:bCs/>
          <w:i w:val="0"/>
          <w:iCs w:val="0"/>
          <w:color w:val="000000" w:themeColor="text1"/>
          <w:sz w:val="32"/>
          <w:szCs w:val="32"/>
          <w14:textFill>
            <w14:solidFill>
              <w14:schemeClr w14:val="tx1"/>
            </w14:solidFill>
          </w14:textFill>
        </w:rPr>
      </w:pPr>
    </w:p>
    <w:p w14:paraId="60065EE7">
      <w:pPr>
        <w:widowControl/>
        <w:jc w:val="center"/>
        <w:rPr>
          <w:rFonts w:eastAsiaTheme="minorEastAsia"/>
          <w:b/>
          <w:bCs/>
          <w:i w:val="0"/>
          <w:iCs w:val="0"/>
          <w:color w:val="000000" w:themeColor="text1"/>
          <w:sz w:val="32"/>
          <w:szCs w:val="32"/>
          <w14:textFill>
            <w14:solidFill>
              <w14:schemeClr w14:val="tx1"/>
            </w14:solidFill>
          </w14:textFill>
        </w:rPr>
      </w:pPr>
    </w:p>
    <w:p w14:paraId="6F73A2B3">
      <w:pPr>
        <w:widowControl/>
        <w:jc w:val="center"/>
        <w:rPr>
          <w:rFonts w:eastAsiaTheme="minorEastAsia"/>
          <w:b/>
          <w:bCs/>
          <w:i w:val="0"/>
          <w:iCs w:val="0"/>
          <w:color w:val="000000" w:themeColor="text1"/>
          <w:sz w:val="32"/>
          <w:szCs w:val="32"/>
          <w14:textFill>
            <w14:solidFill>
              <w14:schemeClr w14:val="tx1"/>
            </w14:solidFill>
          </w14:textFill>
        </w:rPr>
      </w:pPr>
    </w:p>
    <w:p w14:paraId="4235A49D">
      <w:pPr>
        <w:widowControl/>
        <w:jc w:val="center"/>
        <w:rPr>
          <w:rFonts w:eastAsiaTheme="minorEastAsia"/>
          <w:b/>
          <w:bCs/>
          <w:i w:val="0"/>
          <w:iCs w:val="0"/>
          <w:color w:val="000000" w:themeColor="text1"/>
          <w:sz w:val="32"/>
          <w:szCs w:val="32"/>
          <w14:textFill>
            <w14:solidFill>
              <w14:schemeClr w14:val="tx1"/>
            </w14:solidFill>
          </w14:textFill>
        </w:rPr>
      </w:pPr>
    </w:p>
    <w:p w14:paraId="1EF8F0FB">
      <w:pPr>
        <w:pStyle w:val="4"/>
        <w:rPr>
          <w:rFonts w:eastAsiaTheme="minorEastAsia"/>
          <w:i w:val="0"/>
          <w:iCs w:val="0"/>
        </w:rPr>
      </w:pPr>
      <w:bookmarkStart w:id="966" w:name="_附表4__摄食量个体数据"/>
      <w:bookmarkEnd w:id="966"/>
      <w:bookmarkStart w:id="967" w:name="_附表3__摄食量个体数据"/>
      <w:bookmarkEnd w:id="967"/>
      <w:bookmarkStart w:id="968" w:name="_Toc113520736"/>
      <w:bookmarkStart w:id="969" w:name="_Toc109559533"/>
      <w:bookmarkStart w:id="970" w:name="_Toc112852129"/>
      <w:bookmarkStart w:id="971" w:name="_Ref109554436"/>
      <w:bookmarkStart w:id="972" w:name="_Toc112852548"/>
      <w:bookmarkStart w:id="973" w:name="_Toc112852730"/>
      <w:bookmarkStart w:id="974" w:name="_Toc112844562"/>
      <w:bookmarkStart w:id="975" w:name="_Toc112852218"/>
      <w:bookmarkStart w:id="976" w:name="_Toc126237417"/>
      <w:bookmarkStart w:id="977" w:name="_Toc126237469"/>
      <w:bookmarkStart w:id="978" w:name="_Toc107927551"/>
      <w:bookmarkStart w:id="979" w:name="FB4"/>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4</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摄食量个体数据</w:t>
      </w:r>
      <w:bookmarkEnd w:id="968"/>
      <w:bookmarkEnd w:id="969"/>
      <w:bookmarkEnd w:id="970"/>
      <w:bookmarkEnd w:id="971"/>
      <w:bookmarkEnd w:id="972"/>
      <w:bookmarkEnd w:id="973"/>
      <w:bookmarkEnd w:id="974"/>
      <w:bookmarkEnd w:id="975"/>
      <w:bookmarkEnd w:id="976"/>
      <w:bookmarkEnd w:id="977"/>
      <w:bookmarkEnd w:id="978"/>
    </w:p>
    <w:bookmarkEnd w:id="979"/>
    <w:p w14:paraId="48BE43DB">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463DF7AF">
      <w:pPr>
        <w:widowControl/>
        <w:jc w:val="center"/>
        <w:rPr>
          <w:rFonts w:eastAsiaTheme="minorEastAsia"/>
          <w:b/>
          <w:bCs/>
          <w:i w:val="0"/>
          <w:iCs w:val="0"/>
          <w:color w:val="000000" w:themeColor="text1"/>
          <w:sz w:val="32"/>
          <w:szCs w:val="32"/>
          <w14:textFill>
            <w14:solidFill>
              <w14:schemeClr w14:val="tx1"/>
            </w14:solidFill>
          </w14:textFill>
        </w:rPr>
      </w:pPr>
    </w:p>
    <w:p w14:paraId="5253C738">
      <w:pPr>
        <w:widowControl/>
        <w:jc w:val="center"/>
        <w:rPr>
          <w:rFonts w:eastAsiaTheme="minorEastAsia"/>
          <w:b/>
          <w:bCs/>
          <w:i w:val="0"/>
          <w:iCs w:val="0"/>
          <w:color w:val="000000" w:themeColor="text1"/>
          <w:sz w:val="32"/>
          <w:szCs w:val="32"/>
          <w14:textFill>
            <w14:solidFill>
              <w14:schemeClr w14:val="tx1"/>
            </w14:solidFill>
          </w14:textFill>
        </w:rPr>
      </w:pPr>
    </w:p>
    <w:p w14:paraId="730E9698">
      <w:pPr>
        <w:widowControl/>
        <w:jc w:val="center"/>
        <w:rPr>
          <w:rFonts w:eastAsiaTheme="minorEastAsia"/>
          <w:b/>
          <w:bCs/>
          <w:i w:val="0"/>
          <w:iCs w:val="0"/>
          <w:color w:val="000000" w:themeColor="text1"/>
          <w:sz w:val="32"/>
          <w:szCs w:val="32"/>
          <w14:textFill>
            <w14:solidFill>
              <w14:schemeClr w14:val="tx1"/>
            </w14:solidFill>
          </w14:textFill>
        </w:rPr>
      </w:pPr>
    </w:p>
    <w:p w14:paraId="11B42A9A">
      <w:pPr>
        <w:widowControl/>
        <w:jc w:val="center"/>
        <w:rPr>
          <w:rFonts w:eastAsiaTheme="minorEastAsia"/>
          <w:b/>
          <w:bCs/>
          <w:i w:val="0"/>
          <w:iCs w:val="0"/>
          <w:color w:val="000000" w:themeColor="text1"/>
          <w:sz w:val="32"/>
          <w:szCs w:val="32"/>
          <w14:textFill>
            <w14:solidFill>
              <w14:schemeClr w14:val="tx1"/>
            </w14:solidFill>
          </w14:textFill>
        </w:rPr>
      </w:pPr>
    </w:p>
    <w:p w14:paraId="47D30048">
      <w:pPr>
        <w:widowControl/>
        <w:jc w:val="center"/>
        <w:rPr>
          <w:rFonts w:eastAsiaTheme="minorEastAsia"/>
          <w:b/>
          <w:bCs/>
          <w:i w:val="0"/>
          <w:iCs w:val="0"/>
          <w:color w:val="000000" w:themeColor="text1"/>
          <w:sz w:val="32"/>
          <w:szCs w:val="32"/>
          <w14:textFill>
            <w14:solidFill>
              <w14:schemeClr w14:val="tx1"/>
            </w14:solidFill>
          </w14:textFill>
        </w:rPr>
      </w:pPr>
    </w:p>
    <w:p w14:paraId="04BE95B0">
      <w:pPr>
        <w:widowControl/>
        <w:jc w:val="center"/>
        <w:rPr>
          <w:rFonts w:eastAsiaTheme="minorEastAsia"/>
          <w:b/>
          <w:bCs/>
          <w:i w:val="0"/>
          <w:iCs w:val="0"/>
          <w:color w:val="000000" w:themeColor="text1"/>
          <w:sz w:val="32"/>
          <w:szCs w:val="32"/>
          <w14:textFill>
            <w14:solidFill>
              <w14:schemeClr w14:val="tx1"/>
            </w14:solidFill>
          </w14:textFill>
        </w:rPr>
      </w:pPr>
    </w:p>
    <w:p w14:paraId="1E813803">
      <w:pPr>
        <w:widowControl/>
        <w:jc w:val="center"/>
        <w:rPr>
          <w:rFonts w:eastAsiaTheme="minorEastAsia"/>
          <w:b/>
          <w:bCs/>
          <w:i w:val="0"/>
          <w:iCs w:val="0"/>
          <w:color w:val="000000" w:themeColor="text1"/>
          <w:sz w:val="32"/>
          <w:szCs w:val="32"/>
          <w14:textFill>
            <w14:solidFill>
              <w14:schemeClr w14:val="tx1"/>
            </w14:solidFill>
          </w14:textFill>
        </w:rPr>
      </w:pPr>
    </w:p>
    <w:p w14:paraId="5E4E91F8">
      <w:pPr>
        <w:widowControl/>
        <w:jc w:val="center"/>
        <w:rPr>
          <w:rFonts w:eastAsiaTheme="minorEastAsia"/>
          <w:b/>
          <w:bCs/>
          <w:i w:val="0"/>
          <w:iCs w:val="0"/>
          <w:color w:val="000000" w:themeColor="text1"/>
          <w:sz w:val="32"/>
          <w:szCs w:val="32"/>
          <w14:textFill>
            <w14:solidFill>
              <w14:schemeClr w14:val="tx1"/>
            </w14:solidFill>
          </w14:textFill>
        </w:rPr>
      </w:pPr>
    </w:p>
    <w:p w14:paraId="0742D0DB">
      <w:pPr>
        <w:widowControl/>
        <w:jc w:val="center"/>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t xml:space="preserve"> </w:t>
      </w:r>
    </w:p>
    <w:p w14:paraId="29531B68">
      <w:pPr>
        <w:widowControl/>
        <w:jc w:val="center"/>
        <w:rPr>
          <w:rFonts w:eastAsiaTheme="minorEastAsia"/>
          <w:b/>
          <w:bCs/>
          <w:i w:val="0"/>
          <w:iCs w:val="0"/>
          <w:color w:val="000000" w:themeColor="text1"/>
          <w:sz w:val="32"/>
          <w:szCs w:val="32"/>
          <w14:textFill>
            <w14:solidFill>
              <w14:schemeClr w14:val="tx1"/>
            </w14:solidFill>
          </w14:textFill>
        </w:rPr>
      </w:pPr>
    </w:p>
    <w:p w14:paraId="744F20F2">
      <w:pPr>
        <w:widowControl/>
        <w:jc w:val="center"/>
        <w:rPr>
          <w:rFonts w:eastAsiaTheme="minorEastAsia"/>
          <w:b/>
          <w:bCs/>
          <w:i w:val="0"/>
          <w:iCs w:val="0"/>
          <w:color w:val="000000" w:themeColor="text1"/>
          <w:sz w:val="32"/>
          <w:szCs w:val="32"/>
          <w14:textFill>
            <w14:solidFill>
              <w14:schemeClr w14:val="tx1"/>
            </w14:solidFill>
          </w14:textFill>
        </w:rPr>
      </w:pPr>
    </w:p>
    <w:p w14:paraId="1AAFDEA6">
      <w:pPr>
        <w:pStyle w:val="4"/>
        <w:rPr>
          <w:rFonts w:eastAsiaTheme="minorEastAsia"/>
          <w:i w:val="0"/>
          <w:iCs w:val="0"/>
        </w:rPr>
      </w:pPr>
      <w:bookmarkStart w:id="980" w:name="_附表5__体温个体数据"/>
      <w:bookmarkEnd w:id="980"/>
      <w:bookmarkStart w:id="981" w:name="_附表6__眼科检查个体数据"/>
      <w:bookmarkEnd w:id="981"/>
      <w:bookmarkStart w:id="982" w:name="_附表4__眼科检查个体数据"/>
      <w:bookmarkEnd w:id="982"/>
      <w:bookmarkStart w:id="983" w:name="_Ref109555984"/>
      <w:bookmarkStart w:id="984" w:name="_Toc109559534"/>
      <w:bookmarkStart w:id="985" w:name="_Toc112852549"/>
      <w:bookmarkStart w:id="986" w:name="_Toc126237470"/>
      <w:bookmarkStart w:id="987" w:name="_Toc113520737"/>
      <w:bookmarkStart w:id="988" w:name="_Toc112852731"/>
      <w:bookmarkStart w:id="989" w:name="_Toc126237418"/>
      <w:bookmarkStart w:id="990" w:name="_Toc112844563"/>
      <w:bookmarkStart w:id="991" w:name="_Toc112852219"/>
      <w:bookmarkStart w:id="992" w:name="_Toc112852130"/>
      <w:bookmarkStart w:id="993" w:name="_Toc107927552"/>
      <w:bookmarkStart w:id="994" w:name="FB6"/>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5</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眼科检查个体数据</w:t>
      </w:r>
      <w:bookmarkEnd w:id="983"/>
      <w:bookmarkEnd w:id="984"/>
      <w:bookmarkEnd w:id="985"/>
      <w:bookmarkEnd w:id="986"/>
      <w:bookmarkEnd w:id="987"/>
      <w:bookmarkEnd w:id="988"/>
      <w:bookmarkEnd w:id="989"/>
      <w:bookmarkEnd w:id="990"/>
      <w:bookmarkEnd w:id="991"/>
      <w:bookmarkEnd w:id="992"/>
      <w:bookmarkEnd w:id="993"/>
    </w:p>
    <w:bookmarkEnd w:id="994"/>
    <w:p w14:paraId="0216D39C">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40C0A6FE">
      <w:pPr>
        <w:widowControl/>
        <w:jc w:val="center"/>
        <w:rPr>
          <w:rFonts w:eastAsiaTheme="minorEastAsia"/>
          <w:b/>
          <w:bCs/>
          <w:i w:val="0"/>
          <w:iCs w:val="0"/>
          <w:color w:val="000000" w:themeColor="text1"/>
          <w:sz w:val="32"/>
          <w:szCs w:val="32"/>
          <w14:textFill>
            <w14:solidFill>
              <w14:schemeClr w14:val="tx1"/>
            </w14:solidFill>
          </w14:textFill>
        </w:rPr>
      </w:pPr>
    </w:p>
    <w:p w14:paraId="39D33545">
      <w:pPr>
        <w:widowControl/>
        <w:jc w:val="center"/>
        <w:rPr>
          <w:rFonts w:eastAsiaTheme="minorEastAsia"/>
          <w:b/>
          <w:bCs/>
          <w:i w:val="0"/>
          <w:iCs w:val="0"/>
          <w:color w:val="000000" w:themeColor="text1"/>
          <w:sz w:val="32"/>
          <w:szCs w:val="32"/>
          <w14:textFill>
            <w14:solidFill>
              <w14:schemeClr w14:val="tx1"/>
            </w14:solidFill>
          </w14:textFill>
        </w:rPr>
      </w:pPr>
    </w:p>
    <w:p w14:paraId="76AF5E1F">
      <w:pPr>
        <w:widowControl/>
        <w:jc w:val="center"/>
        <w:rPr>
          <w:rFonts w:eastAsiaTheme="minorEastAsia"/>
          <w:b/>
          <w:bCs/>
          <w:i w:val="0"/>
          <w:iCs w:val="0"/>
          <w:color w:val="000000" w:themeColor="text1"/>
          <w:sz w:val="32"/>
          <w:szCs w:val="32"/>
          <w14:textFill>
            <w14:solidFill>
              <w14:schemeClr w14:val="tx1"/>
            </w14:solidFill>
          </w14:textFill>
        </w:rPr>
      </w:pPr>
    </w:p>
    <w:p w14:paraId="40BAC518">
      <w:pPr>
        <w:widowControl/>
        <w:jc w:val="center"/>
        <w:rPr>
          <w:rFonts w:eastAsiaTheme="minorEastAsia"/>
          <w:b/>
          <w:bCs/>
          <w:i w:val="0"/>
          <w:iCs w:val="0"/>
          <w:color w:val="000000" w:themeColor="text1"/>
          <w:sz w:val="32"/>
          <w:szCs w:val="32"/>
          <w14:textFill>
            <w14:solidFill>
              <w14:schemeClr w14:val="tx1"/>
            </w14:solidFill>
          </w14:textFill>
        </w:rPr>
      </w:pPr>
    </w:p>
    <w:p w14:paraId="5828110B">
      <w:pPr>
        <w:widowControl/>
        <w:jc w:val="center"/>
        <w:rPr>
          <w:rFonts w:eastAsiaTheme="minorEastAsia"/>
          <w:b/>
          <w:bCs/>
          <w:i w:val="0"/>
          <w:iCs w:val="0"/>
          <w:color w:val="000000" w:themeColor="text1"/>
          <w:sz w:val="32"/>
          <w:szCs w:val="32"/>
          <w14:textFill>
            <w14:solidFill>
              <w14:schemeClr w14:val="tx1"/>
            </w14:solidFill>
          </w14:textFill>
        </w:rPr>
      </w:pPr>
    </w:p>
    <w:p w14:paraId="1422BF58">
      <w:pPr>
        <w:widowControl/>
        <w:jc w:val="center"/>
        <w:rPr>
          <w:rFonts w:eastAsiaTheme="minorEastAsia"/>
          <w:b/>
          <w:bCs/>
          <w:i w:val="0"/>
          <w:iCs w:val="0"/>
          <w:color w:val="000000" w:themeColor="text1"/>
          <w:sz w:val="32"/>
          <w:szCs w:val="32"/>
          <w14:textFill>
            <w14:solidFill>
              <w14:schemeClr w14:val="tx1"/>
            </w14:solidFill>
          </w14:textFill>
        </w:rPr>
      </w:pPr>
    </w:p>
    <w:p w14:paraId="14135F79">
      <w:pPr>
        <w:widowControl/>
        <w:jc w:val="center"/>
        <w:rPr>
          <w:rFonts w:eastAsiaTheme="minorEastAsia"/>
          <w:b/>
          <w:bCs/>
          <w:i w:val="0"/>
          <w:iCs w:val="0"/>
          <w:color w:val="000000" w:themeColor="text1"/>
          <w:sz w:val="32"/>
          <w:szCs w:val="32"/>
          <w14:textFill>
            <w14:solidFill>
              <w14:schemeClr w14:val="tx1"/>
            </w14:solidFill>
          </w14:textFill>
        </w:rPr>
      </w:pPr>
    </w:p>
    <w:p w14:paraId="464269E4">
      <w:pPr>
        <w:widowControl/>
        <w:jc w:val="center"/>
        <w:rPr>
          <w:rFonts w:eastAsiaTheme="minorEastAsia"/>
          <w:b/>
          <w:bCs/>
          <w:i w:val="0"/>
          <w:iCs w:val="0"/>
          <w:color w:val="000000" w:themeColor="text1"/>
          <w:sz w:val="32"/>
          <w:szCs w:val="32"/>
          <w14:textFill>
            <w14:solidFill>
              <w14:schemeClr w14:val="tx1"/>
            </w14:solidFill>
          </w14:textFill>
        </w:rPr>
      </w:pPr>
    </w:p>
    <w:p w14:paraId="7CE52DDC">
      <w:pPr>
        <w:widowControl/>
        <w:jc w:val="center"/>
        <w:rPr>
          <w:rFonts w:eastAsiaTheme="minorEastAsia"/>
          <w:b/>
          <w:bCs/>
          <w:i w:val="0"/>
          <w:iCs w:val="0"/>
          <w:color w:val="000000" w:themeColor="text1"/>
          <w:sz w:val="32"/>
          <w:szCs w:val="32"/>
          <w14:textFill>
            <w14:solidFill>
              <w14:schemeClr w14:val="tx1"/>
            </w14:solidFill>
          </w14:textFill>
        </w:rPr>
      </w:pPr>
    </w:p>
    <w:p w14:paraId="7F1D4F8C">
      <w:pPr>
        <w:widowControl/>
        <w:rPr>
          <w:rFonts w:eastAsiaTheme="minorEastAsia"/>
          <w:b/>
          <w:bCs/>
          <w:i w:val="0"/>
          <w:iCs w:val="0"/>
          <w:color w:val="000000" w:themeColor="text1"/>
          <w:sz w:val="32"/>
          <w:szCs w:val="32"/>
          <w14:textFill>
            <w14:solidFill>
              <w14:schemeClr w14:val="tx1"/>
            </w14:solidFill>
          </w14:textFill>
        </w:rPr>
      </w:pPr>
    </w:p>
    <w:p w14:paraId="2281AD2A">
      <w:pPr>
        <w:widowControl/>
        <w:jc w:val="center"/>
        <w:rPr>
          <w:rFonts w:eastAsiaTheme="minorEastAsia"/>
          <w:b/>
          <w:bCs/>
          <w:i w:val="0"/>
          <w:iCs w:val="0"/>
          <w:color w:val="000000" w:themeColor="text1"/>
          <w:sz w:val="32"/>
          <w:szCs w:val="32"/>
          <w14:textFill>
            <w14:solidFill>
              <w14:schemeClr w14:val="tx1"/>
            </w14:solidFill>
          </w14:textFill>
        </w:rPr>
      </w:pPr>
    </w:p>
    <w:p w14:paraId="63DCEF1C">
      <w:pPr>
        <w:widowControl/>
        <w:jc w:val="center"/>
        <w:rPr>
          <w:rFonts w:eastAsiaTheme="minorEastAsia"/>
          <w:b/>
          <w:bCs/>
          <w:i w:val="0"/>
          <w:iCs w:val="0"/>
          <w:color w:val="000000" w:themeColor="text1"/>
          <w:sz w:val="32"/>
          <w:szCs w:val="32"/>
          <w14:textFill>
            <w14:solidFill>
              <w14:schemeClr w14:val="tx1"/>
            </w14:solidFill>
          </w14:textFill>
        </w:rPr>
      </w:pPr>
    </w:p>
    <w:p w14:paraId="2DCDF09F">
      <w:pPr>
        <w:pStyle w:val="4"/>
        <w:rPr>
          <w:rFonts w:eastAsiaTheme="minorEastAsia"/>
          <w:i w:val="0"/>
          <w:iCs w:val="0"/>
        </w:rPr>
      </w:pPr>
      <w:bookmarkStart w:id="995" w:name="_附表5__血液学指标个体数据"/>
      <w:bookmarkEnd w:id="995"/>
      <w:bookmarkStart w:id="996" w:name="_附表7__血液学指标个体数据"/>
      <w:bookmarkEnd w:id="996"/>
      <w:bookmarkStart w:id="997" w:name="_Toc126237471"/>
      <w:bookmarkStart w:id="998" w:name="_Toc126237419"/>
      <w:bookmarkStart w:id="999" w:name="_Ref109555996"/>
      <w:bookmarkStart w:id="1000" w:name="_Toc112852131"/>
      <w:bookmarkStart w:id="1001" w:name="_Toc107927553"/>
      <w:bookmarkStart w:id="1002" w:name="_Toc112852732"/>
      <w:bookmarkStart w:id="1003" w:name="_Toc112844564"/>
      <w:bookmarkStart w:id="1004" w:name="_Toc113520738"/>
      <w:bookmarkStart w:id="1005" w:name="_Toc109559535"/>
      <w:bookmarkStart w:id="1006" w:name="_Toc112852550"/>
      <w:bookmarkStart w:id="1007" w:name="_Toc112852220"/>
      <w:bookmarkStart w:id="1008" w:name="FB7"/>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6</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血液学指标个体数据</w:t>
      </w:r>
      <w:bookmarkEnd w:id="997"/>
      <w:bookmarkEnd w:id="998"/>
      <w:bookmarkEnd w:id="999"/>
      <w:bookmarkEnd w:id="1000"/>
      <w:bookmarkEnd w:id="1001"/>
      <w:bookmarkEnd w:id="1002"/>
      <w:bookmarkEnd w:id="1003"/>
      <w:bookmarkEnd w:id="1004"/>
      <w:bookmarkEnd w:id="1005"/>
      <w:bookmarkEnd w:id="1006"/>
      <w:bookmarkEnd w:id="1007"/>
    </w:p>
    <w:bookmarkEnd w:id="1008"/>
    <w:p w14:paraId="15020DBB">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0AD572CA">
      <w:pPr>
        <w:widowControl/>
        <w:jc w:val="center"/>
        <w:rPr>
          <w:rFonts w:eastAsiaTheme="minorEastAsia"/>
          <w:b/>
          <w:bCs/>
          <w:i w:val="0"/>
          <w:iCs w:val="0"/>
          <w:color w:val="000000" w:themeColor="text1"/>
          <w:sz w:val="32"/>
          <w:szCs w:val="32"/>
          <w14:textFill>
            <w14:solidFill>
              <w14:schemeClr w14:val="tx1"/>
            </w14:solidFill>
          </w14:textFill>
        </w:rPr>
      </w:pPr>
    </w:p>
    <w:p w14:paraId="39A1572C">
      <w:pPr>
        <w:widowControl/>
        <w:jc w:val="center"/>
        <w:rPr>
          <w:rFonts w:eastAsiaTheme="minorEastAsia"/>
          <w:b/>
          <w:bCs/>
          <w:i w:val="0"/>
          <w:iCs w:val="0"/>
          <w:color w:val="000000" w:themeColor="text1"/>
          <w:sz w:val="32"/>
          <w:szCs w:val="32"/>
          <w14:textFill>
            <w14:solidFill>
              <w14:schemeClr w14:val="tx1"/>
            </w14:solidFill>
          </w14:textFill>
        </w:rPr>
      </w:pPr>
    </w:p>
    <w:p w14:paraId="7D99F7C4">
      <w:pPr>
        <w:widowControl/>
        <w:jc w:val="center"/>
        <w:rPr>
          <w:rFonts w:eastAsiaTheme="minorEastAsia"/>
          <w:b/>
          <w:bCs/>
          <w:i w:val="0"/>
          <w:iCs w:val="0"/>
          <w:color w:val="000000" w:themeColor="text1"/>
          <w:sz w:val="32"/>
          <w:szCs w:val="32"/>
          <w14:textFill>
            <w14:solidFill>
              <w14:schemeClr w14:val="tx1"/>
            </w14:solidFill>
          </w14:textFill>
        </w:rPr>
      </w:pPr>
    </w:p>
    <w:p w14:paraId="16C310AB">
      <w:pPr>
        <w:widowControl/>
        <w:jc w:val="center"/>
        <w:rPr>
          <w:rFonts w:eastAsiaTheme="minorEastAsia"/>
          <w:b/>
          <w:bCs/>
          <w:i w:val="0"/>
          <w:iCs w:val="0"/>
          <w:color w:val="000000" w:themeColor="text1"/>
          <w:sz w:val="32"/>
          <w:szCs w:val="32"/>
          <w14:textFill>
            <w14:solidFill>
              <w14:schemeClr w14:val="tx1"/>
            </w14:solidFill>
          </w14:textFill>
        </w:rPr>
      </w:pPr>
    </w:p>
    <w:p w14:paraId="54632A57">
      <w:pPr>
        <w:widowControl/>
        <w:jc w:val="center"/>
        <w:rPr>
          <w:rFonts w:eastAsiaTheme="minorEastAsia"/>
          <w:b/>
          <w:bCs/>
          <w:i w:val="0"/>
          <w:iCs w:val="0"/>
          <w:color w:val="000000" w:themeColor="text1"/>
          <w:sz w:val="32"/>
          <w:szCs w:val="32"/>
          <w14:textFill>
            <w14:solidFill>
              <w14:schemeClr w14:val="tx1"/>
            </w14:solidFill>
          </w14:textFill>
        </w:rPr>
      </w:pPr>
    </w:p>
    <w:p w14:paraId="7B5C2A9C">
      <w:pPr>
        <w:widowControl/>
        <w:jc w:val="center"/>
        <w:rPr>
          <w:rFonts w:eastAsiaTheme="minorEastAsia"/>
          <w:b/>
          <w:bCs/>
          <w:i w:val="0"/>
          <w:iCs w:val="0"/>
          <w:color w:val="000000" w:themeColor="text1"/>
          <w:sz w:val="32"/>
          <w:szCs w:val="32"/>
          <w14:textFill>
            <w14:solidFill>
              <w14:schemeClr w14:val="tx1"/>
            </w14:solidFill>
          </w14:textFill>
        </w:rPr>
      </w:pPr>
    </w:p>
    <w:p w14:paraId="19DBAF2A">
      <w:pPr>
        <w:widowControl/>
        <w:jc w:val="center"/>
        <w:rPr>
          <w:rFonts w:eastAsiaTheme="minorEastAsia"/>
          <w:b/>
          <w:bCs/>
          <w:i w:val="0"/>
          <w:iCs w:val="0"/>
          <w:color w:val="000000" w:themeColor="text1"/>
          <w:sz w:val="32"/>
          <w:szCs w:val="32"/>
          <w14:textFill>
            <w14:solidFill>
              <w14:schemeClr w14:val="tx1"/>
            </w14:solidFill>
          </w14:textFill>
        </w:rPr>
      </w:pPr>
    </w:p>
    <w:p w14:paraId="1BDBA7EA">
      <w:pPr>
        <w:widowControl/>
        <w:jc w:val="center"/>
        <w:rPr>
          <w:rFonts w:eastAsiaTheme="minorEastAsia"/>
          <w:b/>
          <w:bCs/>
          <w:i w:val="0"/>
          <w:iCs w:val="0"/>
          <w:color w:val="000000" w:themeColor="text1"/>
          <w:sz w:val="32"/>
          <w:szCs w:val="32"/>
          <w14:textFill>
            <w14:solidFill>
              <w14:schemeClr w14:val="tx1"/>
            </w14:solidFill>
          </w14:textFill>
        </w:rPr>
      </w:pPr>
    </w:p>
    <w:p w14:paraId="54C584B0">
      <w:pPr>
        <w:widowControl/>
        <w:rPr>
          <w:rFonts w:eastAsiaTheme="minorEastAsia"/>
          <w:b/>
          <w:bCs/>
          <w:i w:val="0"/>
          <w:iCs w:val="0"/>
          <w:color w:val="000000" w:themeColor="text1"/>
          <w:sz w:val="32"/>
          <w:szCs w:val="32"/>
          <w14:textFill>
            <w14:solidFill>
              <w14:schemeClr w14:val="tx1"/>
            </w14:solidFill>
          </w14:textFill>
        </w:rPr>
      </w:pPr>
    </w:p>
    <w:p w14:paraId="3880351F">
      <w:pPr>
        <w:widowControl/>
        <w:jc w:val="center"/>
        <w:rPr>
          <w:rFonts w:eastAsiaTheme="minorEastAsia"/>
          <w:b/>
          <w:bCs/>
          <w:i w:val="0"/>
          <w:iCs w:val="0"/>
          <w:color w:val="000000" w:themeColor="text1"/>
          <w:sz w:val="32"/>
          <w:szCs w:val="32"/>
          <w14:textFill>
            <w14:solidFill>
              <w14:schemeClr w14:val="tx1"/>
            </w14:solidFill>
          </w14:textFill>
        </w:rPr>
      </w:pPr>
    </w:p>
    <w:p w14:paraId="2982B04B">
      <w:pPr>
        <w:widowControl/>
        <w:jc w:val="center"/>
        <w:rPr>
          <w:rFonts w:eastAsiaTheme="minorEastAsia"/>
          <w:b/>
          <w:bCs/>
          <w:i w:val="0"/>
          <w:iCs w:val="0"/>
          <w:color w:val="000000" w:themeColor="text1"/>
          <w:sz w:val="32"/>
          <w:szCs w:val="32"/>
          <w14:textFill>
            <w14:solidFill>
              <w14:schemeClr w14:val="tx1"/>
            </w14:solidFill>
          </w14:textFill>
        </w:rPr>
      </w:pPr>
    </w:p>
    <w:p w14:paraId="15B1F268">
      <w:pPr>
        <w:widowControl/>
        <w:jc w:val="center"/>
        <w:rPr>
          <w:rFonts w:eastAsiaTheme="minorEastAsia"/>
          <w:b/>
          <w:bCs/>
          <w:i w:val="0"/>
          <w:iCs w:val="0"/>
          <w:color w:val="000000" w:themeColor="text1"/>
          <w:sz w:val="32"/>
          <w:szCs w:val="32"/>
          <w14:textFill>
            <w14:solidFill>
              <w14:schemeClr w14:val="tx1"/>
            </w14:solidFill>
          </w14:textFill>
        </w:rPr>
      </w:pPr>
    </w:p>
    <w:p w14:paraId="66AD4C5B">
      <w:pPr>
        <w:pStyle w:val="4"/>
        <w:rPr>
          <w:rFonts w:eastAsiaTheme="minorEastAsia"/>
          <w:i w:val="0"/>
          <w:iCs w:val="0"/>
        </w:rPr>
      </w:pPr>
      <w:bookmarkStart w:id="1009" w:name="_附表8__血凝指标个体数据"/>
      <w:bookmarkEnd w:id="1009"/>
      <w:bookmarkStart w:id="1010" w:name="_附表6__血凝指标个体数据"/>
      <w:bookmarkEnd w:id="1010"/>
      <w:bookmarkStart w:id="1011" w:name="_Ref109556018"/>
      <w:bookmarkStart w:id="1012" w:name="_Toc112852551"/>
      <w:bookmarkStart w:id="1013" w:name="_Toc113520739"/>
      <w:bookmarkStart w:id="1014" w:name="_Toc112852221"/>
      <w:bookmarkStart w:id="1015" w:name="_Toc126237420"/>
      <w:bookmarkStart w:id="1016" w:name="_Toc109559536"/>
      <w:bookmarkStart w:id="1017" w:name="_Toc112844565"/>
      <w:bookmarkStart w:id="1018" w:name="_Toc112852733"/>
      <w:bookmarkStart w:id="1019" w:name="_Ref109556015"/>
      <w:bookmarkStart w:id="1020" w:name="_Toc126237472"/>
      <w:bookmarkStart w:id="1021" w:name="_Toc112852132"/>
      <w:bookmarkStart w:id="1022" w:name="_Toc107927554"/>
      <w:bookmarkStart w:id="1023" w:name="FB8"/>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7</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血凝指标个体数据</w:t>
      </w:r>
      <w:bookmarkEnd w:id="1011"/>
      <w:bookmarkEnd w:id="1012"/>
      <w:bookmarkEnd w:id="1013"/>
      <w:bookmarkEnd w:id="1014"/>
      <w:bookmarkEnd w:id="1015"/>
      <w:bookmarkEnd w:id="1016"/>
      <w:bookmarkEnd w:id="1017"/>
      <w:bookmarkEnd w:id="1018"/>
      <w:bookmarkEnd w:id="1019"/>
      <w:bookmarkEnd w:id="1020"/>
      <w:bookmarkEnd w:id="1021"/>
      <w:bookmarkEnd w:id="1022"/>
    </w:p>
    <w:bookmarkEnd w:id="1023"/>
    <w:p w14:paraId="74066EC3">
      <w:pPr>
        <w:widowControl/>
        <w:jc w:val="center"/>
        <w:rPr>
          <w:rFonts w:eastAsiaTheme="minorEastAsia"/>
          <w:b/>
          <w:bCs/>
          <w:i w:val="0"/>
          <w:iCs w:val="0"/>
          <w:color w:val="000000" w:themeColor="text1"/>
          <w:sz w:val="32"/>
          <w:szCs w:val="32"/>
          <w14:textFill>
            <w14:solidFill>
              <w14:schemeClr w14:val="tx1"/>
            </w14:solidFill>
          </w14:textFill>
        </w:rPr>
      </w:pPr>
    </w:p>
    <w:p w14:paraId="35D41D6F">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257A0910">
      <w:pPr>
        <w:widowControl/>
        <w:jc w:val="center"/>
        <w:rPr>
          <w:rFonts w:eastAsiaTheme="minorEastAsia"/>
          <w:b/>
          <w:bCs/>
          <w:i w:val="0"/>
          <w:iCs w:val="0"/>
          <w:color w:val="000000" w:themeColor="text1"/>
          <w:sz w:val="32"/>
          <w:szCs w:val="32"/>
          <w14:textFill>
            <w14:solidFill>
              <w14:schemeClr w14:val="tx1"/>
            </w14:solidFill>
          </w14:textFill>
        </w:rPr>
      </w:pPr>
    </w:p>
    <w:p w14:paraId="55BA6734">
      <w:pPr>
        <w:widowControl/>
        <w:jc w:val="center"/>
        <w:rPr>
          <w:rFonts w:eastAsiaTheme="minorEastAsia"/>
          <w:b/>
          <w:bCs/>
          <w:i w:val="0"/>
          <w:iCs w:val="0"/>
          <w:color w:val="000000" w:themeColor="text1"/>
          <w:sz w:val="32"/>
          <w:szCs w:val="32"/>
          <w14:textFill>
            <w14:solidFill>
              <w14:schemeClr w14:val="tx1"/>
            </w14:solidFill>
          </w14:textFill>
        </w:rPr>
      </w:pPr>
    </w:p>
    <w:p w14:paraId="6B161F2A">
      <w:pPr>
        <w:widowControl/>
        <w:jc w:val="center"/>
        <w:rPr>
          <w:rFonts w:eastAsiaTheme="minorEastAsia"/>
          <w:b/>
          <w:bCs/>
          <w:i w:val="0"/>
          <w:iCs w:val="0"/>
          <w:color w:val="000000" w:themeColor="text1"/>
          <w:sz w:val="32"/>
          <w:szCs w:val="32"/>
          <w14:textFill>
            <w14:solidFill>
              <w14:schemeClr w14:val="tx1"/>
            </w14:solidFill>
          </w14:textFill>
        </w:rPr>
      </w:pPr>
    </w:p>
    <w:p w14:paraId="4AB66FF7">
      <w:pPr>
        <w:widowControl/>
        <w:jc w:val="center"/>
        <w:rPr>
          <w:rFonts w:eastAsiaTheme="minorEastAsia"/>
          <w:b/>
          <w:bCs/>
          <w:i w:val="0"/>
          <w:iCs w:val="0"/>
          <w:color w:val="000000" w:themeColor="text1"/>
          <w:sz w:val="32"/>
          <w:szCs w:val="32"/>
          <w14:textFill>
            <w14:solidFill>
              <w14:schemeClr w14:val="tx1"/>
            </w14:solidFill>
          </w14:textFill>
        </w:rPr>
      </w:pPr>
    </w:p>
    <w:p w14:paraId="53F22B2C">
      <w:pPr>
        <w:widowControl/>
        <w:jc w:val="center"/>
        <w:rPr>
          <w:rFonts w:eastAsiaTheme="minorEastAsia"/>
          <w:b/>
          <w:bCs/>
          <w:i w:val="0"/>
          <w:iCs w:val="0"/>
          <w:color w:val="000000" w:themeColor="text1"/>
          <w:sz w:val="32"/>
          <w:szCs w:val="32"/>
          <w14:textFill>
            <w14:solidFill>
              <w14:schemeClr w14:val="tx1"/>
            </w14:solidFill>
          </w14:textFill>
        </w:rPr>
      </w:pPr>
    </w:p>
    <w:p w14:paraId="0C6F2C07">
      <w:pPr>
        <w:widowControl/>
        <w:jc w:val="center"/>
        <w:rPr>
          <w:rFonts w:eastAsiaTheme="minorEastAsia"/>
          <w:b/>
          <w:bCs/>
          <w:i w:val="0"/>
          <w:iCs w:val="0"/>
          <w:color w:val="000000" w:themeColor="text1"/>
          <w:sz w:val="32"/>
          <w:szCs w:val="32"/>
          <w14:textFill>
            <w14:solidFill>
              <w14:schemeClr w14:val="tx1"/>
            </w14:solidFill>
          </w14:textFill>
        </w:rPr>
      </w:pPr>
    </w:p>
    <w:p w14:paraId="1FF8B162">
      <w:pPr>
        <w:widowControl/>
        <w:jc w:val="center"/>
        <w:rPr>
          <w:rFonts w:eastAsiaTheme="minorEastAsia"/>
          <w:b/>
          <w:bCs/>
          <w:i w:val="0"/>
          <w:iCs w:val="0"/>
          <w:color w:val="000000" w:themeColor="text1"/>
          <w:sz w:val="32"/>
          <w:szCs w:val="32"/>
          <w14:textFill>
            <w14:solidFill>
              <w14:schemeClr w14:val="tx1"/>
            </w14:solidFill>
          </w14:textFill>
        </w:rPr>
      </w:pPr>
    </w:p>
    <w:p w14:paraId="22B9AFDB">
      <w:pPr>
        <w:widowControl/>
        <w:jc w:val="center"/>
        <w:rPr>
          <w:rFonts w:eastAsiaTheme="minorEastAsia"/>
          <w:b/>
          <w:bCs/>
          <w:i w:val="0"/>
          <w:iCs w:val="0"/>
          <w:color w:val="000000" w:themeColor="text1"/>
          <w:sz w:val="32"/>
          <w:szCs w:val="32"/>
          <w14:textFill>
            <w14:solidFill>
              <w14:schemeClr w14:val="tx1"/>
            </w14:solidFill>
          </w14:textFill>
        </w:rPr>
      </w:pPr>
    </w:p>
    <w:p w14:paraId="489C2153">
      <w:pPr>
        <w:widowControl/>
        <w:jc w:val="center"/>
        <w:rPr>
          <w:rFonts w:eastAsiaTheme="minorEastAsia"/>
          <w:b/>
          <w:bCs/>
          <w:i w:val="0"/>
          <w:iCs w:val="0"/>
          <w:color w:val="000000" w:themeColor="text1"/>
          <w:sz w:val="32"/>
          <w:szCs w:val="32"/>
          <w14:textFill>
            <w14:solidFill>
              <w14:schemeClr w14:val="tx1"/>
            </w14:solidFill>
          </w14:textFill>
        </w:rPr>
      </w:pPr>
    </w:p>
    <w:p w14:paraId="28B752E8">
      <w:pPr>
        <w:widowControl/>
        <w:jc w:val="center"/>
        <w:rPr>
          <w:rFonts w:eastAsiaTheme="minorEastAsia"/>
          <w:b/>
          <w:bCs/>
          <w:i w:val="0"/>
          <w:iCs w:val="0"/>
          <w:color w:val="000000" w:themeColor="text1"/>
          <w:sz w:val="32"/>
          <w:szCs w:val="32"/>
          <w14:textFill>
            <w14:solidFill>
              <w14:schemeClr w14:val="tx1"/>
            </w14:solidFill>
          </w14:textFill>
        </w:rPr>
      </w:pPr>
    </w:p>
    <w:p w14:paraId="1BF45B63">
      <w:pPr>
        <w:widowControl/>
        <w:jc w:val="center"/>
        <w:rPr>
          <w:rFonts w:eastAsiaTheme="minorEastAsia"/>
          <w:b/>
          <w:bCs/>
          <w:i w:val="0"/>
          <w:iCs w:val="0"/>
          <w:color w:val="000000" w:themeColor="text1"/>
          <w:sz w:val="32"/>
          <w:szCs w:val="32"/>
          <w14:textFill>
            <w14:solidFill>
              <w14:schemeClr w14:val="tx1"/>
            </w14:solidFill>
          </w14:textFill>
        </w:rPr>
      </w:pPr>
    </w:p>
    <w:p w14:paraId="086294EC">
      <w:pPr>
        <w:widowControl/>
        <w:jc w:val="center"/>
        <w:rPr>
          <w:rFonts w:eastAsiaTheme="minorEastAsia"/>
          <w:b/>
          <w:bCs/>
          <w:i w:val="0"/>
          <w:iCs w:val="0"/>
          <w:color w:val="000000" w:themeColor="text1"/>
          <w:sz w:val="32"/>
          <w:szCs w:val="32"/>
          <w14:textFill>
            <w14:solidFill>
              <w14:schemeClr w14:val="tx1"/>
            </w14:solidFill>
          </w14:textFill>
        </w:rPr>
      </w:pPr>
    </w:p>
    <w:p w14:paraId="48F7DECD">
      <w:pPr>
        <w:pStyle w:val="4"/>
        <w:rPr>
          <w:rFonts w:eastAsiaTheme="minorEastAsia"/>
          <w:i w:val="0"/>
          <w:iCs w:val="0"/>
        </w:rPr>
      </w:pPr>
      <w:bookmarkStart w:id="1024" w:name="_附表10__血液生化学指标个体数据"/>
      <w:bookmarkEnd w:id="1024"/>
      <w:bookmarkStart w:id="1025" w:name="_附表9__急性反应期指标（FIB）个体数据"/>
      <w:bookmarkEnd w:id="1025"/>
      <w:bookmarkStart w:id="1026" w:name="_附表7__血液生化学指标个体数据"/>
      <w:bookmarkEnd w:id="1026"/>
      <w:bookmarkStart w:id="1027" w:name="_Toc113520740"/>
      <w:bookmarkStart w:id="1028" w:name="_Toc109559537"/>
      <w:bookmarkStart w:id="1029" w:name="_Toc112852734"/>
      <w:bookmarkStart w:id="1030" w:name="_Toc107927555"/>
      <w:bookmarkStart w:id="1031" w:name="_Toc112852552"/>
      <w:bookmarkStart w:id="1032" w:name="_Toc112844566"/>
      <w:bookmarkStart w:id="1033" w:name="_Toc126237421"/>
      <w:bookmarkStart w:id="1034" w:name="_Ref109556095"/>
      <w:bookmarkStart w:id="1035" w:name="_Toc112852133"/>
      <w:bookmarkStart w:id="1036" w:name="_Toc112852222"/>
      <w:bookmarkStart w:id="1037" w:name="_Toc126237473"/>
      <w:bookmarkStart w:id="1038" w:name="FB10"/>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8</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血液生化指标个体数据</w:t>
      </w:r>
      <w:bookmarkEnd w:id="1027"/>
      <w:bookmarkEnd w:id="1028"/>
      <w:bookmarkEnd w:id="1029"/>
      <w:bookmarkEnd w:id="1030"/>
      <w:bookmarkEnd w:id="1031"/>
      <w:bookmarkEnd w:id="1032"/>
      <w:bookmarkEnd w:id="1033"/>
      <w:bookmarkEnd w:id="1034"/>
      <w:bookmarkEnd w:id="1035"/>
      <w:bookmarkEnd w:id="1036"/>
      <w:bookmarkEnd w:id="1037"/>
    </w:p>
    <w:bookmarkEnd w:id="1038"/>
    <w:p w14:paraId="7B71C865">
      <w:pPr>
        <w:widowControl/>
        <w:spacing w:line="240" w:lineRule="auto"/>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5721BCE2">
      <w:pPr>
        <w:rPr>
          <w:rFonts w:eastAsiaTheme="minorEastAsia"/>
          <w:i w:val="0"/>
          <w:iCs w:val="0"/>
        </w:rPr>
      </w:pPr>
      <w:bookmarkStart w:id="1039" w:name="_Toc107927556"/>
      <w:bookmarkStart w:id="1040" w:name="FB12"/>
    </w:p>
    <w:p w14:paraId="4457FD0C">
      <w:pPr>
        <w:rPr>
          <w:rFonts w:eastAsiaTheme="minorEastAsia"/>
          <w:i w:val="0"/>
          <w:iCs w:val="0"/>
        </w:rPr>
      </w:pPr>
    </w:p>
    <w:p w14:paraId="7E93921E">
      <w:pPr>
        <w:rPr>
          <w:rFonts w:eastAsiaTheme="minorEastAsia"/>
          <w:i w:val="0"/>
          <w:iCs w:val="0"/>
        </w:rPr>
      </w:pPr>
    </w:p>
    <w:p w14:paraId="7E598427">
      <w:pPr>
        <w:rPr>
          <w:rFonts w:eastAsiaTheme="minorEastAsia"/>
          <w:i w:val="0"/>
          <w:iCs w:val="0"/>
        </w:rPr>
      </w:pPr>
    </w:p>
    <w:p w14:paraId="4B2FC4BA">
      <w:pPr>
        <w:rPr>
          <w:rFonts w:eastAsiaTheme="minorEastAsia"/>
          <w:i w:val="0"/>
          <w:iCs w:val="0"/>
        </w:rPr>
      </w:pPr>
    </w:p>
    <w:p w14:paraId="029AF774">
      <w:pPr>
        <w:rPr>
          <w:rFonts w:eastAsiaTheme="minorEastAsia"/>
          <w:i w:val="0"/>
          <w:iCs w:val="0"/>
        </w:rPr>
      </w:pPr>
    </w:p>
    <w:p w14:paraId="0E13D57D">
      <w:pPr>
        <w:rPr>
          <w:rFonts w:eastAsiaTheme="minorEastAsia"/>
          <w:i w:val="0"/>
          <w:iCs w:val="0"/>
        </w:rPr>
      </w:pPr>
    </w:p>
    <w:p w14:paraId="29F1E6AB">
      <w:pPr>
        <w:rPr>
          <w:rFonts w:eastAsiaTheme="minorEastAsia"/>
          <w:i w:val="0"/>
          <w:iCs w:val="0"/>
        </w:rPr>
      </w:pPr>
    </w:p>
    <w:p w14:paraId="402AF8D3">
      <w:pPr>
        <w:rPr>
          <w:rFonts w:eastAsiaTheme="minorEastAsia"/>
          <w:i w:val="0"/>
          <w:iCs w:val="0"/>
        </w:rPr>
      </w:pPr>
    </w:p>
    <w:p w14:paraId="4B98942A">
      <w:pPr>
        <w:rPr>
          <w:rFonts w:eastAsiaTheme="minorEastAsia"/>
          <w:i w:val="0"/>
          <w:iCs w:val="0"/>
        </w:rPr>
      </w:pPr>
    </w:p>
    <w:p w14:paraId="3778DD1C">
      <w:pPr>
        <w:rPr>
          <w:rFonts w:eastAsiaTheme="minorEastAsia"/>
          <w:i w:val="0"/>
          <w:iCs w:val="0"/>
        </w:rPr>
      </w:pPr>
    </w:p>
    <w:p w14:paraId="32C74A72">
      <w:pPr>
        <w:rPr>
          <w:rFonts w:eastAsiaTheme="minorEastAsia"/>
          <w:i w:val="0"/>
          <w:iCs w:val="0"/>
        </w:rPr>
      </w:pPr>
    </w:p>
    <w:p w14:paraId="227FD800">
      <w:pPr>
        <w:rPr>
          <w:rFonts w:eastAsiaTheme="minorEastAsia"/>
          <w:i w:val="0"/>
          <w:iCs w:val="0"/>
        </w:rPr>
      </w:pPr>
    </w:p>
    <w:p w14:paraId="1D8E30A6">
      <w:pPr>
        <w:rPr>
          <w:rFonts w:eastAsiaTheme="minorEastAsia"/>
          <w:i w:val="0"/>
          <w:iCs w:val="0"/>
        </w:rPr>
      </w:pPr>
    </w:p>
    <w:p w14:paraId="72ED1011">
      <w:pPr>
        <w:rPr>
          <w:rFonts w:eastAsiaTheme="minorEastAsia"/>
          <w:i w:val="0"/>
          <w:iCs w:val="0"/>
        </w:rPr>
      </w:pPr>
    </w:p>
    <w:p w14:paraId="0B8E4C1F">
      <w:pPr>
        <w:rPr>
          <w:rFonts w:eastAsiaTheme="minorEastAsia"/>
          <w:i w:val="0"/>
          <w:iCs w:val="0"/>
        </w:rPr>
      </w:pPr>
    </w:p>
    <w:p w14:paraId="5A83AF80">
      <w:pPr>
        <w:pStyle w:val="4"/>
        <w:widowControl/>
        <w:rPr>
          <w:rFonts w:hint="eastAsia" w:eastAsiaTheme="minorEastAsia"/>
          <w:i w:val="0"/>
          <w:iCs w:val="0"/>
        </w:rPr>
        <w:sectPr>
          <w:headerReference r:id="rId6" w:type="first"/>
          <w:footerReference r:id="rId8" w:type="first"/>
          <w:headerReference r:id="rId5" w:type="default"/>
          <w:footerReference r:id="rId7" w:type="default"/>
          <w:pgSz w:w="11906" w:h="16838"/>
          <w:pgMar w:top="1134" w:right="1134" w:bottom="1134" w:left="1134" w:header="680" w:footer="680" w:gutter="567"/>
          <w:cols w:space="425" w:num="1"/>
          <w:titlePg/>
          <w:docGrid w:linePitch="312" w:charSpace="0"/>
        </w:sectPr>
      </w:pPr>
      <w:bookmarkStart w:id="1041" w:name="_Toc126237422"/>
      <w:bookmarkStart w:id="1042" w:name="_Toc126237474"/>
      <w:bookmarkStart w:id="1043" w:name="_Toc112852134"/>
      <w:bookmarkStart w:id="1044" w:name="_Toc112852735"/>
      <w:bookmarkStart w:id="1045" w:name="_Toc109559538"/>
      <w:bookmarkStart w:id="1046" w:name="_Toc112852223"/>
      <w:bookmarkStart w:id="1047" w:name="_Ref109555644"/>
      <w:bookmarkStart w:id="1048" w:name="_Toc112844567"/>
      <w:bookmarkStart w:id="1049" w:name="_Toc113520741"/>
      <w:bookmarkStart w:id="1050" w:name="_Toc112852553"/>
      <w:r>
        <w:rPr>
          <w:rFonts w:hint="eastAsia" w:eastAsiaTheme="minorEastAsia"/>
          <w:i w:val="0"/>
          <w:iCs w:val="0"/>
        </w:rPr>
        <w:t>附录</w:t>
      </w:r>
      <w:r>
        <w:rPr>
          <w:rFonts w:eastAsiaTheme="minorEastAsia"/>
          <w:b w:val="0"/>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b w:val="0"/>
          <w:i w:val="0"/>
          <w:iCs w:val="0"/>
        </w:rPr>
        <w:fldChar w:fldCharType="separate"/>
      </w:r>
      <w:r>
        <w:rPr>
          <w:rFonts w:eastAsiaTheme="minorEastAsia"/>
          <w:i w:val="0"/>
          <w:iCs w:val="0"/>
        </w:rPr>
        <w:t>9</w:t>
      </w:r>
      <w:r>
        <w:rPr>
          <w:rFonts w:eastAsiaTheme="minorEastAsia"/>
          <w:b w:val="0"/>
          <w:i w:val="0"/>
          <w:iCs w:val="0"/>
        </w:rPr>
        <w:fldChar w:fldCharType="end"/>
      </w:r>
      <w:r>
        <w:rPr>
          <w:rFonts w:eastAsiaTheme="minorEastAsia"/>
          <w:i w:val="0"/>
          <w:iCs w:val="0"/>
        </w:rPr>
        <w:t xml:space="preserve"> </w:t>
      </w:r>
      <w:r>
        <w:rPr>
          <w:rFonts w:hint="eastAsia" w:eastAsiaTheme="minorEastAsia"/>
          <w:i w:val="0"/>
          <w:iCs w:val="0"/>
        </w:rPr>
        <w:t>尿液</w:t>
      </w:r>
      <w:r>
        <w:rPr>
          <w:rFonts w:hint="eastAsia" w:eastAsiaTheme="minorEastAsia"/>
          <w:i w:val="0"/>
          <w:iCs w:val="0"/>
          <w:lang w:val="en-US" w:eastAsia="zh-CN"/>
        </w:rPr>
        <w:t>定量</w:t>
      </w:r>
      <w:r>
        <w:rPr>
          <w:rFonts w:hint="eastAsia" w:eastAsiaTheme="minorEastAsia"/>
          <w:i w:val="0"/>
          <w:iCs w:val="0"/>
        </w:rPr>
        <w:t>指标个体数据</w:t>
      </w:r>
      <w:bookmarkEnd w:id="1039"/>
      <w:bookmarkEnd w:id="1040"/>
      <w:bookmarkEnd w:id="1041"/>
      <w:bookmarkEnd w:id="1042"/>
      <w:bookmarkEnd w:id="1043"/>
      <w:bookmarkEnd w:id="1044"/>
      <w:bookmarkEnd w:id="1045"/>
      <w:bookmarkEnd w:id="1046"/>
      <w:bookmarkEnd w:id="1047"/>
      <w:bookmarkEnd w:id="1048"/>
      <w:bookmarkEnd w:id="1049"/>
      <w:bookmarkEnd w:id="1050"/>
    </w:p>
    <w:p w14:paraId="7339DF9B">
      <w:pPr>
        <w:rPr>
          <w:i w:val="0"/>
          <w:iCs w:val="0"/>
        </w:rPr>
      </w:pPr>
    </w:p>
    <w:p w14:paraId="6A0ADF66">
      <w:pPr>
        <w:bidi w:val="0"/>
        <w:rPr>
          <w:rFonts w:ascii="Times New Roman" w:hAnsi="Times New Roman" w:eastAsia="宋体" w:cs="Times New Roman"/>
          <w:i w:val="0"/>
          <w:iCs w:val="0"/>
          <w:kern w:val="2"/>
          <w:sz w:val="24"/>
          <w:lang w:val="en-US" w:eastAsia="zh-CN" w:bidi="ar-SA"/>
        </w:rPr>
      </w:pPr>
    </w:p>
    <w:p w14:paraId="441A55C3">
      <w:pPr>
        <w:bidi w:val="0"/>
        <w:rPr>
          <w:i w:val="0"/>
          <w:iCs w:val="0"/>
          <w:lang w:val="en-US" w:eastAsia="zh-CN"/>
        </w:rPr>
      </w:pPr>
    </w:p>
    <w:p w14:paraId="60B8AF7A">
      <w:pPr>
        <w:bidi w:val="0"/>
        <w:rPr>
          <w:i w:val="0"/>
          <w:iCs w:val="0"/>
          <w:lang w:val="en-US" w:eastAsia="zh-CN"/>
        </w:rPr>
      </w:pPr>
    </w:p>
    <w:p w14:paraId="786139A6">
      <w:pPr>
        <w:bidi w:val="0"/>
        <w:rPr>
          <w:i w:val="0"/>
          <w:iCs w:val="0"/>
          <w:lang w:val="en-US" w:eastAsia="zh-CN"/>
        </w:rPr>
      </w:pPr>
    </w:p>
    <w:p w14:paraId="6CEE5288">
      <w:pPr>
        <w:bidi w:val="0"/>
        <w:rPr>
          <w:i w:val="0"/>
          <w:iCs w:val="0"/>
          <w:lang w:val="en-US" w:eastAsia="zh-CN"/>
        </w:rPr>
      </w:pPr>
    </w:p>
    <w:p w14:paraId="197CDD81">
      <w:pPr>
        <w:bidi w:val="0"/>
        <w:rPr>
          <w:i w:val="0"/>
          <w:iCs w:val="0"/>
          <w:lang w:val="en-US" w:eastAsia="zh-CN"/>
        </w:rPr>
      </w:pPr>
    </w:p>
    <w:p w14:paraId="2CE79DB6">
      <w:pPr>
        <w:bidi w:val="0"/>
        <w:rPr>
          <w:i w:val="0"/>
          <w:iCs w:val="0"/>
          <w:lang w:val="en-US" w:eastAsia="zh-CN"/>
        </w:rPr>
      </w:pPr>
    </w:p>
    <w:p w14:paraId="2AAD3CE3">
      <w:pPr>
        <w:bidi w:val="0"/>
        <w:rPr>
          <w:i w:val="0"/>
          <w:iCs w:val="0"/>
          <w:lang w:val="en-US" w:eastAsia="zh-CN"/>
        </w:rPr>
      </w:pPr>
    </w:p>
    <w:p w14:paraId="2EA7E555">
      <w:pPr>
        <w:bidi w:val="0"/>
        <w:rPr>
          <w:i w:val="0"/>
          <w:iCs w:val="0"/>
          <w:lang w:val="en-US" w:eastAsia="zh-CN"/>
        </w:rPr>
      </w:pPr>
    </w:p>
    <w:p w14:paraId="63A3DDF1">
      <w:pPr>
        <w:bidi w:val="0"/>
        <w:rPr>
          <w:i w:val="0"/>
          <w:iCs w:val="0"/>
          <w:lang w:val="en-US" w:eastAsia="zh-CN"/>
        </w:rPr>
      </w:pPr>
    </w:p>
    <w:p w14:paraId="75D42B17">
      <w:pPr>
        <w:bidi w:val="0"/>
        <w:rPr>
          <w:i w:val="0"/>
          <w:iCs w:val="0"/>
          <w:lang w:val="en-US" w:eastAsia="zh-CN"/>
        </w:rPr>
      </w:pPr>
    </w:p>
    <w:p w14:paraId="07427764">
      <w:pPr>
        <w:bidi w:val="0"/>
        <w:rPr>
          <w:i w:val="0"/>
          <w:iCs w:val="0"/>
          <w:lang w:val="en-US" w:eastAsia="zh-CN"/>
        </w:rPr>
      </w:pPr>
    </w:p>
    <w:p w14:paraId="1C13A5E9">
      <w:pPr>
        <w:bidi w:val="0"/>
        <w:rPr>
          <w:i w:val="0"/>
          <w:iCs w:val="0"/>
          <w:lang w:val="en-US" w:eastAsia="zh-CN"/>
        </w:rPr>
      </w:pPr>
    </w:p>
    <w:p w14:paraId="531F00D5">
      <w:pPr>
        <w:bidi w:val="0"/>
        <w:rPr>
          <w:i w:val="0"/>
          <w:iCs w:val="0"/>
          <w:lang w:val="en-US" w:eastAsia="zh-CN"/>
        </w:rPr>
      </w:pPr>
    </w:p>
    <w:p w14:paraId="68F3FC9A">
      <w:pPr>
        <w:bidi w:val="0"/>
        <w:rPr>
          <w:i w:val="0"/>
          <w:iCs w:val="0"/>
          <w:lang w:val="en-US" w:eastAsia="zh-CN"/>
        </w:rPr>
      </w:pPr>
    </w:p>
    <w:p w14:paraId="730A1A03">
      <w:pPr>
        <w:bidi w:val="0"/>
        <w:rPr>
          <w:i w:val="0"/>
          <w:iCs w:val="0"/>
          <w:lang w:val="en-US" w:eastAsia="zh-CN"/>
        </w:rPr>
      </w:pPr>
    </w:p>
    <w:p w14:paraId="5BB23295">
      <w:pPr>
        <w:pStyle w:val="4"/>
        <w:widowControl/>
        <w:rPr>
          <w:rFonts w:eastAsiaTheme="minorEastAsia"/>
          <w:i w:val="0"/>
          <w:iCs w:val="0"/>
        </w:rPr>
      </w:pPr>
      <w:r>
        <w:rPr>
          <w:rFonts w:hint="eastAsia" w:eastAsiaTheme="minorEastAsia"/>
          <w:i w:val="0"/>
          <w:iCs w:val="0"/>
        </w:rPr>
        <w:t>附录</w:t>
      </w:r>
      <w:r>
        <w:rPr>
          <w:rFonts w:eastAsiaTheme="minorEastAsia"/>
          <w:b w:val="0"/>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b w:val="0"/>
          <w:i w:val="0"/>
          <w:iCs w:val="0"/>
        </w:rPr>
        <w:fldChar w:fldCharType="separate"/>
      </w:r>
      <w:r>
        <w:rPr>
          <w:rFonts w:eastAsiaTheme="minorEastAsia"/>
          <w:i w:val="0"/>
          <w:iCs w:val="0"/>
        </w:rPr>
        <w:t>10</w:t>
      </w:r>
      <w:r>
        <w:rPr>
          <w:rFonts w:eastAsiaTheme="minorEastAsia"/>
          <w:b w:val="0"/>
          <w:i w:val="0"/>
          <w:iCs w:val="0"/>
        </w:rPr>
        <w:fldChar w:fldCharType="end"/>
      </w:r>
      <w:r>
        <w:rPr>
          <w:rFonts w:eastAsiaTheme="minorEastAsia"/>
          <w:i w:val="0"/>
          <w:iCs w:val="0"/>
        </w:rPr>
        <w:t xml:space="preserve"> </w:t>
      </w:r>
      <w:r>
        <w:rPr>
          <w:rFonts w:hint="eastAsia" w:eastAsiaTheme="minorEastAsia"/>
          <w:i w:val="0"/>
          <w:iCs w:val="0"/>
        </w:rPr>
        <w:t>尿液</w:t>
      </w:r>
      <w:r>
        <w:rPr>
          <w:rFonts w:hint="eastAsia" w:eastAsiaTheme="minorEastAsia"/>
          <w:i w:val="0"/>
          <w:iCs w:val="0"/>
          <w:lang w:val="en-US" w:eastAsia="zh-CN"/>
        </w:rPr>
        <w:t>定性</w:t>
      </w:r>
      <w:r>
        <w:rPr>
          <w:rFonts w:hint="eastAsia" w:eastAsiaTheme="minorEastAsia"/>
          <w:i w:val="0"/>
          <w:iCs w:val="0"/>
        </w:rPr>
        <w:t>指标个体数据</w:t>
      </w:r>
    </w:p>
    <w:p w14:paraId="6B1755B7">
      <w:pPr>
        <w:tabs>
          <w:tab w:val="center" w:pos="4535"/>
        </w:tabs>
        <w:bidi w:val="0"/>
        <w:jc w:val="left"/>
        <w:rPr>
          <w:i w:val="0"/>
          <w:iCs w:val="0"/>
          <w:lang w:val="en-US" w:eastAsia="zh-CN"/>
        </w:rPr>
        <w:sectPr>
          <w:pgSz w:w="11906" w:h="16838"/>
          <w:pgMar w:top="1134" w:right="1134" w:bottom="1134" w:left="1134" w:header="680" w:footer="680" w:gutter="567"/>
          <w:cols w:space="425" w:num="1"/>
          <w:titlePg/>
          <w:docGrid w:linePitch="312" w:charSpace="0"/>
        </w:sectPr>
      </w:pPr>
    </w:p>
    <w:p w14:paraId="55017C84">
      <w:pPr>
        <w:rPr>
          <w:i w:val="0"/>
          <w:iCs w:val="0"/>
        </w:rPr>
      </w:pPr>
    </w:p>
    <w:p w14:paraId="08F0A96E">
      <w:pPr>
        <w:widowControl/>
        <w:spacing w:line="240" w:lineRule="auto"/>
        <w:jc w:val="left"/>
        <w:rPr>
          <w:rFonts w:eastAsiaTheme="minorEastAsia"/>
          <w:b/>
          <w:bCs/>
          <w:i w:val="0"/>
          <w:iCs w:val="0"/>
          <w:color w:val="000000" w:themeColor="text1"/>
          <w:sz w:val="32"/>
          <w:szCs w:val="32"/>
          <w14:textFill>
            <w14:solidFill>
              <w14:schemeClr w14:val="tx1"/>
            </w14:solidFill>
          </w14:textFill>
        </w:rPr>
      </w:pPr>
    </w:p>
    <w:p w14:paraId="13A091F8">
      <w:pPr>
        <w:widowControl/>
        <w:jc w:val="center"/>
        <w:rPr>
          <w:rFonts w:eastAsiaTheme="minorEastAsia"/>
          <w:b/>
          <w:bCs/>
          <w:i w:val="0"/>
          <w:iCs w:val="0"/>
          <w:color w:val="000000" w:themeColor="text1"/>
          <w:sz w:val="32"/>
          <w:szCs w:val="32"/>
          <w14:textFill>
            <w14:solidFill>
              <w14:schemeClr w14:val="tx1"/>
            </w14:solidFill>
          </w14:textFill>
        </w:rPr>
      </w:pPr>
    </w:p>
    <w:p w14:paraId="120C82A1">
      <w:pPr>
        <w:widowControl/>
        <w:jc w:val="center"/>
        <w:rPr>
          <w:rFonts w:eastAsiaTheme="minorEastAsia"/>
          <w:b/>
          <w:bCs/>
          <w:i w:val="0"/>
          <w:iCs w:val="0"/>
          <w:color w:val="000000" w:themeColor="text1"/>
          <w:sz w:val="32"/>
          <w:szCs w:val="32"/>
          <w14:textFill>
            <w14:solidFill>
              <w14:schemeClr w14:val="tx1"/>
            </w14:solidFill>
          </w14:textFill>
        </w:rPr>
      </w:pPr>
    </w:p>
    <w:p w14:paraId="04FC226C">
      <w:pPr>
        <w:widowControl/>
        <w:jc w:val="center"/>
        <w:rPr>
          <w:rFonts w:eastAsiaTheme="minorEastAsia"/>
          <w:b/>
          <w:bCs/>
          <w:i w:val="0"/>
          <w:iCs w:val="0"/>
          <w:color w:val="000000" w:themeColor="text1"/>
          <w:sz w:val="32"/>
          <w:szCs w:val="32"/>
          <w14:textFill>
            <w14:solidFill>
              <w14:schemeClr w14:val="tx1"/>
            </w14:solidFill>
          </w14:textFill>
        </w:rPr>
      </w:pPr>
    </w:p>
    <w:p w14:paraId="57C14B18">
      <w:pPr>
        <w:widowControl/>
        <w:jc w:val="center"/>
        <w:rPr>
          <w:rFonts w:eastAsiaTheme="minorEastAsia"/>
          <w:b/>
          <w:bCs/>
          <w:i w:val="0"/>
          <w:iCs w:val="0"/>
          <w:color w:val="000000" w:themeColor="text1"/>
          <w:sz w:val="32"/>
          <w:szCs w:val="32"/>
          <w14:textFill>
            <w14:solidFill>
              <w14:schemeClr w14:val="tx1"/>
            </w14:solidFill>
          </w14:textFill>
        </w:rPr>
      </w:pPr>
    </w:p>
    <w:p w14:paraId="2D6ACAF6">
      <w:pPr>
        <w:widowControl/>
        <w:jc w:val="center"/>
        <w:rPr>
          <w:rFonts w:eastAsiaTheme="minorEastAsia"/>
          <w:b/>
          <w:bCs/>
          <w:i w:val="0"/>
          <w:iCs w:val="0"/>
          <w:color w:val="000000" w:themeColor="text1"/>
          <w:sz w:val="32"/>
          <w:szCs w:val="32"/>
          <w14:textFill>
            <w14:solidFill>
              <w14:schemeClr w14:val="tx1"/>
            </w14:solidFill>
          </w14:textFill>
        </w:rPr>
      </w:pPr>
    </w:p>
    <w:p w14:paraId="74F900C7">
      <w:pPr>
        <w:widowControl/>
        <w:jc w:val="center"/>
        <w:rPr>
          <w:rFonts w:eastAsiaTheme="minorEastAsia"/>
          <w:b/>
          <w:bCs/>
          <w:i w:val="0"/>
          <w:iCs w:val="0"/>
          <w:color w:val="000000" w:themeColor="text1"/>
          <w:sz w:val="32"/>
          <w:szCs w:val="32"/>
          <w14:textFill>
            <w14:solidFill>
              <w14:schemeClr w14:val="tx1"/>
            </w14:solidFill>
          </w14:textFill>
        </w:rPr>
      </w:pPr>
    </w:p>
    <w:p w14:paraId="0F9FC217">
      <w:pPr>
        <w:widowControl/>
        <w:jc w:val="center"/>
        <w:rPr>
          <w:rFonts w:eastAsiaTheme="minorEastAsia"/>
          <w:b/>
          <w:bCs/>
          <w:i w:val="0"/>
          <w:iCs w:val="0"/>
          <w:color w:val="000000" w:themeColor="text1"/>
          <w:sz w:val="32"/>
          <w:szCs w:val="32"/>
          <w14:textFill>
            <w14:solidFill>
              <w14:schemeClr w14:val="tx1"/>
            </w14:solidFill>
          </w14:textFill>
        </w:rPr>
      </w:pPr>
    </w:p>
    <w:p w14:paraId="7EE5A021">
      <w:pPr>
        <w:widowControl/>
        <w:jc w:val="center"/>
        <w:rPr>
          <w:rFonts w:eastAsiaTheme="minorEastAsia"/>
          <w:b/>
          <w:bCs/>
          <w:i w:val="0"/>
          <w:iCs w:val="0"/>
          <w:color w:val="000000" w:themeColor="text1"/>
          <w:sz w:val="32"/>
          <w:szCs w:val="32"/>
          <w14:textFill>
            <w14:solidFill>
              <w14:schemeClr w14:val="tx1"/>
            </w14:solidFill>
          </w14:textFill>
        </w:rPr>
      </w:pPr>
    </w:p>
    <w:p w14:paraId="4A3CFF88">
      <w:pPr>
        <w:widowControl/>
        <w:jc w:val="center"/>
        <w:rPr>
          <w:rFonts w:eastAsiaTheme="minorEastAsia"/>
          <w:b/>
          <w:bCs/>
          <w:i w:val="0"/>
          <w:iCs w:val="0"/>
          <w:color w:val="000000" w:themeColor="text1"/>
          <w:sz w:val="32"/>
          <w:szCs w:val="32"/>
          <w14:textFill>
            <w14:solidFill>
              <w14:schemeClr w14:val="tx1"/>
            </w14:solidFill>
          </w14:textFill>
        </w:rPr>
      </w:pPr>
    </w:p>
    <w:p w14:paraId="2123F3D4">
      <w:pPr>
        <w:widowControl/>
        <w:jc w:val="center"/>
        <w:rPr>
          <w:rFonts w:eastAsiaTheme="minorEastAsia"/>
          <w:b/>
          <w:bCs/>
          <w:i w:val="0"/>
          <w:iCs w:val="0"/>
          <w:color w:val="000000" w:themeColor="text1"/>
          <w:sz w:val="32"/>
          <w:szCs w:val="32"/>
          <w14:textFill>
            <w14:solidFill>
              <w14:schemeClr w14:val="tx1"/>
            </w14:solidFill>
          </w14:textFill>
        </w:rPr>
      </w:pPr>
    </w:p>
    <w:p w14:paraId="7B4DC34F">
      <w:pPr>
        <w:widowControl/>
        <w:jc w:val="center"/>
        <w:rPr>
          <w:rFonts w:eastAsiaTheme="minorEastAsia"/>
          <w:b/>
          <w:bCs/>
          <w:i w:val="0"/>
          <w:iCs w:val="0"/>
          <w:color w:val="000000" w:themeColor="text1"/>
          <w:sz w:val="32"/>
          <w:szCs w:val="32"/>
          <w14:textFill>
            <w14:solidFill>
              <w14:schemeClr w14:val="tx1"/>
            </w14:solidFill>
          </w14:textFill>
        </w:rPr>
      </w:pPr>
    </w:p>
    <w:p w14:paraId="5949054D">
      <w:pPr>
        <w:pStyle w:val="4"/>
        <w:widowControl/>
        <w:rPr>
          <w:rFonts w:eastAsiaTheme="minorEastAsia"/>
          <w:i w:val="0"/>
          <w:iCs w:val="0"/>
        </w:rPr>
      </w:pPr>
      <w:bookmarkStart w:id="1051" w:name="_Toc112852554"/>
      <w:bookmarkStart w:id="1052" w:name="_Toc112852736"/>
      <w:bookmarkStart w:id="1053" w:name="_Toc112852224"/>
      <w:bookmarkStart w:id="1054" w:name="_Ref109556617"/>
      <w:bookmarkStart w:id="1055" w:name="_Toc113520742"/>
      <w:bookmarkStart w:id="1056" w:name="_Toc112844568"/>
      <w:bookmarkStart w:id="1057" w:name="_Toc126237423"/>
      <w:bookmarkStart w:id="1058" w:name="_Toc109559539"/>
      <w:bookmarkStart w:id="1059" w:name="_Toc126237475"/>
      <w:bookmarkStart w:id="1060" w:name="_Toc112852135"/>
      <w:r>
        <w:rPr>
          <w:rFonts w:hint="eastAsia" w:eastAsiaTheme="minorEastAsia"/>
          <w:i w:val="0"/>
          <w:iCs w:val="0"/>
        </w:rPr>
        <w:t>附录</w:t>
      </w:r>
      <w:r>
        <w:rPr>
          <w:rFonts w:eastAsiaTheme="minorEastAsia"/>
          <w:b w:val="0"/>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b w:val="0"/>
          <w:i w:val="0"/>
          <w:iCs w:val="0"/>
        </w:rPr>
        <w:fldChar w:fldCharType="separate"/>
      </w:r>
      <w:r>
        <w:rPr>
          <w:rFonts w:eastAsiaTheme="minorEastAsia"/>
          <w:i w:val="0"/>
          <w:iCs w:val="0"/>
        </w:rPr>
        <w:t>11</w:t>
      </w:r>
      <w:r>
        <w:rPr>
          <w:rFonts w:eastAsiaTheme="minorEastAsia"/>
          <w:b w:val="0"/>
          <w:i w:val="0"/>
          <w:iCs w:val="0"/>
        </w:rPr>
        <w:fldChar w:fldCharType="end"/>
      </w:r>
      <w:r>
        <w:rPr>
          <w:rFonts w:eastAsiaTheme="minorEastAsia"/>
          <w:i w:val="0"/>
          <w:iCs w:val="0"/>
        </w:rPr>
        <w:t xml:space="preserve"> </w:t>
      </w:r>
      <w:r>
        <w:rPr>
          <w:rFonts w:hint="eastAsia" w:eastAsiaTheme="minorEastAsia"/>
          <w:i w:val="0"/>
          <w:iCs w:val="0"/>
        </w:rPr>
        <w:t>淋巴细胞及淋巴细胞亚群个体数据（如有）</w:t>
      </w:r>
      <w:bookmarkEnd w:id="1051"/>
      <w:bookmarkEnd w:id="1052"/>
      <w:bookmarkEnd w:id="1053"/>
      <w:bookmarkEnd w:id="1054"/>
      <w:bookmarkEnd w:id="1055"/>
      <w:bookmarkEnd w:id="1056"/>
      <w:bookmarkEnd w:id="1057"/>
      <w:bookmarkEnd w:id="1058"/>
      <w:bookmarkEnd w:id="1059"/>
      <w:bookmarkEnd w:id="1060"/>
    </w:p>
    <w:p w14:paraId="615D4359">
      <w:pPr>
        <w:widowControl/>
        <w:spacing w:line="240" w:lineRule="auto"/>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51ED8825">
      <w:pPr>
        <w:widowControl/>
        <w:jc w:val="center"/>
        <w:rPr>
          <w:rFonts w:eastAsiaTheme="minorEastAsia"/>
          <w:b/>
          <w:bCs/>
          <w:i w:val="0"/>
          <w:iCs w:val="0"/>
          <w:color w:val="000000" w:themeColor="text1"/>
          <w:sz w:val="32"/>
          <w:szCs w:val="32"/>
          <w14:textFill>
            <w14:solidFill>
              <w14:schemeClr w14:val="tx1"/>
            </w14:solidFill>
          </w14:textFill>
        </w:rPr>
      </w:pPr>
    </w:p>
    <w:p w14:paraId="208CD2FA">
      <w:pPr>
        <w:widowControl/>
        <w:jc w:val="center"/>
        <w:rPr>
          <w:rFonts w:eastAsiaTheme="minorEastAsia"/>
          <w:b/>
          <w:bCs/>
          <w:i w:val="0"/>
          <w:iCs w:val="0"/>
          <w:color w:val="000000" w:themeColor="text1"/>
          <w:sz w:val="32"/>
          <w:szCs w:val="32"/>
          <w14:textFill>
            <w14:solidFill>
              <w14:schemeClr w14:val="tx1"/>
            </w14:solidFill>
          </w14:textFill>
        </w:rPr>
      </w:pPr>
    </w:p>
    <w:p w14:paraId="55868B00">
      <w:pPr>
        <w:widowControl/>
        <w:jc w:val="center"/>
        <w:rPr>
          <w:rFonts w:eastAsiaTheme="minorEastAsia"/>
          <w:b/>
          <w:bCs/>
          <w:i w:val="0"/>
          <w:iCs w:val="0"/>
          <w:color w:val="000000" w:themeColor="text1"/>
          <w:sz w:val="32"/>
          <w:szCs w:val="32"/>
          <w14:textFill>
            <w14:solidFill>
              <w14:schemeClr w14:val="tx1"/>
            </w14:solidFill>
          </w14:textFill>
        </w:rPr>
      </w:pPr>
    </w:p>
    <w:p w14:paraId="258F5219">
      <w:pPr>
        <w:widowControl/>
        <w:jc w:val="center"/>
        <w:rPr>
          <w:rFonts w:eastAsiaTheme="minorEastAsia"/>
          <w:b/>
          <w:bCs/>
          <w:i w:val="0"/>
          <w:iCs w:val="0"/>
          <w:color w:val="000000" w:themeColor="text1"/>
          <w:sz w:val="32"/>
          <w:szCs w:val="32"/>
          <w14:textFill>
            <w14:solidFill>
              <w14:schemeClr w14:val="tx1"/>
            </w14:solidFill>
          </w14:textFill>
        </w:rPr>
      </w:pPr>
    </w:p>
    <w:p w14:paraId="064D4D6C">
      <w:pPr>
        <w:widowControl/>
        <w:jc w:val="center"/>
        <w:rPr>
          <w:rFonts w:eastAsiaTheme="minorEastAsia"/>
          <w:b/>
          <w:bCs/>
          <w:i w:val="0"/>
          <w:iCs w:val="0"/>
          <w:color w:val="000000" w:themeColor="text1"/>
          <w:sz w:val="32"/>
          <w:szCs w:val="32"/>
          <w14:textFill>
            <w14:solidFill>
              <w14:schemeClr w14:val="tx1"/>
            </w14:solidFill>
          </w14:textFill>
        </w:rPr>
      </w:pPr>
    </w:p>
    <w:p w14:paraId="5E9FCE85">
      <w:pPr>
        <w:widowControl/>
        <w:jc w:val="center"/>
        <w:rPr>
          <w:rFonts w:eastAsiaTheme="minorEastAsia"/>
          <w:b/>
          <w:bCs/>
          <w:i w:val="0"/>
          <w:iCs w:val="0"/>
          <w:color w:val="000000" w:themeColor="text1"/>
          <w:sz w:val="32"/>
          <w:szCs w:val="32"/>
          <w14:textFill>
            <w14:solidFill>
              <w14:schemeClr w14:val="tx1"/>
            </w14:solidFill>
          </w14:textFill>
        </w:rPr>
      </w:pPr>
    </w:p>
    <w:p w14:paraId="33C2BD8D">
      <w:pPr>
        <w:widowControl/>
        <w:rPr>
          <w:rFonts w:eastAsiaTheme="minorEastAsia"/>
          <w:b/>
          <w:bCs/>
          <w:i w:val="0"/>
          <w:iCs w:val="0"/>
          <w:color w:val="000000" w:themeColor="text1"/>
          <w:sz w:val="32"/>
          <w:szCs w:val="32"/>
          <w14:textFill>
            <w14:solidFill>
              <w14:schemeClr w14:val="tx1"/>
            </w14:solidFill>
          </w14:textFill>
        </w:rPr>
      </w:pPr>
    </w:p>
    <w:p w14:paraId="50EEA004">
      <w:pPr>
        <w:widowControl/>
        <w:rPr>
          <w:rFonts w:eastAsiaTheme="minorEastAsia"/>
          <w:b/>
          <w:bCs/>
          <w:i w:val="0"/>
          <w:iCs w:val="0"/>
          <w:color w:val="000000" w:themeColor="text1"/>
          <w:sz w:val="32"/>
          <w:szCs w:val="32"/>
          <w14:textFill>
            <w14:solidFill>
              <w14:schemeClr w14:val="tx1"/>
            </w14:solidFill>
          </w14:textFill>
        </w:rPr>
      </w:pPr>
    </w:p>
    <w:p w14:paraId="6D7D9277">
      <w:pPr>
        <w:widowControl/>
        <w:rPr>
          <w:rFonts w:eastAsiaTheme="minorEastAsia"/>
          <w:b/>
          <w:bCs/>
          <w:i w:val="0"/>
          <w:iCs w:val="0"/>
          <w:color w:val="000000" w:themeColor="text1"/>
          <w:sz w:val="32"/>
          <w:szCs w:val="32"/>
          <w14:textFill>
            <w14:solidFill>
              <w14:schemeClr w14:val="tx1"/>
            </w14:solidFill>
          </w14:textFill>
        </w:rPr>
      </w:pPr>
    </w:p>
    <w:p w14:paraId="0568D758">
      <w:pPr>
        <w:widowControl/>
        <w:jc w:val="center"/>
        <w:rPr>
          <w:rFonts w:eastAsiaTheme="minorEastAsia"/>
          <w:b/>
          <w:bCs/>
          <w:i w:val="0"/>
          <w:iCs w:val="0"/>
          <w:color w:val="000000" w:themeColor="text1"/>
          <w:sz w:val="32"/>
          <w:szCs w:val="32"/>
          <w14:textFill>
            <w14:solidFill>
              <w14:schemeClr w14:val="tx1"/>
            </w14:solidFill>
          </w14:textFill>
        </w:rPr>
      </w:pPr>
    </w:p>
    <w:p w14:paraId="221A050A">
      <w:pPr>
        <w:widowControl/>
        <w:jc w:val="center"/>
        <w:rPr>
          <w:rFonts w:eastAsiaTheme="minorEastAsia"/>
          <w:b/>
          <w:bCs/>
          <w:i w:val="0"/>
          <w:iCs w:val="0"/>
          <w:color w:val="000000" w:themeColor="text1"/>
          <w:sz w:val="32"/>
          <w:szCs w:val="32"/>
          <w14:textFill>
            <w14:solidFill>
              <w14:schemeClr w14:val="tx1"/>
            </w14:solidFill>
          </w14:textFill>
        </w:rPr>
      </w:pPr>
    </w:p>
    <w:p w14:paraId="5B4021B4">
      <w:pPr>
        <w:pStyle w:val="4"/>
        <w:rPr>
          <w:rFonts w:eastAsiaTheme="minorEastAsia"/>
          <w:i w:val="0"/>
          <w:iCs w:val="0"/>
        </w:rPr>
      </w:pPr>
      <w:bookmarkStart w:id="1061" w:name="_Toc112852136"/>
      <w:bookmarkStart w:id="1062" w:name="_Toc112852555"/>
      <w:bookmarkStart w:id="1063" w:name="_Toc112852737"/>
      <w:bookmarkStart w:id="1064" w:name="_Toc126237424"/>
      <w:bookmarkStart w:id="1065" w:name="_Toc112852225"/>
      <w:bookmarkStart w:id="1066" w:name="_Toc112844569"/>
      <w:bookmarkStart w:id="1067" w:name="_Ref109556632"/>
      <w:bookmarkStart w:id="1068" w:name="_Toc113520743"/>
      <w:bookmarkStart w:id="1069" w:name="_Toc109559540"/>
      <w:bookmarkStart w:id="1070" w:name="_Toc126237476"/>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12</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补体、免疫球蛋白、循环免疫复合物个体数据（如有）</w:t>
      </w:r>
      <w:bookmarkEnd w:id="1061"/>
      <w:bookmarkEnd w:id="1062"/>
      <w:bookmarkEnd w:id="1063"/>
      <w:bookmarkEnd w:id="1064"/>
      <w:bookmarkEnd w:id="1065"/>
      <w:bookmarkEnd w:id="1066"/>
      <w:bookmarkEnd w:id="1067"/>
      <w:bookmarkEnd w:id="1068"/>
      <w:bookmarkEnd w:id="1069"/>
      <w:bookmarkEnd w:id="1070"/>
    </w:p>
    <w:p w14:paraId="6A7AB89C">
      <w:pPr>
        <w:widowControl/>
        <w:spacing w:line="240" w:lineRule="auto"/>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01092DA4">
      <w:pPr>
        <w:widowControl/>
        <w:jc w:val="center"/>
        <w:rPr>
          <w:rFonts w:eastAsiaTheme="minorEastAsia"/>
          <w:b/>
          <w:bCs/>
          <w:i w:val="0"/>
          <w:iCs w:val="0"/>
          <w:color w:val="000000" w:themeColor="text1"/>
          <w:sz w:val="32"/>
          <w:szCs w:val="32"/>
          <w14:textFill>
            <w14:solidFill>
              <w14:schemeClr w14:val="tx1"/>
            </w14:solidFill>
          </w14:textFill>
        </w:rPr>
      </w:pPr>
    </w:p>
    <w:p w14:paraId="58288E72">
      <w:pPr>
        <w:widowControl/>
        <w:jc w:val="center"/>
        <w:rPr>
          <w:rFonts w:eastAsiaTheme="minorEastAsia"/>
          <w:b/>
          <w:bCs/>
          <w:i w:val="0"/>
          <w:iCs w:val="0"/>
          <w:color w:val="000000" w:themeColor="text1"/>
          <w:sz w:val="32"/>
          <w:szCs w:val="32"/>
          <w14:textFill>
            <w14:solidFill>
              <w14:schemeClr w14:val="tx1"/>
            </w14:solidFill>
          </w14:textFill>
        </w:rPr>
      </w:pPr>
    </w:p>
    <w:p w14:paraId="26ED8927">
      <w:pPr>
        <w:widowControl/>
        <w:jc w:val="center"/>
        <w:rPr>
          <w:rFonts w:eastAsiaTheme="minorEastAsia"/>
          <w:b/>
          <w:bCs/>
          <w:i w:val="0"/>
          <w:iCs w:val="0"/>
          <w:color w:val="000000" w:themeColor="text1"/>
          <w:sz w:val="32"/>
          <w:szCs w:val="32"/>
          <w14:textFill>
            <w14:solidFill>
              <w14:schemeClr w14:val="tx1"/>
            </w14:solidFill>
          </w14:textFill>
        </w:rPr>
      </w:pPr>
    </w:p>
    <w:p w14:paraId="01B36507">
      <w:pPr>
        <w:widowControl/>
        <w:jc w:val="center"/>
        <w:rPr>
          <w:rFonts w:eastAsiaTheme="minorEastAsia"/>
          <w:b/>
          <w:bCs/>
          <w:i w:val="0"/>
          <w:iCs w:val="0"/>
          <w:color w:val="000000" w:themeColor="text1"/>
          <w:sz w:val="32"/>
          <w:szCs w:val="32"/>
          <w14:textFill>
            <w14:solidFill>
              <w14:schemeClr w14:val="tx1"/>
            </w14:solidFill>
          </w14:textFill>
        </w:rPr>
      </w:pPr>
    </w:p>
    <w:p w14:paraId="5A37786F">
      <w:pPr>
        <w:widowControl/>
        <w:jc w:val="center"/>
        <w:rPr>
          <w:rFonts w:eastAsiaTheme="minorEastAsia"/>
          <w:b/>
          <w:bCs/>
          <w:i w:val="0"/>
          <w:iCs w:val="0"/>
          <w:color w:val="000000" w:themeColor="text1"/>
          <w:sz w:val="32"/>
          <w:szCs w:val="32"/>
          <w14:textFill>
            <w14:solidFill>
              <w14:schemeClr w14:val="tx1"/>
            </w14:solidFill>
          </w14:textFill>
        </w:rPr>
      </w:pPr>
    </w:p>
    <w:p w14:paraId="1D1431B1">
      <w:pPr>
        <w:widowControl/>
        <w:jc w:val="center"/>
        <w:rPr>
          <w:rFonts w:eastAsiaTheme="minorEastAsia"/>
          <w:b/>
          <w:bCs/>
          <w:i w:val="0"/>
          <w:iCs w:val="0"/>
          <w:color w:val="000000" w:themeColor="text1"/>
          <w:sz w:val="32"/>
          <w:szCs w:val="32"/>
          <w14:textFill>
            <w14:solidFill>
              <w14:schemeClr w14:val="tx1"/>
            </w14:solidFill>
          </w14:textFill>
        </w:rPr>
      </w:pPr>
    </w:p>
    <w:p w14:paraId="2AC304FB">
      <w:pPr>
        <w:widowControl/>
        <w:jc w:val="center"/>
        <w:rPr>
          <w:rFonts w:eastAsiaTheme="minorEastAsia"/>
          <w:b/>
          <w:bCs/>
          <w:i w:val="0"/>
          <w:iCs w:val="0"/>
          <w:color w:val="000000" w:themeColor="text1"/>
          <w:sz w:val="32"/>
          <w:szCs w:val="32"/>
          <w14:textFill>
            <w14:solidFill>
              <w14:schemeClr w14:val="tx1"/>
            </w14:solidFill>
          </w14:textFill>
        </w:rPr>
      </w:pPr>
    </w:p>
    <w:p w14:paraId="16A2D512">
      <w:pPr>
        <w:widowControl/>
        <w:jc w:val="center"/>
        <w:rPr>
          <w:rFonts w:eastAsiaTheme="minorEastAsia"/>
          <w:b/>
          <w:bCs/>
          <w:i w:val="0"/>
          <w:iCs w:val="0"/>
          <w:color w:val="000000" w:themeColor="text1"/>
          <w:sz w:val="32"/>
          <w:szCs w:val="32"/>
          <w14:textFill>
            <w14:solidFill>
              <w14:schemeClr w14:val="tx1"/>
            </w14:solidFill>
          </w14:textFill>
        </w:rPr>
      </w:pPr>
    </w:p>
    <w:p w14:paraId="7FD4DCBE">
      <w:pPr>
        <w:widowControl/>
        <w:jc w:val="center"/>
        <w:rPr>
          <w:rFonts w:eastAsiaTheme="minorEastAsia"/>
          <w:b/>
          <w:bCs/>
          <w:i w:val="0"/>
          <w:iCs w:val="0"/>
          <w:color w:val="000000" w:themeColor="text1"/>
          <w:sz w:val="32"/>
          <w:szCs w:val="32"/>
          <w14:textFill>
            <w14:solidFill>
              <w14:schemeClr w14:val="tx1"/>
            </w14:solidFill>
          </w14:textFill>
        </w:rPr>
      </w:pPr>
    </w:p>
    <w:p w14:paraId="2425509F">
      <w:pPr>
        <w:widowControl/>
        <w:jc w:val="center"/>
        <w:rPr>
          <w:rFonts w:eastAsiaTheme="minorEastAsia"/>
          <w:b/>
          <w:bCs/>
          <w:i w:val="0"/>
          <w:iCs w:val="0"/>
          <w:color w:val="000000" w:themeColor="text1"/>
          <w:sz w:val="32"/>
          <w:szCs w:val="32"/>
          <w14:textFill>
            <w14:solidFill>
              <w14:schemeClr w14:val="tx1"/>
            </w14:solidFill>
          </w14:textFill>
        </w:rPr>
      </w:pPr>
    </w:p>
    <w:p w14:paraId="4692B74F">
      <w:pPr>
        <w:pStyle w:val="4"/>
        <w:rPr>
          <w:rFonts w:eastAsiaTheme="minorEastAsia"/>
          <w:i w:val="0"/>
          <w:iCs w:val="0"/>
        </w:rPr>
      </w:pPr>
      <w:bookmarkStart w:id="1071" w:name="_Ref109556741"/>
      <w:bookmarkStart w:id="1072" w:name="_Toc126237425"/>
      <w:bookmarkStart w:id="1073" w:name="_Toc112852226"/>
      <w:bookmarkStart w:id="1074" w:name="_Toc113520744"/>
      <w:bookmarkStart w:id="1075" w:name="_Toc112852738"/>
      <w:bookmarkStart w:id="1076" w:name="_Toc126237477"/>
      <w:bookmarkStart w:id="1077" w:name="_Toc109559541"/>
      <w:bookmarkStart w:id="1078" w:name="_Toc112852137"/>
      <w:bookmarkStart w:id="1079" w:name="_Toc112844570"/>
      <w:bookmarkStart w:id="1080" w:name="_Toc112852556"/>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13</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细胞因子个体数据（如有）</w:t>
      </w:r>
      <w:bookmarkEnd w:id="1071"/>
      <w:bookmarkEnd w:id="1072"/>
      <w:bookmarkEnd w:id="1073"/>
      <w:bookmarkEnd w:id="1074"/>
      <w:bookmarkEnd w:id="1075"/>
      <w:bookmarkEnd w:id="1076"/>
      <w:bookmarkEnd w:id="1077"/>
      <w:bookmarkEnd w:id="1078"/>
      <w:bookmarkEnd w:id="1079"/>
      <w:bookmarkEnd w:id="1080"/>
    </w:p>
    <w:p w14:paraId="058F197C">
      <w:pPr>
        <w:widowControl/>
        <w:jc w:val="center"/>
        <w:rPr>
          <w:rFonts w:eastAsiaTheme="minorEastAsia"/>
          <w:b/>
          <w:bCs/>
          <w:i w:val="0"/>
          <w:iCs w:val="0"/>
          <w:color w:val="000000" w:themeColor="text1"/>
          <w:sz w:val="32"/>
          <w:szCs w:val="32"/>
          <w14:textFill>
            <w14:solidFill>
              <w14:schemeClr w14:val="tx1"/>
            </w14:solidFill>
          </w14:textFill>
        </w:rPr>
      </w:pPr>
    </w:p>
    <w:p w14:paraId="5DD15DF8">
      <w:pPr>
        <w:widowControl/>
        <w:spacing w:line="240" w:lineRule="auto"/>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440EEE93">
      <w:pPr>
        <w:widowControl/>
        <w:jc w:val="center"/>
        <w:rPr>
          <w:rFonts w:eastAsiaTheme="minorEastAsia"/>
          <w:b/>
          <w:bCs/>
          <w:i w:val="0"/>
          <w:iCs w:val="0"/>
          <w:color w:val="000000" w:themeColor="text1"/>
          <w:sz w:val="32"/>
          <w:szCs w:val="32"/>
          <w14:textFill>
            <w14:solidFill>
              <w14:schemeClr w14:val="tx1"/>
            </w14:solidFill>
          </w14:textFill>
        </w:rPr>
      </w:pPr>
    </w:p>
    <w:p w14:paraId="0BE3646F">
      <w:pPr>
        <w:widowControl/>
        <w:jc w:val="center"/>
        <w:rPr>
          <w:rFonts w:eastAsiaTheme="minorEastAsia"/>
          <w:b/>
          <w:bCs/>
          <w:i w:val="0"/>
          <w:iCs w:val="0"/>
          <w:color w:val="000000" w:themeColor="text1"/>
          <w:sz w:val="32"/>
          <w:szCs w:val="32"/>
          <w14:textFill>
            <w14:solidFill>
              <w14:schemeClr w14:val="tx1"/>
            </w14:solidFill>
          </w14:textFill>
        </w:rPr>
      </w:pPr>
    </w:p>
    <w:p w14:paraId="2D90A06F">
      <w:pPr>
        <w:widowControl/>
        <w:jc w:val="center"/>
        <w:rPr>
          <w:rFonts w:eastAsiaTheme="minorEastAsia"/>
          <w:b/>
          <w:bCs/>
          <w:i w:val="0"/>
          <w:iCs w:val="0"/>
          <w:color w:val="000000" w:themeColor="text1"/>
          <w:sz w:val="32"/>
          <w:szCs w:val="32"/>
          <w14:textFill>
            <w14:solidFill>
              <w14:schemeClr w14:val="tx1"/>
            </w14:solidFill>
          </w14:textFill>
        </w:rPr>
      </w:pPr>
    </w:p>
    <w:p w14:paraId="20679F50">
      <w:pPr>
        <w:widowControl/>
        <w:jc w:val="center"/>
        <w:rPr>
          <w:rFonts w:eastAsiaTheme="minorEastAsia"/>
          <w:b/>
          <w:bCs/>
          <w:i w:val="0"/>
          <w:iCs w:val="0"/>
          <w:color w:val="000000" w:themeColor="text1"/>
          <w:sz w:val="32"/>
          <w:szCs w:val="32"/>
          <w14:textFill>
            <w14:solidFill>
              <w14:schemeClr w14:val="tx1"/>
            </w14:solidFill>
          </w14:textFill>
        </w:rPr>
      </w:pPr>
    </w:p>
    <w:p w14:paraId="42578380">
      <w:pPr>
        <w:widowControl/>
        <w:jc w:val="center"/>
        <w:rPr>
          <w:rFonts w:eastAsiaTheme="minorEastAsia"/>
          <w:b/>
          <w:bCs/>
          <w:i w:val="0"/>
          <w:iCs w:val="0"/>
          <w:color w:val="000000" w:themeColor="text1"/>
          <w:sz w:val="32"/>
          <w:szCs w:val="32"/>
          <w14:textFill>
            <w14:solidFill>
              <w14:schemeClr w14:val="tx1"/>
            </w14:solidFill>
          </w14:textFill>
        </w:rPr>
      </w:pPr>
    </w:p>
    <w:p w14:paraId="325C8B42">
      <w:pPr>
        <w:widowControl/>
        <w:jc w:val="center"/>
        <w:rPr>
          <w:rFonts w:eastAsiaTheme="minorEastAsia"/>
          <w:b/>
          <w:bCs/>
          <w:i w:val="0"/>
          <w:iCs w:val="0"/>
          <w:color w:val="000000" w:themeColor="text1"/>
          <w:sz w:val="32"/>
          <w:szCs w:val="32"/>
          <w14:textFill>
            <w14:solidFill>
              <w14:schemeClr w14:val="tx1"/>
            </w14:solidFill>
          </w14:textFill>
        </w:rPr>
      </w:pPr>
    </w:p>
    <w:p w14:paraId="235740F0">
      <w:pPr>
        <w:widowControl/>
        <w:jc w:val="center"/>
        <w:rPr>
          <w:rFonts w:eastAsiaTheme="minorEastAsia"/>
          <w:b/>
          <w:bCs/>
          <w:i w:val="0"/>
          <w:iCs w:val="0"/>
          <w:color w:val="000000" w:themeColor="text1"/>
          <w:sz w:val="32"/>
          <w:szCs w:val="32"/>
          <w14:textFill>
            <w14:solidFill>
              <w14:schemeClr w14:val="tx1"/>
            </w14:solidFill>
          </w14:textFill>
        </w:rPr>
      </w:pPr>
    </w:p>
    <w:p w14:paraId="6563087C">
      <w:pPr>
        <w:widowControl/>
        <w:jc w:val="center"/>
        <w:rPr>
          <w:rFonts w:eastAsiaTheme="minorEastAsia"/>
          <w:b/>
          <w:bCs/>
          <w:i w:val="0"/>
          <w:iCs w:val="0"/>
          <w:color w:val="000000" w:themeColor="text1"/>
          <w:sz w:val="32"/>
          <w:szCs w:val="32"/>
          <w14:textFill>
            <w14:solidFill>
              <w14:schemeClr w14:val="tx1"/>
            </w14:solidFill>
          </w14:textFill>
        </w:rPr>
      </w:pPr>
    </w:p>
    <w:p w14:paraId="234959F6">
      <w:pPr>
        <w:widowControl/>
        <w:jc w:val="center"/>
        <w:rPr>
          <w:rFonts w:eastAsiaTheme="minorEastAsia"/>
          <w:b/>
          <w:bCs/>
          <w:i w:val="0"/>
          <w:iCs w:val="0"/>
          <w:color w:val="000000" w:themeColor="text1"/>
          <w:sz w:val="32"/>
          <w:szCs w:val="32"/>
          <w14:textFill>
            <w14:solidFill>
              <w14:schemeClr w14:val="tx1"/>
            </w14:solidFill>
          </w14:textFill>
        </w:rPr>
      </w:pPr>
    </w:p>
    <w:p w14:paraId="500CEED5">
      <w:pPr>
        <w:widowControl/>
        <w:jc w:val="center"/>
        <w:rPr>
          <w:rFonts w:eastAsiaTheme="minorEastAsia"/>
          <w:b/>
          <w:bCs/>
          <w:i w:val="0"/>
          <w:iCs w:val="0"/>
          <w:color w:val="000000" w:themeColor="text1"/>
          <w:sz w:val="32"/>
          <w:szCs w:val="32"/>
          <w14:textFill>
            <w14:solidFill>
              <w14:schemeClr w14:val="tx1"/>
            </w14:solidFill>
          </w14:textFill>
        </w:rPr>
      </w:pPr>
    </w:p>
    <w:p w14:paraId="1B3351A0">
      <w:pPr>
        <w:widowControl/>
        <w:jc w:val="center"/>
        <w:rPr>
          <w:rFonts w:eastAsiaTheme="minorEastAsia"/>
          <w:b/>
          <w:bCs/>
          <w:i w:val="0"/>
          <w:iCs w:val="0"/>
          <w:color w:val="000000" w:themeColor="text1"/>
          <w:sz w:val="32"/>
          <w:szCs w:val="32"/>
          <w14:textFill>
            <w14:solidFill>
              <w14:schemeClr w14:val="tx1"/>
            </w14:solidFill>
          </w14:textFill>
        </w:rPr>
      </w:pPr>
    </w:p>
    <w:p w14:paraId="1ACF1E5A">
      <w:pPr>
        <w:widowControl/>
        <w:jc w:val="center"/>
        <w:rPr>
          <w:rFonts w:eastAsiaTheme="minorEastAsia"/>
          <w:b/>
          <w:bCs/>
          <w:i w:val="0"/>
          <w:iCs w:val="0"/>
          <w:color w:val="000000" w:themeColor="text1"/>
          <w:sz w:val="32"/>
          <w:szCs w:val="32"/>
          <w14:textFill>
            <w14:solidFill>
              <w14:schemeClr w14:val="tx1"/>
            </w14:solidFill>
          </w14:textFill>
        </w:rPr>
      </w:pPr>
    </w:p>
    <w:bookmarkEnd w:id="892"/>
    <w:bookmarkEnd w:id="906"/>
    <w:p w14:paraId="16CC1127">
      <w:pPr>
        <w:pStyle w:val="4"/>
        <w:rPr>
          <w:rFonts w:eastAsiaTheme="minorEastAsia"/>
          <w:i w:val="0"/>
          <w:iCs w:val="0"/>
        </w:rPr>
      </w:pPr>
      <w:bookmarkStart w:id="1081" w:name="_附表9__脏器重量及系数个体数据"/>
      <w:bookmarkEnd w:id="1081"/>
      <w:bookmarkStart w:id="1082" w:name="_附表13__脏器重量及系数个体数据"/>
      <w:bookmarkEnd w:id="1082"/>
      <w:bookmarkStart w:id="1083" w:name="_Toc392151227"/>
      <w:bookmarkEnd w:id="1083"/>
      <w:bookmarkStart w:id="1084" w:name="_Toc396225930"/>
      <w:bookmarkEnd w:id="1084"/>
      <w:bookmarkStart w:id="1085" w:name="_Toc362425765"/>
      <w:bookmarkEnd w:id="1085"/>
      <w:bookmarkStart w:id="1086" w:name="_Toc342322935"/>
      <w:bookmarkEnd w:id="1086"/>
      <w:bookmarkStart w:id="1087" w:name="_Toc342322937"/>
      <w:bookmarkEnd w:id="1087"/>
      <w:bookmarkStart w:id="1088" w:name="_Toc362425762"/>
      <w:bookmarkEnd w:id="1088"/>
      <w:bookmarkStart w:id="1089" w:name="_Toc109559542"/>
      <w:bookmarkStart w:id="1090" w:name="_Toc362425766"/>
      <w:bookmarkStart w:id="1091" w:name="_Toc112844571"/>
      <w:bookmarkStart w:id="1092" w:name="_Toc113520745"/>
      <w:bookmarkStart w:id="1093" w:name="_Toc4973"/>
      <w:bookmarkStart w:id="1094" w:name="_Toc17730"/>
      <w:bookmarkStart w:id="1095" w:name="_Toc112852557"/>
      <w:bookmarkStart w:id="1096" w:name="_Toc126237426"/>
      <w:bookmarkStart w:id="1097" w:name="_Toc477178660"/>
      <w:bookmarkStart w:id="1098" w:name="_Toc112852138"/>
      <w:bookmarkStart w:id="1099" w:name="_Toc27502"/>
      <w:bookmarkStart w:id="1100" w:name="_Toc112852227"/>
      <w:bookmarkStart w:id="1101" w:name="_Toc342322938"/>
      <w:bookmarkStart w:id="1102" w:name="_Toc396225931"/>
      <w:bookmarkStart w:id="1103" w:name="_Toc392151228"/>
      <w:bookmarkStart w:id="1104" w:name="_Toc112852739"/>
      <w:bookmarkStart w:id="1105" w:name="_Toc82730643"/>
      <w:bookmarkStart w:id="1106" w:name="_Toc107927557"/>
      <w:bookmarkStart w:id="1107" w:name="_Toc477178656"/>
      <w:bookmarkStart w:id="1108" w:name="_Toc126237478"/>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14</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受试物质检报告</w:t>
      </w:r>
      <w:r>
        <w:rPr>
          <w:rFonts w:eastAsiaTheme="minorEastAsia"/>
          <w:i w:val="0"/>
          <w:iCs w:val="0"/>
        </w:rPr>
        <w:t>(COA)</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Start w:id="1109" w:name="_Toc409430579"/>
    </w:p>
    <w:p w14:paraId="2DBAD053">
      <w:pPr>
        <w:widowControl/>
        <w:jc w:val="left"/>
        <w:rPr>
          <w:rFonts w:eastAsiaTheme="minorEastAsia"/>
          <w:b/>
          <w:i w:val="0"/>
          <w:iCs w:val="0"/>
          <w:color w:val="000000" w:themeColor="text1"/>
          <w:sz w:val="32"/>
          <w:szCs w:val="32"/>
          <w14:textFill>
            <w14:solidFill>
              <w14:schemeClr w14:val="tx1"/>
            </w14:solidFill>
          </w14:textFill>
        </w:rPr>
      </w:pPr>
      <w:r>
        <w:rPr>
          <w:rFonts w:eastAsiaTheme="minorEastAsia"/>
          <w:i w:val="0"/>
          <w:iCs w:val="0"/>
          <w:color w:val="000000" w:themeColor="text1"/>
          <w:sz w:val="32"/>
          <w:szCs w:val="32"/>
          <w14:textFill>
            <w14:solidFill>
              <w14:schemeClr w14:val="tx1"/>
            </w14:solidFill>
          </w14:textFill>
        </w:rPr>
        <w:br w:type="page"/>
      </w:r>
    </w:p>
    <w:p w14:paraId="72D6BABE">
      <w:pPr>
        <w:rPr>
          <w:rFonts w:eastAsiaTheme="minorEastAsia"/>
          <w:i w:val="0"/>
          <w:iCs w:val="0"/>
        </w:rPr>
      </w:pPr>
    </w:p>
    <w:p w14:paraId="32C70CE0">
      <w:pPr>
        <w:widowControl/>
        <w:jc w:val="center"/>
        <w:rPr>
          <w:rFonts w:eastAsiaTheme="minorEastAsia"/>
          <w:b/>
          <w:bCs/>
          <w:i w:val="0"/>
          <w:iCs w:val="0"/>
          <w:color w:val="000000" w:themeColor="text1"/>
          <w:sz w:val="32"/>
          <w:szCs w:val="32"/>
          <w14:textFill>
            <w14:solidFill>
              <w14:schemeClr w14:val="tx1"/>
            </w14:solidFill>
          </w14:textFill>
        </w:rPr>
      </w:pPr>
    </w:p>
    <w:p w14:paraId="1945BEF9">
      <w:pPr>
        <w:widowControl/>
        <w:jc w:val="center"/>
        <w:rPr>
          <w:rFonts w:eastAsiaTheme="minorEastAsia"/>
          <w:b/>
          <w:bCs/>
          <w:i w:val="0"/>
          <w:iCs w:val="0"/>
          <w:color w:val="000000" w:themeColor="text1"/>
          <w:sz w:val="32"/>
          <w:szCs w:val="32"/>
          <w14:textFill>
            <w14:solidFill>
              <w14:schemeClr w14:val="tx1"/>
            </w14:solidFill>
          </w14:textFill>
        </w:rPr>
      </w:pPr>
    </w:p>
    <w:p w14:paraId="23BC28E1">
      <w:pPr>
        <w:widowControl/>
        <w:jc w:val="center"/>
        <w:rPr>
          <w:rFonts w:eastAsiaTheme="minorEastAsia"/>
          <w:b/>
          <w:bCs/>
          <w:i w:val="0"/>
          <w:iCs w:val="0"/>
          <w:color w:val="000000" w:themeColor="text1"/>
          <w:sz w:val="32"/>
          <w:szCs w:val="32"/>
          <w14:textFill>
            <w14:solidFill>
              <w14:schemeClr w14:val="tx1"/>
            </w14:solidFill>
          </w14:textFill>
        </w:rPr>
      </w:pPr>
    </w:p>
    <w:p w14:paraId="04791217">
      <w:pPr>
        <w:widowControl/>
        <w:jc w:val="center"/>
        <w:rPr>
          <w:rFonts w:eastAsiaTheme="minorEastAsia"/>
          <w:b/>
          <w:bCs/>
          <w:i w:val="0"/>
          <w:iCs w:val="0"/>
          <w:color w:val="000000" w:themeColor="text1"/>
          <w:sz w:val="32"/>
          <w:szCs w:val="32"/>
          <w14:textFill>
            <w14:solidFill>
              <w14:schemeClr w14:val="tx1"/>
            </w14:solidFill>
          </w14:textFill>
        </w:rPr>
      </w:pPr>
    </w:p>
    <w:p w14:paraId="33B7A15F">
      <w:pPr>
        <w:widowControl/>
        <w:jc w:val="center"/>
        <w:rPr>
          <w:rFonts w:eastAsiaTheme="minorEastAsia"/>
          <w:b/>
          <w:bCs/>
          <w:i w:val="0"/>
          <w:iCs w:val="0"/>
          <w:color w:val="000000" w:themeColor="text1"/>
          <w:sz w:val="32"/>
          <w:szCs w:val="32"/>
          <w14:textFill>
            <w14:solidFill>
              <w14:schemeClr w14:val="tx1"/>
            </w14:solidFill>
          </w14:textFill>
        </w:rPr>
      </w:pPr>
    </w:p>
    <w:p w14:paraId="26B68903">
      <w:pPr>
        <w:widowControl/>
        <w:jc w:val="center"/>
        <w:rPr>
          <w:rFonts w:eastAsiaTheme="minorEastAsia"/>
          <w:b/>
          <w:bCs/>
          <w:i w:val="0"/>
          <w:iCs w:val="0"/>
          <w:color w:val="000000" w:themeColor="text1"/>
          <w:sz w:val="32"/>
          <w:szCs w:val="32"/>
          <w14:textFill>
            <w14:solidFill>
              <w14:schemeClr w14:val="tx1"/>
            </w14:solidFill>
          </w14:textFill>
        </w:rPr>
      </w:pPr>
    </w:p>
    <w:p w14:paraId="43B30737">
      <w:pPr>
        <w:widowControl/>
        <w:jc w:val="center"/>
        <w:rPr>
          <w:rFonts w:eastAsiaTheme="minorEastAsia"/>
          <w:b/>
          <w:bCs/>
          <w:i w:val="0"/>
          <w:iCs w:val="0"/>
          <w:color w:val="000000" w:themeColor="text1"/>
          <w:sz w:val="32"/>
          <w:szCs w:val="32"/>
          <w14:textFill>
            <w14:solidFill>
              <w14:schemeClr w14:val="tx1"/>
            </w14:solidFill>
          </w14:textFill>
        </w:rPr>
      </w:pPr>
    </w:p>
    <w:p w14:paraId="46289BA0">
      <w:pPr>
        <w:widowControl/>
        <w:jc w:val="center"/>
        <w:rPr>
          <w:rFonts w:eastAsiaTheme="minorEastAsia"/>
          <w:b/>
          <w:bCs/>
          <w:i w:val="0"/>
          <w:iCs w:val="0"/>
          <w:color w:val="000000" w:themeColor="text1"/>
          <w:sz w:val="32"/>
          <w:szCs w:val="32"/>
          <w14:textFill>
            <w14:solidFill>
              <w14:schemeClr w14:val="tx1"/>
            </w14:solidFill>
          </w14:textFill>
        </w:rPr>
      </w:pPr>
    </w:p>
    <w:p w14:paraId="1EE73061">
      <w:pPr>
        <w:widowControl/>
        <w:rPr>
          <w:rFonts w:eastAsiaTheme="minorEastAsia"/>
          <w:b/>
          <w:bCs/>
          <w:i w:val="0"/>
          <w:iCs w:val="0"/>
          <w:color w:val="000000" w:themeColor="text1"/>
          <w:sz w:val="32"/>
          <w:szCs w:val="32"/>
          <w14:textFill>
            <w14:solidFill>
              <w14:schemeClr w14:val="tx1"/>
            </w14:solidFill>
          </w14:textFill>
        </w:rPr>
      </w:pPr>
    </w:p>
    <w:p w14:paraId="2637B841">
      <w:pPr>
        <w:widowControl/>
        <w:jc w:val="center"/>
        <w:rPr>
          <w:rFonts w:eastAsiaTheme="minorEastAsia"/>
          <w:b/>
          <w:bCs/>
          <w:i w:val="0"/>
          <w:iCs w:val="0"/>
          <w:color w:val="000000" w:themeColor="text1"/>
          <w:sz w:val="32"/>
          <w:szCs w:val="32"/>
          <w14:textFill>
            <w14:solidFill>
              <w14:schemeClr w14:val="tx1"/>
            </w14:solidFill>
          </w14:textFill>
        </w:rPr>
      </w:pPr>
    </w:p>
    <w:p w14:paraId="42A4663C">
      <w:pPr>
        <w:widowControl/>
        <w:jc w:val="center"/>
        <w:rPr>
          <w:rFonts w:eastAsiaTheme="minorEastAsia"/>
          <w:b/>
          <w:bCs/>
          <w:i w:val="0"/>
          <w:iCs w:val="0"/>
          <w:color w:val="000000" w:themeColor="text1"/>
          <w:sz w:val="32"/>
          <w:szCs w:val="32"/>
          <w14:textFill>
            <w14:solidFill>
              <w14:schemeClr w14:val="tx1"/>
            </w14:solidFill>
          </w14:textFill>
        </w:rPr>
      </w:pPr>
    </w:p>
    <w:p w14:paraId="37F2F6B8">
      <w:pPr>
        <w:pStyle w:val="4"/>
        <w:rPr>
          <w:rFonts w:eastAsiaTheme="minorEastAsia"/>
          <w:i w:val="0"/>
          <w:iCs w:val="0"/>
        </w:rPr>
      </w:pPr>
      <w:bookmarkStart w:id="1110" w:name="_附录Ⅳ_受试物制剂分析报告_（暂无）"/>
      <w:bookmarkEnd w:id="1110"/>
      <w:bookmarkStart w:id="1111" w:name="_Ref108182187"/>
      <w:bookmarkStart w:id="1112" w:name="_Toc112852740"/>
      <w:bookmarkStart w:id="1113" w:name="_Ref109555903"/>
      <w:bookmarkStart w:id="1114" w:name="_Toc112844572"/>
      <w:bookmarkStart w:id="1115" w:name="_Toc113520746"/>
      <w:bookmarkStart w:id="1116" w:name="_Toc109559543"/>
      <w:bookmarkStart w:id="1117" w:name="_Toc112852139"/>
      <w:bookmarkStart w:id="1118" w:name="_Toc107927558"/>
      <w:bookmarkStart w:id="1119" w:name="_Toc112852228"/>
      <w:bookmarkStart w:id="1120" w:name="_Toc112852558"/>
      <w:bookmarkStart w:id="1121" w:name="_Toc126237479"/>
      <w:bookmarkStart w:id="1122" w:name="_Toc126237427"/>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15</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受试物制剂分析报告</w:t>
      </w:r>
      <w:bookmarkEnd w:id="1111"/>
      <w:bookmarkEnd w:id="1112"/>
      <w:bookmarkEnd w:id="1113"/>
      <w:bookmarkEnd w:id="1114"/>
      <w:bookmarkEnd w:id="1115"/>
      <w:bookmarkEnd w:id="1116"/>
      <w:bookmarkEnd w:id="1117"/>
      <w:bookmarkEnd w:id="1118"/>
      <w:bookmarkEnd w:id="1119"/>
      <w:bookmarkEnd w:id="1120"/>
      <w:r>
        <w:rPr>
          <w:rFonts w:hint="eastAsia" w:eastAsiaTheme="minorEastAsia"/>
          <w:i w:val="0"/>
          <w:iCs w:val="0"/>
        </w:rPr>
        <w:t>（如有）</w:t>
      </w:r>
      <w:bookmarkEnd w:id="1121"/>
      <w:bookmarkEnd w:id="1122"/>
    </w:p>
    <w:p w14:paraId="6690EDC8">
      <w:pPr>
        <w:widowControl/>
        <w:jc w:val="left"/>
        <w:rPr>
          <w:rFonts w:eastAsiaTheme="minorEastAsia"/>
          <w:i w:val="0"/>
          <w:iCs w:val="0"/>
        </w:rPr>
      </w:pPr>
      <w:r>
        <w:rPr>
          <w:rFonts w:eastAsiaTheme="minorEastAsia"/>
          <w:i w:val="0"/>
          <w:iCs w:val="0"/>
        </w:rPr>
        <w:br w:type="page"/>
      </w:r>
    </w:p>
    <w:p w14:paraId="60FEF5AF">
      <w:pPr>
        <w:rPr>
          <w:rFonts w:eastAsiaTheme="minorEastAsia"/>
          <w:i w:val="0"/>
          <w:iCs w:val="0"/>
        </w:rPr>
      </w:pPr>
    </w:p>
    <w:p w14:paraId="30242739">
      <w:pPr>
        <w:rPr>
          <w:rFonts w:eastAsiaTheme="minorEastAsia"/>
          <w:i w:val="0"/>
          <w:iCs w:val="0"/>
        </w:rPr>
      </w:pPr>
    </w:p>
    <w:p w14:paraId="760177B7">
      <w:pPr>
        <w:rPr>
          <w:rFonts w:eastAsiaTheme="minorEastAsia"/>
          <w:i w:val="0"/>
          <w:iCs w:val="0"/>
        </w:rPr>
      </w:pPr>
    </w:p>
    <w:p w14:paraId="315AA8A8">
      <w:pPr>
        <w:rPr>
          <w:rFonts w:eastAsiaTheme="minorEastAsia"/>
          <w:i w:val="0"/>
          <w:iCs w:val="0"/>
        </w:rPr>
      </w:pPr>
    </w:p>
    <w:p w14:paraId="7E051490">
      <w:pPr>
        <w:rPr>
          <w:rFonts w:eastAsiaTheme="minorEastAsia"/>
          <w:i w:val="0"/>
          <w:iCs w:val="0"/>
        </w:rPr>
      </w:pPr>
    </w:p>
    <w:p w14:paraId="23F2C8DB">
      <w:pPr>
        <w:rPr>
          <w:rFonts w:eastAsiaTheme="minorEastAsia"/>
          <w:i w:val="0"/>
          <w:iCs w:val="0"/>
        </w:rPr>
      </w:pPr>
    </w:p>
    <w:p w14:paraId="34104CCE">
      <w:pPr>
        <w:rPr>
          <w:rFonts w:eastAsiaTheme="minorEastAsia"/>
          <w:i w:val="0"/>
          <w:iCs w:val="0"/>
        </w:rPr>
      </w:pPr>
    </w:p>
    <w:p w14:paraId="705F4D1B">
      <w:pPr>
        <w:rPr>
          <w:rFonts w:eastAsiaTheme="minorEastAsia"/>
          <w:i w:val="0"/>
          <w:iCs w:val="0"/>
        </w:rPr>
      </w:pPr>
    </w:p>
    <w:p w14:paraId="131DEF96">
      <w:pPr>
        <w:rPr>
          <w:rFonts w:eastAsiaTheme="minorEastAsia"/>
          <w:i w:val="0"/>
          <w:iCs w:val="0"/>
        </w:rPr>
      </w:pPr>
    </w:p>
    <w:p w14:paraId="7E7CFAD2">
      <w:pPr>
        <w:rPr>
          <w:rFonts w:eastAsiaTheme="minorEastAsia"/>
          <w:i w:val="0"/>
          <w:iCs w:val="0"/>
        </w:rPr>
      </w:pPr>
    </w:p>
    <w:p w14:paraId="1BAF465F">
      <w:pPr>
        <w:rPr>
          <w:rFonts w:eastAsiaTheme="minorEastAsia"/>
          <w:i w:val="0"/>
          <w:iCs w:val="0"/>
        </w:rPr>
      </w:pPr>
    </w:p>
    <w:p w14:paraId="2E2B7C8F">
      <w:pPr>
        <w:rPr>
          <w:rFonts w:eastAsiaTheme="minorEastAsia"/>
          <w:i w:val="0"/>
          <w:iCs w:val="0"/>
        </w:rPr>
      </w:pPr>
    </w:p>
    <w:p w14:paraId="55564FD1">
      <w:pPr>
        <w:rPr>
          <w:rFonts w:eastAsiaTheme="minorEastAsia"/>
          <w:i w:val="0"/>
          <w:iCs w:val="0"/>
        </w:rPr>
      </w:pPr>
    </w:p>
    <w:p w14:paraId="6B40E4E8">
      <w:pPr>
        <w:rPr>
          <w:rFonts w:eastAsiaTheme="minorEastAsia"/>
          <w:i w:val="0"/>
          <w:iCs w:val="0"/>
        </w:rPr>
      </w:pPr>
    </w:p>
    <w:p w14:paraId="339A8C45">
      <w:pPr>
        <w:rPr>
          <w:rFonts w:eastAsiaTheme="minorEastAsia"/>
          <w:i w:val="0"/>
          <w:iCs w:val="0"/>
        </w:rPr>
      </w:pPr>
    </w:p>
    <w:p w14:paraId="4B0413CC">
      <w:pPr>
        <w:pStyle w:val="4"/>
        <w:rPr>
          <w:rFonts w:eastAsiaTheme="minorEastAsia"/>
          <w:i w:val="0"/>
          <w:iCs w:val="0"/>
        </w:rPr>
      </w:pPr>
      <w:bookmarkStart w:id="1123" w:name="_Ref126236838"/>
      <w:bookmarkStart w:id="1124" w:name="_Toc126237428"/>
      <w:bookmarkStart w:id="1125" w:name="_Toc126237480"/>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16</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濒死</w:t>
      </w:r>
      <w:r>
        <w:rPr>
          <w:rFonts w:eastAsiaTheme="minorEastAsia"/>
          <w:i w:val="0"/>
          <w:iCs w:val="0"/>
        </w:rPr>
        <w:t>/</w:t>
      </w:r>
      <w:r>
        <w:rPr>
          <w:rFonts w:hint="eastAsia" w:eastAsiaTheme="minorEastAsia"/>
          <w:i w:val="0"/>
          <w:iCs w:val="0"/>
        </w:rPr>
        <w:t>死亡动物报告（如有）</w:t>
      </w:r>
      <w:bookmarkEnd w:id="1123"/>
      <w:bookmarkEnd w:id="1124"/>
      <w:bookmarkEnd w:id="1125"/>
    </w:p>
    <w:p w14:paraId="7678660D">
      <w:pPr>
        <w:widowControl/>
        <w:spacing w:line="240" w:lineRule="auto"/>
        <w:jc w:val="left"/>
        <w:rPr>
          <w:rFonts w:eastAsiaTheme="minorEastAsia"/>
          <w:i w:val="0"/>
          <w:iCs w:val="0"/>
        </w:rPr>
      </w:pPr>
      <w:r>
        <w:rPr>
          <w:rFonts w:eastAsiaTheme="minorEastAsia"/>
          <w:i w:val="0"/>
          <w:iCs w:val="0"/>
        </w:rPr>
        <w:br w:type="page"/>
      </w:r>
    </w:p>
    <w:p w14:paraId="03F004FA">
      <w:pPr>
        <w:rPr>
          <w:rFonts w:eastAsiaTheme="minorEastAsia"/>
          <w:i w:val="0"/>
          <w:iCs w:val="0"/>
        </w:rPr>
      </w:pPr>
    </w:p>
    <w:p w14:paraId="29FB8EDD">
      <w:pPr>
        <w:rPr>
          <w:rFonts w:eastAsiaTheme="minorEastAsia"/>
          <w:i w:val="0"/>
          <w:iCs w:val="0"/>
        </w:rPr>
      </w:pPr>
    </w:p>
    <w:p w14:paraId="32A475EC">
      <w:pPr>
        <w:rPr>
          <w:rFonts w:eastAsiaTheme="minorEastAsia"/>
          <w:i w:val="0"/>
          <w:iCs w:val="0"/>
        </w:rPr>
      </w:pPr>
    </w:p>
    <w:p w14:paraId="6A4CBD11">
      <w:pPr>
        <w:rPr>
          <w:rFonts w:eastAsiaTheme="minorEastAsia"/>
          <w:i w:val="0"/>
          <w:iCs w:val="0"/>
        </w:rPr>
      </w:pPr>
    </w:p>
    <w:p w14:paraId="1CFE2951">
      <w:pPr>
        <w:rPr>
          <w:rFonts w:eastAsiaTheme="minorEastAsia"/>
          <w:i w:val="0"/>
          <w:iCs w:val="0"/>
        </w:rPr>
      </w:pPr>
    </w:p>
    <w:p w14:paraId="5D83D0BB">
      <w:pPr>
        <w:rPr>
          <w:rFonts w:eastAsiaTheme="minorEastAsia"/>
          <w:i w:val="0"/>
          <w:iCs w:val="0"/>
        </w:rPr>
      </w:pPr>
    </w:p>
    <w:p w14:paraId="24EB7AA4">
      <w:pPr>
        <w:rPr>
          <w:rFonts w:eastAsiaTheme="minorEastAsia"/>
          <w:i w:val="0"/>
          <w:iCs w:val="0"/>
        </w:rPr>
      </w:pPr>
    </w:p>
    <w:p w14:paraId="78CC9DD9">
      <w:pPr>
        <w:rPr>
          <w:rFonts w:eastAsiaTheme="minorEastAsia"/>
          <w:i w:val="0"/>
          <w:iCs w:val="0"/>
        </w:rPr>
      </w:pPr>
    </w:p>
    <w:p w14:paraId="5CD0777B">
      <w:pPr>
        <w:rPr>
          <w:rFonts w:eastAsiaTheme="minorEastAsia"/>
          <w:i w:val="0"/>
          <w:iCs w:val="0"/>
        </w:rPr>
      </w:pPr>
    </w:p>
    <w:p w14:paraId="44848805">
      <w:pPr>
        <w:rPr>
          <w:rFonts w:eastAsiaTheme="minorEastAsia"/>
          <w:i w:val="0"/>
          <w:iCs w:val="0"/>
        </w:rPr>
      </w:pPr>
    </w:p>
    <w:p w14:paraId="2B62F598">
      <w:pPr>
        <w:rPr>
          <w:rFonts w:eastAsiaTheme="minorEastAsia"/>
          <w:i w:val="0"/>
          <w:iCs w:val="0"/>
        </w:rPr>
      </w:pPr>
    </w:p>
    <w:p w14:paraId="0E749087">
      <w:pPr>
        <w:rPr>
          <w:rFonts w:eastAsiaTheme="minorEastAsia"/>
          <w:i w:val="0"/>
          <w:iCs w:val="0"/>
        </w:rPr>
      </w:pPr>
    </w:p>
    <w:p w14:paraId="28D94963">
      <w:pPr>
        <w:rPr>
          <w:rFonts w:eastAsiaTheme="minorEastAsia"/>
          <w:i w:val="0"/>
          <w:iCs w:val="0"/>
        </w:rPr>
      </w:pPr>
    </w:p>
    <w:p w14:paraId="32E1133D">
      <w:pPr>
        <w:rPr>
          <w:rFonts w:eastAsiaTheme="minorEastAsia"/>
          <w:i w:val="0"/>
          <w:iCs w:val="0"/>
        </w:rPr>
      </w:pPr>
    </w:p>
    <w:p w14:paraId="7FABCE71">
      <w:pPr>
        <w:rPr>
          <w:rFonts w:eastAsiaTheme="minorEastAsia"/>
          <w:i w:val="0"/>
          <w:iCs w:val="0"/>
        </w:rPr>
      </w:pPr>
    </w:p>
    <w:p w14:paraId="7D1BC998">
      <w:pPr>
        <w:rPr>
          <w:rFonts w:eastAsiaTheme="minorEastAsia"/>
          <w:i w:val="0"/>
          <w:iCs w:val="0"/>
        </w:rPr>
      </w:pPr>
    </w:p>
    <w:p w14:paraId="2E11D8DC">
      <w:pPr>
        <w:rPr>
          <w:rFonts w:eastAsiaTheme="minorEastAsia"/>
          <w:i w:val="0"/>
          <w:iCs w:val="0"/>
        </w:rPr>
      </w:pPr>
    </w:p>
    <w:p w14:paraId="7DB94782">
      <w:pPr>
        <w:rPr>
          <w:rFonts w:eastAsiaTheme="minorEastAsia"/>
          <w:i w:val="0"/>
          <w:iCs w:val="0"/>
        </w:rPr>
      </w:pPr>
    </w:p>
    <w:p w14:paraId="47F95364">
      <w:pPr>
        <w:pStyle w:val="4"/>
        <w:rPr>
          <w:rFonts w:eastAsiaTheme="minorEastAsia"/>
          <w:i w:val="0"/>
          <w:iCs w:val="0"/>
        </w:rPr>
      </w:pPr>
      <w:bookmarkStart w:id="1126" w:name="_Toc126237481"/>
      <w:bookmarkStart w:id="1127" w:name="_Toc126237429"/>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17</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安全药理报告（如有）</w:t>
      </w:r>
      <w:bookmarkEnd w:id="1126"/>
      <w:bookmarkEnd w:id="1127"/>
    </w:p>
    <w:p w14:paraId="43010542">
      <w:pPr>
        <w:widowControl/>
        <w:spacing w:line="240" w:lineRule="auto"/>
        <w:jc w:val="left"/>
        <w:rPr>
          <w:rFonts w:eastAsiaTheme="minorEastAsia"/>
          <w:i w:val="0"/>
          <w:iCs w:val="0"/>
        </w:rPr>
      </w:pPr>
      <w:r>
        <w:rPr>
          <w:rFonts w:eastAsiaTheme="minorEastAsia"/>
          <w:i w:val="0"/>
          <w:iCs w:val="0"/>
        </w:rPr>
        <w:br w:type="page"/>
      </w:r>
    </w:p>
    <w:p w14:paraId="19339E54">
      <w:pPr>
        <w:rPr>
          <w:rFonts w:eastAsiaTheme="minorEastAsia"/>
          <w:i w:val="0"/>
          <w:iCs w:val="0"/>
        </w:rPr>
      </w:pPr>
    </w:p>
    <w:p w14:paraId="6C4DBED3">
      <w:pPr>
        <w:rPr>
          <w:rFonts w:eastAsiaTheme="minorEastAsia"/>
          <w:i w:val="0"/>
          <w:iCs w:val="0"/>
        </w:rPr>
      </w:pPr>
    </w:p>
    <w:p w14:paraId="7D9E9B56">
      <w:pPr>
        <w:rPr>
          <w:rFonts w:eastAsiaTheme="minorEastAsia"/>
          <w:i w:val="0"/>
          <w:iCs w:val="0"/>
        </w:rPr>
      </w:pPr>
    </w:p>
    <w:p w14:paraId="48BA27A8">
      <w:pPr>
        <w:rPr>
          <w:rFonts w:eastAsiaTheme="minorEastAsia"/>
          <w:i w:val="0"/>
          <w:iCs w:val="0"/>
        </w:rPr>
      </w:pPr>
    </w:p>
    <w:p w14:paraId="289023C9">
      <w:pPr>
        <w:rPr>
          <w:rFonts w:eastAsiaTheme="minorEastAsia"/>
          <w:i w:val="0"/>
          <w:iCs w:val="0"/>
        </w:rPr>
      </w:pPr>
    </w:p>
    <w:p w14:paraId="3CB9A1FF">
      <w:pPr>
        <w:rPr>
          <w:rFonts w:eastAsiaTheme="minorEastAsia"/>
          <w:i w:val="0"/>
          <w:iCs w:val="0"/>
        </w:rPr>
      </w:pPr>
    </w:p>
    <w:p w14:paraId="38889485">
      <w:pPr>
        <w:rPr>
          <w:rFonts w:eastAsiaTheme="minorEastAsia"/>
          <w:i w:val="0"/>
          <w:iCs w:val="0"/>
        </w:rPr>
      </w:pPr>
    </w:p>
    <w:p w14:paraId="6AB686D5">
      <w:pPr>
        <w:rPr>
          <w:rFonts w:eastAsiaTheme="minorEastAsia"/>
          <w:i w:val="0"/>
          <w:iCs w:val="0"/>
        </w:rPr>
      </w:pPr>
    </w:p>
    <w:p w14:paraId="775F9562">
      <w:pPr>
        <w:rPr>
          <w:rFonts w:eastAsiaTheme="minorEastAsia"/>
          <w:i w:val="0"/>
          <w:iCs w:val="0"/>
        </w:rPr>
      </w:pPr>
    </w:p>
    <w:p w14:paraId="28F2C20B">
      <w:pPr>
        <w:rPr>
          <w:rFonts w:eastAsiaTheme="minorEastAsia"/>
          <w:i w:val="0"/>
          <w:iCs w:val="0"/>
        </w:rPr>
      </w:pPr>
    </w:p>
    <w:p w14:paraId="040AFA24">
      <w:pPr>
        <w:rPr>
          <w:rFonts w:eastAsiaTheme="minorEastAsia"/>
          <w:i w:val="0"/>
          <w:iCs w:val="0"/>
        </w:rPr>
      </w:pPr>
    </w:p>
    <w:p w14:paraId="342AD7E6">
      <w:pPr>
        <w:rPr>
          <w:rFonts w:eastAsiaTheme="minorEastAsia"/>
          <w:i w:val="0"/>
          <w:iCs w:val="0"/>
        </w:rPr>
      </w:pPr>
    </w:p>
    <w:p w14:paraId="6AA95B75">
      <w:pPr>
        <w:rPr>
          <w:rFonts w:eastAsiaTheme="minorEastAsia"/>
          <w:i w:val="0"/>
          <w:iCs w:val="0"/>
        </w:rPr>
      </w:pPr>
    </w:p>
    <w:p w14:paraId="7E268D96">
      <w:pPr>
        <w:rPr>
          <w:rFonts w:eastAsiaTheme="minorEastAsia"/>
          <w:i w:val="0"/>
          <w:iCs w:val="0"/>
        </w:rPr>
      </w:pPr>
    </w:p>
    <w:p w14:paraId="2812BDE3">
      <w:pPr>
        <w:rPr>
          <w:rFonts w:eastAsiaTheme="minorEastAsia"/>
          <w:i w:val="0"/>
          <w:iCs w:val="0"/>
        </w:rPr>
      </w:pPr>
    </w:p>
    <w:p w14:paraId="720B73D2">
      <w:pPr>
        <w:rPr>
          <w:rFonts w:eastAsiaTheme="minorEastAsia"/>
          <w:i w:val="0"/>
          <w:iCs w:val="0"/>
        </w:rPr>
      </w:pPr>
    </w:p>
    <w:p w14:paraId="3C672EA2">
      <w:pPr>
        <w:rPr>
          <w:rFonts w:eastAsiaTheme="minorEastAsia"/>
          <w:i w:val="0"/>
          <w:iCs w:val="0"/>
        </w:rPr>
      </w:pPr>
    </w:p>
    <w:p w14:paraId="5D74D3B1">
      <w:pPr>
        <w:rPr>
          <w:rFonts w:eastAsiaTheme="minorEastAsia"/>
          <w:i w:val="0"/>
          <w:iCs w:val="0"/>
        </w:rPr>
      </w:pPr>
    </w:p>
    <w:p w14:paraId="65EA1B25">
      <w:pPr>
        <w:pStyle w:val="4"/>
        <w:rPr>
          <w:rFonts w:eastAsiaTheme="minorEastAsia"/>
          <w:i w:val="0"/>
          <w:iCs w:val="0"/>
        </w:rPr>
      </w:pPr>
      <w:bookmarkStart w:id="1128" w:name="_附录V_毒代动力学报告"/>
      <w:bookmarkEnd w:id="1128"/>
      <w:bookmarkStart w:id="1129" w:name="_Ref109556810"/>
      <w:bookmarkStart w:id="1130" w:name="_Ref108182380"/>
      <w:bookmarkStart w:id="1131" w:name="_Toc112852140"/>
      <w:bookmarkStart w:id="1132" w:name="_Toc107927559"/>
      <w:bookmarkStart w:id="1133" w:name="_Toc112852741"/>
      <w:bookmarkStart w:id="1134" w:name="_Toc126237482"/>
      <w:bookmarkStart w:id="1135" w:name="_Toc112852229"/>
      <w:bookmarkStart w:id="1136" w:name="_Toc109559544"/>
      <w:bookmarkStart w:id="1137" w:name="_Toc126237430"/>
      <w:bookmarkStart w:id="1138" w:name="_Toc112844573"/>
      <w:bookmarkStart w:id="1139" w:name="_Toc112852559"/>
      <w:bookmarkStart w:id="1140" w:name="_Toc113520747"/>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18</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毒代动力学报告</w:t>
      </w:r>
      <w:bookmarkEnd w:id="1129"/>
      <w:bookmarkEnd w:id="1130"/>
      <w:bookmarkEnd w:id="1131"/>
      <w:bookmarkEnd w:id="1132"/>
      <w:bookmarkEnd w:id="1133"/>
      <w:bookmarkEnd w:id="1134"/>
      <w:bookmarkEnd w:id="1135"/>
      <w:bookmarkEnd w:id="1136"/>
      <w:bookmarkEnd w:id="1137"/>
      <w:bookmarkEnd w:id="1138"/>
      <w:bookmarkEnd w:id="1139"/>
      <w:bookmarkEnd w:id="1140"/>
    </w:p>
    <w:p w14:paraId="3D843E9C">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1562C95B">
      <w:pPr>
        <w:widowControl/>
        <w:jc w:val="left"/>
        <w:rPr>
          <w:rFonts w:eastAsiaTheme="minorEastAsia"/>
          <w:b/>
          <w:bCs/>
          <w:i w:val="0"/>
          <w:iCs w:val="0"/>
          <w:color w:val="000000" w:themeColor="text1"/>
          <w:sz w:val="32"/>
          <w:szCs w:val="32"/>
          <w14:textFill>
            <w14:solidFill>
              <w14:schemeClr w14:val="tx1"/>
            </w14:solidFill>
          </w14:textFill>
        </w:rPr>
      </w:pPr>
    </w:p>
    <w:p w14:paraId="09D36401">
      <w:pPr>
        <w:widowControl/>
        <w:jc w:val="left"/>
        <w:rPr>
          <w:rFonts w:eastAsiaTheme="minorEastAsia"/>
          <w:b/>
          <w:bCs/>
          <w:i w:val="0"/>
          <w:iCs w:val="0"/>
          <w:color w:val="000000" w:themeColor="text1"/>
          <w:sz w:val="32"/>
          <w:szCs w:val="32"/>
          <w14:textFill>
            <w14:solidFill>
              <w14:schemeClr w14:val="tx1"/>
            </w14:solidFill>
          </w14:textFill>
        </w:rPr>
      </w:pPr>
    </w:p>
    <w:p w14:paraId="0DB039D5">
      <w:pPr>
        <w:widowControl/>
        <w:jc w:val="left"/>
        <w:rPr>
          <w:rFonts w:eastAsiaTheme="minorEastAsia"/>
          <w:b/>
          <w:bCs/>
          <w:i w:val="0"/>
          <w:iCs w:val="0"/>
          <w:color w:val="000000" w:themeColor="text1"/>
          <w:sz w:val="32"/>
          <w:szCs w:val="32"/>
          <w14:textFill>
            <w14:solidFill>
              <w14:schemeClr w14:val="tx1"/>
            </w14:solidFill>
          </w14:textFill>
        </w:rPr>
      </w:pPr>
    </w:p>
    <w:p w14:paraId="3CA74E16">
      <w:pPr>
        <w:widowControl/>
        <w:jc w:val="left"/>
        <w:rPr>
          <w:rFonts w:eastAsiaTheme="minorEastAsia"/>
          <w:b/>
          <w:bCs/>
          <w:i w:val="0"/>
          <w:iCs w:val="0"/>
          <w:color w:val="000000" w:themeColor="text1"/>
          <w:sz w:val="32"/>
          <w:szCs w:val="32"/>
          <w14:textFill>
            <w14:solidFill>
              <w14:schemeClr w14:val="tx1"/>
            </w14:solidFill>
          </w14:textFill>
        </w:rPr>
      </w:pPr>
    </w:p>
    <w:p w14:paraId="796B742F">
      <w:pPr>
        <w:widowControl/>
        <w:jc w:val="left"/>
        <w:rPr>
          <w:rFonts w:eastAsiaTheme="minorEastAsia"/>
          <w:b/>
          <w:bCs/>
          <w:i w:val="0"/>
          <w:iCs w:val="0"/>
          <w:color w:val="000000" w:themeColor="text1"/>
          <w:sz w:val="32"/>
          <w:szCs w:val="32"/>
          <w14:textFill>
            <w14:solidFill>
              <w14:schemeClr w14:val="tx1"/>
            </w14:solidFill>
          </w14:textFill>
        </w:rPr>
      </w:pPr>
    </w:p>
    <w:p w14:paraId="2A55393E">
      <w:pPr>
        <w:widowControl/>
        <w:jc w:val="left"/>
        <w:rPr>
          <w:rFonts w:eastAsiaTheme="minorEastAsia"/>
          <w:b/>
          <w:bCs/>
          <w:i w:val="0"/>
          <w:iCs w:val="0"/>
          <w:color w:val="000000" w:themeColor="text1"/>
          <w:sz w:val="32"/>
          <w:szCs w:val="32"/>
          <w14:textFill>
            <w14:solidFill>
              <w14:schemeClr w14:val="tx1"/>
            </w14:solidFill>
          </w14:textFill>
        </w:rPr>
      </w:pPr>
    </w:p>
    <w:p w14:paraId="2281D744">
      <w:pPr>
        <w:widowControl/>
        <w:jc w:val="left"/>
        <w:rPr>
          <w:rFonts w:eastAsiaTheme="minorEastAsia"/>
          <w:b/>
          <w:bCs/>
          <w:i w:val="0"/>
          <w:iCs w:val="0"/>
          <w:color w:val="000000" w:themeColor="text1"/>
          <w:sz w:val="32"/>
          <w:szCs w:val="32"/>
          <w14:textFill>
            <w14:solidFill>
              <w14:schemeClr w14:val="tx1"/>
            </w14:solidFill>
          </w14:textFill>
        </w:rPr>
      </w:pPr>
    </w:p>
    <w:p w14:paraId="6A2C1A13">
      <w:pPr>
        <w:widowControl/>
        <w:jc w:val="left"/>
        <w:rPr>
          <w:rFonts w:eastAsiaTheme="minorEastAsia"/>
          <w:b/>
          <w:bCs/>
          <w:i w:val="0"/>
          <w:iCs w:val="0"/>
          <w:color w:val="000000" w:themeColor="text1"/>
          <w:sz w:val="32"/>
          <w:szCs w:val="32"/>
          <w14:textFill>
            <w14:solidFill>
              <w14:schemeClr w14:val="tx1"/>
            </w14:solidFill>
          </w14:textFill>
        </w:rPr>
      </w:pPr>
    </w:p>
    <w:p w14:paraId="38F14AF5">
      <w:pPr>
        <w:widowControl/>
        <w:jc w:val="left"/>
        <w:rPr>
          <w:rFonts w:eastAsiaTheme="minorEastAsia"/>
          <w:b/>
          <w:bCs/>
          <w:i w:val="0"/>
          <w:iCs w:val="0"/>
          <w:color w:val="000000" w:themeColor="text1"/>
          <w:sz w:val="32"/>
          <w:szCs w:val="32"/>
          <w14:textFill>
            <w14:solidFill>
              <w14:schemeClr w14:val="tx1"/>
            </w14:solidFill>
          </w14:textFill>
        </w:rPr>
      </w:pPr>
    </w:p>
    <w:p w14:paraId="1BD55CBE">
      <w:pPr>
        <w:widowControl/>
        <w:jc w:val="left"/>
        <w:rPr>
          <w:rFonts w:eastAsiaTheme="minorEastAsia"/>
          <w:b/>
          <w:bCs/>
          <w:i w:val="0"/>
          <w:iCs w:val="0"/>
          <w:color w:val="000000" w:themeColor="text1"/>
          <w:sz w:val="32"/>
          <w:szCs w:val="32"/>
          <w14:textFill>
            <w14:solidFill>
              <w14:schemeClr w14:val="tx1"/>
            </w14:solidFill>
          </w14:textFill>
        </w:rPr>
      </w:pPr>
    </w:p>
    <w:p w14:paraId="6353A04A">
      <w:pPr>
        <w:widowControl/>
        <w:jc w:val="left"/>
        <w:rPr>
          <w:rFonts w:eastAsiaTheme="minorEastAsia"/>
          <w:b/>
          <w:bCs/>
          <w:i w:val="0"/>
          <w:iCs w:val="0"/>
          <w:color w:val="000000" w:themeColor="text1"/>
          <w:sz w:val="32"/>
          <w:szCs w:val="32"/>
          <w14:textFill>
            <w14:solidFill>
              <w14:schemeClr w14:val="tx1"/>
            </w14:solidFill>
          </w14:textFill>
        </w:rPr>
      </w:pPr>
    </w:p>
    <w:p w14:paraId="1A392AB9">
      <w:pPr>
        <w:widowControl/>
        <w:jc w:val="left"/>
        <w:rPr>
          <w:rFonts w:eastAsiaTheme="minorEastAsia"/>
          <w:b/>
          <w:bCs/>
          <w:i w:val="0"/>
          <w:iCs w:val="0"/>
          <w:color w:val="000000" w:themeColor="text1"/>
          <w:sz w:val="32"/>
          <w:szCs w:val="32"/>
          <w14:textFill>
            <w14:solidFill>
              <w14:schemeClr w14:val="tx1"/>
            </w14:solidFill>
          </w14:textFill>
        </w:rPr>
      </w:pPr>
    </w:p>
    <w:p w14:paraId="1E28CE01">
      <w:pPr>
        <w:widowControl/>
        <w:jc w:val="left"/>
        <w:rPr>
          <w:rFonts w:eastAsiaTheme="minorEastAsia"/>
          <w:b/>
          <w:bCs/>
          <w:i w:val="0"/>
          <w:iCs w:val="0"/>
          <w:color w:val="000000" w:themeColor="text1"/>
          <w:sz w:val="32"/>
          <w:szCs w:val="32"/>
          <w14:textFill>
            <w14:solidFill>
              <w14:schemeClr w14:val="tx1"/>
            </w14:solidFill>
          </w14:textFill>
        </w:rPr>
      </w:pPr>
    </w:p>
    <w:p w14:paraId="1E73CB31">
      <w:pPr>
        <w:pStyle w:val="4"/>
        <w:rPr>
          <w:rFonts w:eastAsiaTheme="minorEastAsia"/>
          <w:i w:val="0"/>
          <w:iCs w:val="0"/>
        </w:rPr>
      </w:pPr>
      <w:bookmarkStart w:id="1141" w:name="_附录VI_浓度检测报告"/>
      <w:bookmarkEnd w:id="1141"/>
      <w:bookmarkStart w:id="1142" w:name="_Toc112852230"/>
      <w:bookmarkStart w:id="1143" w:name="_Toc113520748"/>
      <w:bookmarkStart w:id="1144" w:name="_Toc109559545"/>
      <w:bookmarkStart w:id="1145" w:name="_Toc112852141"/>
      <w:bookmarkStart w:id="1146" w:name="_Toc112852742"/>
      <w:bookmarkStart w:id="1147" w:name="_Toc126237431"/>
      <w:bookmarkStart w:id="1148" w:name="_Toc107927560"/>
      <w:bookmarkStart w:id="1149" w:name="_Toc112844574"/>
      <w:bookmarkStart w:id="1150" w:name="_Toc126237483"/>
      <w:bookmarkStart w:id="1151" w:name="_Toc112852560"/>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19</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浓度检测报告</w:t>
      </w:r>
      <w:bookmarkEnd w:id="1142"/>
      <w:bookmarkEnd w:id="1143"/>
      <w:bookmarkEnd w:id="1144"/>
      <w:bookmarkEnd w:id="1145"/>
      <w:bookmarkEnd w:id="1146"/>
      <w:bookmarkEnd w:id="1147"/>
      <w:bookmarkEnd w:id="1148"/>
      <w:bookmarkEnd w:id="1149"/>
      <w:bookmarkEnd w:id="1150"/>
      <w:bookmarkEnd w:id="1151"/>
      <w:r>
        <w:rPr>
          <w:rFonts w:hint="eastAsia" w:eastAsiaTheme="minorEastAsia"/>
          <w:i w:val="0"/>
          <w:iCs w:val="0"/>
        </w:rPr>
        <w:t>（如有）</w:t>
      </w:r>
    </w:p>
    <w:p w14:paraId="4F46DC9E">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6C8A7FF9">
      <w:pPr>
        <w:widowControl/>
        <w:jc w:val="left"/>
        <w:rPr>
          <w:rFonts w:eastAsiaTheme="minorEastAsia"/>
          <w:b/>
          <w:bCs/>
          <w:i w:val="0"/>
          <w:iCs w:val="0"/>
          <w:color w:val="000000" w:themeColor="text1"/>
          <w:sz w:val="32"/>
          <w:szCs w:val="32"/>
          <w14:textFill>
            <w14:solidFill>
              <w14:schemeClr w14:val="tx1"/>
            </w14:solidFill>
          </w14:textFill>
        </w:rPr>
      </w:pPr>
    </w:p>
    <w:p w14:paraId="185C66D9">
      <w:pPr>
        <w:widowControl/>
        <w:jc w:val="center"/>
        <w:rPr>
          <w:rFonts w:eastAsiaTheme="minorEastAsia"/>
          <w:b/>
          <w:bCs/>
          <w:i w:val="0"/>
          <w:iCs w:val="0"/>
          <w:color w:val="000000" w:themeColor="text1"/>
          <w:sz w:val="32"/>
          <w:szCs w:val="32"/>
          <w14:textFill>
            <w14:solidFill>
              <w14:schemeClr w14:val="tx1"/>
            </w14:solidFill>
          </w14:textFill>
        </w:rPr>
      </w:pPr>
    </w:p>
    <w:p w14:paraId="2BE2622F">
      <w:pPr>
        <w:widowControl/>
        <w:jc w:val="center"/>
        <w:rPr>
          <w:rFonts w:eastAsiaTheme="minorEastAsia"/>
          <w:b/>
          <w:bCs/>
          <w:i w:val="0"/>
          <w:iCs w:val="0"/>
          <w:color w:val="000000" w:themeColor="text1"/>
          <w:sz w:val="32"/>
          <w:szCs w:val="32"/>
          <w14:textFill>
            <w14:solidFill>
              <w14:schemeClr w14:val="tx1"/>
            </w14:solidFill>
          </w14:textFill>
        </w:rPr>
      </w:pPr>
    </w:p>
    <w:p w14:paraId="26DD6644">
      <w:pPr>
        <w:widowControl/>
        <w:jc w:val="center"/>
        <w:rPr>
          <w:rFonts w:eastAsiaTheme="minorEastAsia"/>
          <w:b/>
          <w:bCs/>
          <w:i w:val="0"/>
          <w:iCs w:val="0"/>
          <w:color w:val="000000" w:themeColor="text1"/>
          <w:sz w:val="32"/>
          <w:szCs w:val="32"/>
          <w14:textFill>
            <w14:solidFill>
              <w14:schemeClr w14:val="tx1"/>
            </w14:solidFill>
          </w14:textFill>
        </w:rPr>
      </w:pPr>
    </w:p>
    <w:p w14:paraId="16A8F33B">
      <w:pPr>
        <w:widowControl/>
        <w:jc w:val="center"/>
        <w:rPr>
          <w:rFonts w:eastAsiaTheme="minorEastAsia"/>
          <w:b/>
          <w:bCs/>
          <w:i w:val="0"/>
          <w:iCs w:val="0"/>
          <w:color w:val="000000" w:themeColor="text1"/>
          <w:sz w:val="32"/>
          <w:szCs w:val="32"/>
          <w14:textFill>
            <w14:solidFill>
              <w14:schemeClr w14:val="tx1"/>
            </w14:solidFill>
          </w14:textFill>
        </w:rPr>
      </w:pPr>
    </w:p>
    <w:p w14:paraId="6A87DE92">
      <w:pPr>
        <w:widowControl/>
        <w:jc w:val="center"/>
        <w:rPr>
          <w:rFonts w:eastAsiaTheme="minorEastAsia"/>
          <w:b/>
          <w:bCs/>
          <w:i w:val="0"/>
          <w:iCs w:val="0"/>
          <w:color w:val="000000" w:themeColor="text1"/>
          <w:sz w:val="32"/>
          <w:szCs w:val="32"/>
          <w14:textFill>
            <w14:solidFill>
              <w14:schemeClr w14:val="tx1"/>
            </w14:solidFill>
          </w14:textFill>
        </w:rPr>
      </w:pPr>
    </w:p>
    <w:p w14:paraId="79727375">
      <w:pPr>
        <w:widowControl/>
        <w:jc w:val="center"/>
        <w:rPr>
          <w:rFonts w:eastAsiaTheme="minorEastAsia"/>
          <w:b/>
          <w:bCs/>
          <w:i w:val="0"/>
          <w:iCs w:val="0"/>
          <w:color w:val="000000" w:themeColor="text1"/>
          <w:sz w:val="32"/>
          <w:szCs w:val="32"/>
          <w14:textFill>
            <w14:solidFill>
              <w14:schemeClr w14:val="tx1"/>
            </w14:solidFill>
          </w14:textFill>
        </w:rPr>
      </w:pPr>
    </w:p>
    <w:p w14:paraId="36C44957">
      <w:pPr>
        <w:widowControl/>
        <w:jc w:val="center"/>
        <w:rPr>
          <w:rFonts w:eastAsiaTheme="minorEastAsia"/>
          <w:b/>
          <w:bCs/>
          <w:i w:val="0"/>
          <w:iCs w:val="0"/>
          <w:color w:val="000000" w:themeColor="text1"/>
          <w:sz w:val="32"/>
          <w:szCs w:val="32"/>
          <w14:textFill>
            <w14:solidFill>
              <w14:schemeClr w14:val="tx1"/>
            </w14:solidFill>
          </w14:textFill>
        </w:rPr>
      </w:pPr>
    </w:p>
    <w:p w14:paraId="233E4F92">
      <w:pPr>
        <w:widowControl/>
        <w:jc w:val="center"/>
        <w:rPr>
          <w:rFonts w:eastAsiaTheme="minorEastAsia"/>
          <w:b/>
          <w:bCs/>
          <w:i w:val="0"/>
          <w:iCs w:val="0"/>
          <w:color w:val="000000" w:themeColor="text1"/>
          <w:sz w:val="32"/>
          <w:szCs w:val="32"/>
          <w14:textFill>
            <w14:solidFill>
              <w14:schemeClr w14:val="tx1"/>
            </w14:solidFill>
          </w14:textFill>
        </w:rPr>
      </w:pPr>
    </w:p>
    <w:p w14:paraId="287F5A06">
      <w:pPr>
        <w:widowControl/>
        <w:jc w:val="center"/>
        <w:rPr>
          <w:rFonts w:eastAsiaTheme="minorEastAsia"/>
          <w:b/>
          <w:bCs/>
          <w:i w:val="0"/>
          <w:iCs w:val="0"/>
          <w:color w:val="000000" w:themeColor="text1"/>
          <w:sz w:val="32"/>
          <w:szCs w:val="32"/>
          <w14:textFill>
            <w14:solidFill>
              <w14:schemeClr w14:val="tx1"/>
            </w14:solidFill>
          </w14:textFill>
        </w:rPr>
      </w:pPr>
    </w:p>
    <w:p w14:paraId="6EFC5281">
      <w:pPr>
        <w:widowControl/>
        <w:rPr>
          <w:rFonts w:eastAsiaTheme="minorEastAsia"/>
          <w:b/>
          <w:bCs/>
          <w:i w:val="0"/>
          <w:iCs w:val="0"/>
          <w:color w:val="000000" w:themeColor="text1"/>
          <w:sz w:val="32"/>
          <w:szCs w:val="32"/>
          <w14:textFill>
            <w14:solidFill>
              <w14:schemeClr w14:val="tx1"/>
            </w14:solidFill>
          </w14:textFill>
        </w:rPr>
      </w:pPr>
    </w:p>
    <w:p w14:paraId="60F62343">
      <w:pPr>
        <w:widowControl/>
        <w:jc w:val="center"/>
        <w:rPr>
          <w:rFonts w:eastAsiaTheme="minorEastAsia"/>
          <w:b/>
          <w:bCs/>
          <w:i w:val="0"/>
          <w:iCs w:val="0"/>
          <w:color w:val="000000" w:themeColor="text1"/>
          <w:sz w:val="32"/>
          <w:szCs w:val="32"/>
          <w14:textFill>
            <w14:solidFill>
              <w14:schemeClr w14:val="tx1"/>
            </w14:solidFill>
          </w14:textFill>
        </w:rPr>
      </w:pPr>
    </w:p>
    <w:p w14:paraId="5DB399AE">
      <w:pPr>
        <w:pStyle w:val="4"/>
        <w:rPr>
          <w:rFonts w:eastAsiaTheme="minorEastAsia"/>
          <w:i w:val="0"/>
          <w:iCs w:val="0"/>
        </w:rPr>
      </w:pPr>
      <w:bookmarkStart w:id="1152" w:name="_Toc112852561"/>
      <w:bookmarkStart w:id="1153" w:name="_Ref202864851"/>
      <w:bookmarkStart w:id="1154" w:name="_Toc112852743"/>
      <w:bookmarkStart w:id="1155" w:name="_Toc126237484"/>
      <w:bookmarkStart w:id="1156" w:name="_Ref202864844"/>
      <w:bookmarkStart w:id="1157" w:name="_Toc112844575"/>
      <w:bookmarkStart w:id="1158" w:name="_Toc109559546"/>
      <w:bookmarkStart w:id="1159" w:name="_Toc112852142"/>
      <w:bookmarkStart w:id="1160" w:name="_Ref202864840"/>
      <w:bookmarkStart w:id="1161" w:name="_Ref109556645"/>
      <w:bookmarkStart w:id="1162" w:name="_Toc112852231"/>
      <w:bookmarkStart w:id="1163" w:name="_Toc126237432"/>
      <w:bookmarkStart w:id="1164" w:name="_Toc113520749"/>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20</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抗药抗体报告</w:t>
      </w:r>
      <w:bookmarkEnd w:id="1152"/>
      <w:bookmarkEnd w:id="1153"/>
      <w:bookmarkEnd w:id="1154"/>
      <w:bookmarkEnd w:id="1155"/>
      <w:bookmarkEnd w:id="1156"/>
      <w:bookmarkEnd w:id="1157"/>
      <w:bookmarkEnd w:id="1158"/>
      <w:bookmarkEnd w:id="1159"/>
      <w:bookmarkEnd w:id="1160"/>
      <w:bookmarkEnd w:id="1161"/>
      <w:bookmarkEnd w:id="1162"/>
      <w:bookmarkEnd w:id="1163"/>
      <w:bookmarkEnd w:id="1164"/>
    </w:p>
    <w:p w14:paraId="4E1B87F8">
      <w:pPr>
        <w:widowControl/>
        <w:jc w:val="center"/>
        <w:rPr>
          <w:rFonts w:eastAsiaTheme="minorEastAsia"/>
          <w:b/>
          <w:bCs/>
          <w:i w:val="0"/>
          <w:iCs w:val="0"/>
          <w:color w:val="000000" w:themeColor="text1"/>
          <w:sz w:val="32"/>
          <w:szCs w:val="32"/>
          <w14:textFill>
            <w14:solidFill>
              <w14:schemeClr w14:val="tx1"/>
            </w14:solidFill>
          </w14:textFill>
        </w:rPr>
      </w:pPr>
    </w:p>
    <w:p w14:paraId="113C142E">
      <w:pPr>
        <w:widowControl/>
        <w:jc w:val="left"/>
        <w:rPr>
          <w:rFonts w:eastAsiaTheme="minorEastAsia"/>
          <w:b/>
          <w:bCs/>
          <w:i w:val="0"/>
          <w:iCs w:val="0"/>
          <w:color w:val="000000" w:themeColor="text1"/>
          <w:sz w:val="32"/>
          <w:szCs w:val="32"/>
          <w14:textFill>
            <w14:solidFill>
              <w14:schemeClr w14:val="tx1"/>
            </w14:solidFill>
          </w14:textFill>
        </w:rPr>
      </w:pPr>
      <w:r>
        <w:rPr>
          <w:rFonts w:eastAsiaTheme="minorEastAsia"/>
          <w:b/>
          <w:bCs/>
          <w:i w:val="0"/>
          <w:iCs w:val="0"/>
          <w:color w:val="000000" w:themeColor="text1"/>
          <w:sz w:val="32"/>
          <w:szCs w:val="32"/>
          <w14:textFill>
            <w14:solidFill>
              <w14:schemeClr w14:val="tx1"/>
            </w14:solidFill>
          </w14:textFill>
        </w:rPr>
        <w:br w:type="page"/>
      </w:r>
    </w:p>
    <w:p w14:paraId="48DEEF71">
      <w:pPr>
        <w:widowControl/>
        <w:jc w:val="left"/>
        <w:rPr>
          <w:rFonts w:eastAsiaTheme="minorEastAsia"/>
          <w:b/>
          <w:bCs/>
          <w:i w:val="0"/>
          <w:iCs w:val="0"/>
          <w:color w:val="000000" w:themeColor="text1"/>
          <w:sz w:val="32"/>
          <w:szCs w:val="32"/>
          <w14:textFill>
            <w14:solidFill>
              <w14:schemeClr w14:val="tx1"/>
            </w14:solidFill>
          </w14:textFill>
        </w:rPr>
      </w:pPr>
    </w:p>
    <w:p w14:paraId="2B94ADE0">
      <w:pPr>
        <w:widowControl/>
        <w:jc w:val="center"/>
        <w:rPr>
          <w:rFonts w:eastAsiaTheme="minorEastAsia"/>
          <w:b/>
          <w:bCs/>
          <w:i w:val="0"/>
          <w:iCs w:val="0"/>
          <w:color w:val="000000" w:themeColor="text1"/>
          <w:sz w:val="32"/>
          <w:szCs w:val="32"/>
          <w14:textFill>
            <w14:solidFill>
              <w14:schemeClr w14:val="tx1"/>
            </w14:solidFill>
          </w14:textFill>
        </w:rPr>
      </w:pPr>
    </w:p>
    <w:p w14:paraId="01DF2C77">
      <w:pPr>
        <w:widowControl/>
        <w:jc w:val="center"/>
        <w:rPr>
          <w:rFonts w:eastAsiaTheme="minorEastAsia"/>
          <w:b/>
          <w:bCs/>
          <w:i w:val="0"/>
          <w:iCs w:val="0"/>
          <w:color w:val="000000" w:themeColor="text1"/>
          <w:sz w:val="32"/>
          <w:szCs w:val="32"/>
          <w14:textFill>
            <w14:solidFill>
              <w14:schemeClr w14:val="tx1"/>
            </w14:solidFill>
          </w14:textFill>
        </w:rPr>
      </w:pPr>
    </w:p>
    <w:p w14:paraId="69B98CA5">
      <w:pPr>
        <w:widowControl/>
        <w:jc w:val="center"/>
        <w:rPr>
          <w:rFonts w:eastAsiaTheme="minorEastAsia"/>
          <w:b/>
          <w:bCs/>
          <w:i w:val="0"/>
          <w:iCs w:val="0"/>
          <w:color w:val="000000" w:themeColor="text1"/>
          <w:sz w:val="32"/>
          <w:szCs w:val="32"/>
          <w14:textFill>
            <w14:solidFill>
              <w14:schemeClr w14:val="tx1"/>
            </w14:solidFill>
          </w14:textFill>
        </w:rPr>
      </w:pPr>
    </w:p>
    <w:p w14:paraId="0E5597B9">
      <w:pPr>
        <w:widowControl/>
        <w:jc w:val="center"/>
        <w:rPr>
          <w:rFonts w:eastAsiaTheme="minorEastAsia"/>
          <w:b/>
          <w:bCs/>
          <w:i w:val="0"/>
          <w:iCs w:val="0"/>
          <w:color w:val="000000" w:themeColor="text1"/>
          <w:sz w:val="32"/>
          <w:szCs w:val="32"/>
          <w14:textFill>
            <w14:solidFill>
              <w14:schemeClr w14:val="tx1"/>
            </w14:solidFill>
          </w14:textFill>
        </w:rPr>
      </w:pPr>
    </w:p>
    <w:p w14:paraId="04AA4F68">
      <w:pPr>
        <w:widowControl/>
        <w:jc w:val="center"/>
        <w:rPr>
          <w:rFonts w:eastAsiaTheme="minorEastAsia"/>
          <w:b/>
          <w:bCs/>
          <w:i w:val="0"/>
          <w:iCs w:val="0"/>
          <w:color w:val="000000" w:themeColor="text1"/>
          <w:sz w:val="32"/>
          <w:szCs w:val="32"/>
          <w14:textFill>
            <w14:solidFill>
              <w14:schemeClr w14:val="tx1"/>
            </w14:solidFill>
          </w14:textFill>
        </w:rPr>
      </w:pPr>
    </w:p>
    <w:p w14:paraId="14B4E8EE">
      <w:pPr>
        <w:widowControl/>
        <w:jc w:val="center"/>
        <w:rPr>
          <w:rFonts w:eastAsiaTheme="minorEastAsia"/>
          <w:b/>
          <w:bCs/>
          <w:i w:val="0"/>
          <w:iCs w:val="0"/>
          <w:color w:val="000000" w:themeColor="text1"/>
          <w:sz w:val="32"/>
          <w:szCs w:val="32"/>
          <w14:textFill>
            <w14:solidFill>
              <w14:schemeClr w14:val="tx1"/>
            </w14:solidFill>
          </w14:textFill>
        </w:rPr>
      </w:pPr>
    </w:p>
    <w:p w14:paraId="7B58A303">
      <w:pPr>
        <w:widowControl/>
        <w:jc w:val="center"/>
        <w:rPr>
          <w:rFonts w:eastAsiaTheme="minorEastAsia"/>
          <w:b/>
          <w:bCs/>
          <w:i w:val="0"/>
          <w:iCs w:val="0"/>
          <w:color w:val="000000" w:themeColor="text1"/>
          <w:sz w:val="32"/>
          <w:szCs w:val="32"/>
          <w14:textFill>
            <w14:solidFill>
              <w14:schemeClr w14:val="tx1"/>
            </w14:solidFill>
          </w14:textFill>
        </w:rPr>
      </w:pPr>
    </w:p>
    <w:p w14:paraId="12729EE8">
      <w:pPr>
        <w:widowControl/>
        <w:jc w:val="center"/>
        <w:rPr>
          <w:rFonts w:eastAsiaTheme="minorEastAsia"/>
          <w:b/>
          <w:bCs/>
          <w:i w:val="0"/>
          <w:iCs w:val="0"/>
          <w:color w:val="000000" w:themeColor="text1"/>
          <w:sz w:val="32"/>
          <w:szCs w:val="32"/>
          <w14:textFill>
            <w14:solidFill>
              <w14:schemeClr w14:val="tx1"/>
            </w14:solidFill>
          </w14:textFill>
        </w:rPr>
      </w:pPr>
    </w:p>
    <w:p w14:paraId="5246E4A6">
      <w:pPr>
        <w:widowControl/>
        <w:jc w:val="center"/>
        <w:rPr>
          <w:rFonts w:eastAsiaTheme="minorEastAsia"/>
          <w:b/>
          <w:bCs/>
          <w:i w:val="0"/>
          <w:iCs w:val="0"/>
          <w:color w:val="000000" w:themeColor="text1"/>
          <w:sz w:val="32"/>
          <w:szCs w:val="32"/>
          <w14:textFill>
            <w14:solidFill>
              <w14:schemeClr w14:val="tx1"/>
            </w14:solidFill>
          </w14:textFill>
        </w:rPr>
      </w:pPr>
    </w:p>
    <w:p w14:paraId="04BEA141">
      <w:pPr>
        <w:widowControl/>
        <w:jc w:val="center"/>
        <w:rPr>
          <w:rFonts w:eastAsiaTheme="minorEastAsia"/>
          <w:b/>
          <w:bCs/>
          <w:i w:val="0"/>
          <w:iCs w:val="0"/>
          <w:color w:val="000000" w:themeColor="text1"/>
          <w:sz w:val="32"/>
          <w:szCs w:val="32"/>
          <w14:textFill>
            <w14:solidFill>
              <w14:schemeClr w14:val="tx1"/>
            </w14:solidFill>
          </w14:textFill>
        </w:rPr>
      </w:pPr>
    </w:p>
    <w:p w14:paraId="203CF223">
      <w:pPr>
        <w:widowControl/>
        <w:jc w:val="center"/>
        <w:rPr>
          <w:rFonts w:eastAsiaTheme="minorEastAsia"/>
          <w:b/>
          <w:bCs/>
          <w:i w:val="0"/>
          <w:iCs w:val="0"/>
          <w:color w:val="000000" w:themeColor="text1"/>
          <w:sz w:val="32"/>
          <w:szCs w:val="32"/>
          <w14:textFill>
            <w14:solidFill>
              <w14:schemeClr w14:val="tx1"/>
            </w14:solidFill>
          </w14:textFill>
        </w:rPr>
      </w:pPr>
    </w:p>
    <w:bookmarkEnd w:id="1109"/>
    <w:p w14:paraId="5D21F30B">
      <w:pPr>
        <w:pStyle w:val="4"/>
        <w:rPr>
          <w:rFonts w:eastAsiaTheme="minorEastAsia"/>
          <w:i w:val="0"/>
          <w:iCs w:val="0"/>
        </w:rPr>
      </w:pPr>
      <w:bookmarkStart w:id="1165" w:name="_附录V_病理学报告（暂无）"/>
      <w:bookmarkEnd w:id="1165"/>
      <w:bookmarkStart w:id="1166" w:name="_附录Ⅳ__大鼠肌肉注射双价新型冠状病毒（原型株、Delta株）灭活疫苗"/>
      <w:bookmarkEnd w:id="1166"/>
      <w:bookmarkStart w:id="1167" w:name="_Toc107927561"/>
      <w:bookmarkStart w:id="1168" w:name="_Ref112925989"/>
      <w:bookmarkStart w:id="1169" w:name="_Ref108182323"/>
      <w:bookmarkStart w:id="1170" w:name="_Toc109559547"/>
      <w:bookmarkStart w:id="1171" w:name="_Toc112852744"/>
      <w:bookmarkStart w:id="1172" w:name="_Toc112852143"/>
      <w:bookmarkStart w:id="1173" w:name="_Ref109556776"/>
      <w:bookmarkStart w:id="1174" w:name="_Toc126237485"/>
      <w:bookmarkStart w:id="1175" w:name="_Toc112844576"/>
      <w:bookmarkStart w:id="1176" w:name="_Toc113520750"/>
      <w:bookmarkStart w:id="1177" w:name="_Ref108182272"/>
      <w:bookmarkStart w:id="1178" w:name="_Ref108182301"/>
      <w:bookmarkStart w:id="1179" w:name="_Toc126237433"/>
      <w:bookmarkStart w:id="1180" w:name="_Ref109556796"/>
      <w:bookmarkStart w:id="1181" w:name="_Toc112852562"/>
      <w:bookmarkStart w:id="1182" w:name="_Toc112852232"/>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21</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病理学报告</w:t>
      </w:r>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p>
    <w:p w14:paraId="7A75CE06">
      <w:pPr>
        <w:widowControl/>
        <w:jc w:val="left"/>
        <w:rPr>
          <w:rFonts w:eastAsiaTheme="minorEastAsia"/>
          <w:b/>
          <w:i w:val="0"/>
          <w:iCs w:val="0"/>
          <w:color w:val="000000" w:themeColor="text1"/>
          <w:sz w:val="32"/>
          <w:szCs w:val="32"/>
          <w14:textFill>
            <w14:solidFill>
              <w14:schemeClr w14:val="tx1"/>
            </w14:solidFill>
          </w14:textFill>
        </w:rPr>
      </w:pPr>
      <w:r>
        <w:rPr>
          <w:rFonts w:eastAsiaTheme="minorEastAsia"/>
          <w:b/>
          <w:i w:val="0"/>
          <w:iCs w:val="0"/>
          <w:color w:val="000000" w:themeColor="text1"/>
          <w:sz w:val="32"/>
          <w:szCs w:val="32"/>
          <w14:textFill>
            <w14:solidFill>
              <w14:schemeClr w14:val="tx1"/>
            </w14:solidFill>
          </w14:textFill>
        </w:rPr>
        <w:br w:type="page"/>
      </w:r>
    </w:p>
    <w:p w14:paraId="4E39AA79">
      <w:pPr>
        <w:jc w:val="center"/>
        <w:rPr>
          <w:rFonts w:eastAsiaTheme="minorEastAsia"/>
          <w:i w:val="0"/>
          <w:iCs w:val="0"/>
          <w:color w:val="000000" w:themeColor="text1"/>
          <w:sz w:val="32"/>
          <w:szCs w:val="32"/>
          <w14:textFill>
            <w14:solidFill>
              <w14:schemeClr w14:val="tx1"/>
            </w14:solidFill>
          </w14:textFill>
        </w:rPr>
      </w:pPr>
    </w:p>
    <w:p w14:paraId="154DC478">
      <w:pPr>
        <w:jc w:val="center"/>
        <w:rPr>
          <w:rFonts w:eastAsiaTheme="minorEastAsia"/>
          <w:i w:val="0"/>
          <w:iCs w:val="0"/>
          <w:color w:val="000000" w:themeColor="text1"/>
          <w:sz w:val="32"/>
          <w:szCs w:val="32"/>
          <w14:textFill>
            <w14:solidFill>
              <w14:schemeClr w14:val="tx1"/>
            </w14:solidFill>
          </w14:textFill>
        </w:rPr>
      </w:pPr>
    </w:p>
    <w:p w14:paraId="6376E145">
      <w:pPr>
        <w:jc w:val="center"/>
        <w:rPr>
          <w:rFonts w:eastAsiaTheme="minorEastAsia"/>
          <w:i w:val="0"/>
          <w:iCs w:val="0"/>
          <w:color w:val="000000" w:themeColor="text1"/>
          <w:sz w:val="32"/>
          <w:szCs w:val="32"/>
          <w14:textFill>
            <w14:solidFill>
              <w14:schemeClr w14:val="tx1"/>
            </w14:solidFill>
          </w14:textFill>
        </w:rPr>
      </w:pPr>
    </w:p>
    <w:p w14:paraId="62ACFE50">
      <w:pPr>
        <w:jc w:val="center"/>
        <w:rPr>
          <w:rFonts w:eastAsiaTheme="minorEastAsia"/>
          <w:i w:val="0"/>
          <w:iCs w:val="0"/>
          <w:color w:val="000000" w:themeColor="text1"/>
          <w:sz w:val="32"/>
          <w:szCs w:val="32"/>
          <w14:textFill>
            <w14:solidFill>
              <w14:schemeClr w14:val="tx1"/>
            </w14:solidFill>
          </w14:textFill>
        </w:rPr>
      </w:pPr>
    </w:p>
    <w:p w14:paraId="21A532A2">
      <w:pPr>
        <w:jc w:val="center"/>
        <w:rPr>
          <w:rFonts w:eastAsiaTheme="minorEastAsia"/>
          <w:i w:val="0"/>
          <w:iCs w:val="0"/>
          <w:color w:val="000000" w:themeColor="text1"/>
          <w:sz w:val="32"/>
          <w:szCs w:val="32"/>
          <w14:textFill>
            <w14:solidFill>
              <w14:schemeClr w14:val="tx1"/>
            </w14:solidFill>
          </w14:textFill>
        </w:rPr>
      </w:pPr>
    </w:p>
    <w:p w14:paraId="59943616">
      <w:pPr>
        <w:jc w:val="center"/>
        <w:rPr>
          <w:rFonts w:eastAsiaTheme="minorEastAsia"/>
          <w:i w:val="0"/>
          <w:iCs w:val="0"/>
          <w:color w:val="000000" w:themeColor="text1"/>
          <w:sz w:val="32"/>
          <w:szCs w:val="32"/>
          <w14:textFill>
            <w14:solidFill>
              <w14:schemeClr w14:val="tx1"/>
            </w14:solidFill>
          </w14:textFill>
        </w:rPr>
      </w:pPr>
    </w:p>
    <w:p w14:paraId="25EBBD8A">
      <w:pPr>
        <w:jc w:val="center"/>
        <w:rPr>
          <w:rFonts w:eastAsiaTheme="minorEastAsia"/>
          <w:i w:val="0"/>
          <w:iCs w:val="0"/>
          <w:color w:val="000000" w:themeColor="text1"/>
          <w:sz w:val="32"/>
          <w:szCs w:val="32"/>
          <w14:textFill>
            <w14:solidFill>
              <w14:schemeClr w14:val="tx1"/>
            </w14:solidFill>
          </w14:textFill>
        </w:rPr>
      </w:pPr>
    </w:p>
    <w:p w14:paraId="5FD31EEA">
      <w:pPr>
        <w:jc w:val="center"/>
        <w:rPr>
          <w:rFonts w:eastAsiaTheme="minorEastAsia"/>
          <w:i w:val="0"/>
          <w:iCs w:val="0"/>
          <w:color w:val="000000" w:themeColor="text1"/>
          <w:sz w:val="32"/>
          <w:szCs w:val="32"/>
          <w14:textFill>
            <w14:solidFill>
              <w14:schemeClr w14:val="tx1"/>
            </w14:solidFill>
          </w14:textFill>
        </w:rPr>
      </w:pPr>
    </w:p>
    <w:p w14:paraId="4155D14C">
      <w:pPr>
        <w:jc w:val="center"/>
        <w:rPr>
          <w:rFonts w:eastAsiaTheme="minorEastAsia"/>
          <w:i w:val="0"/>
          <w:iCs w:val="0"/>
          <w:color w:val="000000" w:themeColor="text1"/>
          <w:sz w:val="32"/>
          <w:szCs w:val="32"/>
          <w14:textFill>
            <w14:solidFill>
              <w14:schemeClr w14:val="tx1"/>
            </w14:solidFill>
          </w14:textFill>
        </w:rPr>
      </w:pPr>
    </w:p>
    <w:p w14:paraId="144B25BB">
      <w:pPr>
        <w:jc w:val="center"/>
        <w:rPr>
          <w:rFonts w:eastAsiaTheme="minorEastAsia"/>
          <w:i w:val="0"/>
          <w:iCs w:val="0"/>
          <w:color w:val="000000" w:themeColor="text1"/>
          <w:sz w:val="32"/>
          <w:szCs w:val="32"/>
          <w14:textFill>
            <w14:solidFill>
              <w14:schemeClr w14:val="tx1"/>
            </w14:solidFill>
          </w14:textFill>
        </w:rPr>
      </w:pPr>
    </w:p>
    <w:p w14:paraId="21F33799">
      <w:pPr>
        <w:jc w:val="center"/>
        <w:rPr>
          <w:rFonts w:eastAsiaTheme="minorEastAsia"/>
          <w:i w:val="0"/>
          <w:iCs w:val="0"/>
          <w:color w:val="000000" w:themeColor="text1"/>
          <w:sz w:val="32"/>
          <w:szCs w:val="32"/>
          <w14:textFill>
            <w14:solidFill>
              <w14:schemeClr w14:val="tx1"/>
            </w14:solidFill>
          </w14:textFill>
        </w:rPr>
      </w:pPr>
    </w:p>
    <w:p w14:paraId="0AA8B90F">
      <w:pPr>
        <w:jc w:val="center"/>
        <w:rPr>
          <w:rFonts w:eastAsiaTheme="minorEastAsia"/>
          <w:i w:val="0"/>
          <w:iCs w:val="0"/>
          <w:color w:val="000000" w:themeColor="text1"/>
          <w:sz w:val="32"/>
          <w:szCs w:val="32"/>
          <w14:textFill>
            <w14:solidFill>
              <w14:schemeClr w14:val="tx1"/>
            </w14:solidFill>
          </w14:textFill>
        </w:rPr>
      </w:pPr>
    </w:p>
    <w:p w14:paraId="05D02B13">
      <w:pPr>
        <w:pStyle w:val="4"/>
        <w:rPr>
          <w:rFonts w:eastAsiaTheme="minorEastAsia"/>
          <w:i w:val="0"/>
          <w:iCs w:val="0"/>
        </w:rPr>
      </w:pPr>
      <w:bookmarkStart w:id="1183" w:name="_Toc107927562"/>
      <w:bookmarkStart w:id="1184" w:name="_Toc112852565"/>
      <w:bookmarkStart w:id="1185" w:name="_Toc112844579"/>
      <w:bookmarkStart w:id="1186" w:name="_Toc112852235"/>
      <w:bookmarkStart w:id="1187" w:name="_Toc113520753"/>
      <w:bookmarkStart w:id="1188" w:name="_Toc109559550"/>
      <w:bookmarkStart w:id="1189" w:name="_Toc112852747"/>
      <w:bookmarkStart w:id="1190" w:name="_Toc126237434"/>
      <w:bookmarkStart w:id="1191" w:name="_Toc126237486"/>
      <w:bookmarkStart w:id="1192" w:name="_Toc112852146"/>
      <w:r>
        <w:rPr>
          <w:rFonts w:hint="eastAsia" w:eastAsiaTheme="minorEastAsia"/>
          <w:i w:val="0"/>
          <w:iCs w:val="0"/>
        </w:rPr>
        <w:t>附录</w:t>
      </w:r>
      <w:r>
        <w:rPr>
          <w:rFonts w:eastAsiaTheme="minorEastAsia"/>
          <w:i w:val="0"/>
          <w:iCs w:val="0"/>
        </w:rPr>
        <w:fldChar w:fldCharType="begin"/>
      </w:r>
      <w:r>
        <w:rPr>
          <w:rFonts w:eastAsiaTheme="minorEastAsia"/>
          <w:i w:val="0"/>
          <w:iCs w:val="0"/>
        </w:rPr>
        <w:instrText xml:space="preserve"> SEQ </w:instrText>
      </w:r>
      <w:r>
        <w:rPr>
          <w:rFonts w:hint="eastAsia" w:eastAsiaTheme="minorEastAsia"/>
          <w:i w:val="0"/>
          <w:iCs w:val="0"/>
        </w:rPr>
        <w:instrText xml:space="preserve">附录</w:instrText>
      </w:r>
      <w:r>
        <w:rPr>
          <w:rFonts w:eastAsiaTheme="minorEastAsia"/>
          <w:i w:val="0"/>
          <w:iCs w:val="0"/>
        </w:rPr>
        <w:instrText xml:space="preserve"> \* ARABIC </w:instrText>
      </w:r>
      <w:r>
        <w:rPr>
          <w:rFonts w:eastAsiaTheme="minorEastAsia"/>
          <w:i w:val="0"/>
          <w:iCs w:val="0"/>
        </w:rPr>
        <w:fldChar w:fldCharType="separate"/>
      </w:r>
      <w:r>
        <w:rPr>
          <w:rFonts w:eastAsiaTheme="minorEastAsia"/>
          <w:i w:val="0"/>
          <w:iCs w:val="0"/>
        </w:rPr>
        <w:t>22</w:t>
      </w:r>
      <w:r>
        <w:rPr>
          <w:rFonts w:eastAsiaTheme="minorEastAsia"/>
          <w:i w:val="0"/>
          <w:iCs w:val="0"/>
        </w:rPr>
        <w:fldChar w:fldCharType="end"/>
      </w:r>
      <w:r>
        <w:rPr>
          <w:rFonts w:eastAsiaTheme="minorEastAsia"/>
          <w:i w:val="0"/>
          <w:iCs w:val="0"/>
        </w:rPr>
        <w:t xml:space="preserve"> </w:t>
      </w:r>
      <w:r>
        <w:rPr>
          <w:rFonts w:hint="eastAsia" w:eastAsiaTheme="minorEastAsia"/>
          <w:i w:val="0"/>
          <w:iCs w:val="0"/>
        </w:rPr>
        <w:t>试验方案及方案变</w:t>
      </w:r>
      <w:bookmarkEnd w:id="1183"/>
      <w:r>
        <w:rPr>
          <w:rFonts w:hint="eastAsia" w:eastAsiaTheme="minorEastAsia"/>
          <w:i w:val="0"/>
          <w:iCs w:val="0"/>
        </w:rPr>
        <w:t>更</w:t>
      </w:r>
      <w:bookmarkEnd w:id="1184"/>
      <w:bookmarkEnd w:id="1185"/>
      <w:bookmarkEnd w:id="1186"/>
      <w:bookmarkEnd w:id="1187"/>
      <w:bookmarkEnd w:id="1188"/>
      <w:bookmarkEnd w:id="1189"/>
      <w:bookmarkEnd w:id="1190"/>
      <w:bookmarkEnd w:id="1191"/>
      <w:bookmarkEnd w:id="1192"/>
    </w:p>
    <w:p w14:paraId="1E113B57">
      <w:pPr>
        <w:widowControl/>
        <w:spacing w:line="240" w:lineRule="auto"/>
        <w:jc w:val="left"/>
        <w:rPr>
          <w:rFonts w:eastAsiaTheme="minorEastAsia"/>
          <w:b/>
          <w:i w:val="0"/>
          <w:iCs w:val="0"/>
        </w:rPr>
      </w:pPr>
      <w:r>
        <w:rPr>
          <w:rFonts w:eastAsiaTheme="minorEastAsia"/>
          <w:i w:val="0"/>
          <w:iCs w:val="0"/>
        </w:rPr>
        <w:br w:type="page"/>
      </w:r>
    </w:p>
    <w:p w14:paraId="161E3E5E">
      <w:pPr>
        <w:rPr>
          <w:rFonts w:eastAsiaTheme="minorEastAsia"/>
          <w:i w:val="0"/>
          <w:iCs w:val="0"/>
        </w:rPr>
      </w:pPr>
    </w:p>
    <w:p w14:paraId="214B53BF">
      <w:pPr>
        <w:rPr>
          <w:rFonts w:eastAsiaTheme="minorEastAsia"/>
          <w:i w:val="0"/>
          <w:iCs w:val="0"/>
        </w:rPr>
      </w:pPr>
    </w:p>
    <w:p w14:paraId="61D897AF">
      <w:pPr>
        <w:rPr>
          <w:rFonts w:eastAsiaTheme="minorEastAsia"/>
          <w:i w:val="0"/>
          <w:iCs w:val="0"/>
        </w:rPr>
      </w:pPr>
    </w:p>
    <w:p w14:paraId="4D3FF17C">
      <w:pPr>
        <w:rPr>
          <w:rFonts w:eastAsiaTheme="minorEastAsia"/>
          <w:i w:val="0"/>
          <w:iCs w:val="0"/>
        </w:rPr>
      </w:pPr>
    </w:p>
    <w:p w14:paraId="292004E1">
      <w:pPr>
        <w:rPr>
          <w:rFonts w:eastAsiaTheme="minorEastAsia"/>
          <w:i w:val="0"/>
          <w:iCs w:val="0"/>
        </w:rPr>
      </w:pPr>
    </w:p>
    <w:p w14:paraId="4C67F59E">
      <w:pPr>
        <w:rPr>
          <w:rFonts w:eastAsiaTheme="minorEastAsia"/>
          <w:i w:val="0"/>
          <w:iCs w:val="0"/>
        </w:rPr>
      </w:pPr>
    </w:p>
    <w:p w14:paraId="4B468BFC">
      <w:pPr>
        <w:rPr>
          <w:rFonts w:eastAsiaTheme="minorEastAsia"/>
          <w:i w:val="0"/>
          <w:iCs w:val="0"/>
        </w:rPr>
      </w:pPr>
    </w:p>
    <w:p w14:paraId="6C75175D">
      <w:pPr>
        <w:rPr>
          <w:rFonts w:eastAsiaTheme="minorEastAsia"/>
          <w:i w:val="0"/>
          <w:iCs w:val="0"/>
        </w:rPr>
      </w:pPr>
    </w:p>
    <w:p w14:paraId="630E3C4D">
      <w:pPr>
        <w:rPr>
          <w:rFonts w:eastAsiaTheme="minorEastAsia"/>
          <w:i w:val="0"/>
          <w:iCs w:val="0"/>
        </w:rPr>
      </w:pPr>
    </w:p>
    <w:p w14:paraId="342C3701">
      <w:pPr>
        <w:rPr>
          <w:rFonts w:eastAsiaTheme="minorEastAsia"/>
          <w:i w:val="0"/>
          <w:iCs w:val="0"/>
        </w:rPr>
      </w:pPr>
    </w:p>
    <w:p w14:paraId="1F4703D2">
      <w:pPr>
        <w:rPr>
          <w:rFonts w:eastAsiaTheme="minorEastAsia"/>
          <w:i w:val="0"/>
          <w:iCs w:val="0"/>
        </w:rPr>
      </w:pPr>
    </w:p>
    <w:p w14:paraId="026A5CB2">
      <w:pPr>
        <w:rPr>
          <w:rFonts w:eastAsiaTheme="minorEastAsia"/>
          <w:i w:val="0"/>
          <w:iCs w:val="0"/>
        </w:rPr>
      </w:pPr>
    </w:p>
    <w:p w14:paraId="4572BE21">
      <w:pPr>
        <w:rPr>
          <w:rFonts w:eastAsiaTheme="minorEastAsia"/>
          <w:i w:val="0"/>
          <w:iCs w:val="0"/>
        </w:rPr>
      </w:pPr>
    </w:p>
    <w:p w14:paraId="5DF4CAEF">
      <w:pPr>
        <w:rPr>
          <w:rFonts w:eastAsiaTheme="minorEastAsia"/>
          <w:i w:val="0"/>
          <w:iCs w:val="0"/>
        </w:rPr>
      </w:pPr>
    </w:p>
    <w:p w14:paraId="131A2697">
      <w:pPr>
        <w:rPr>
          <w:rFonts w:eastAsiaTheme="minorEastAsia"/>
          <w:i w:val="0"/>
          <w:iCs w:val="0"/>
        </w:rPr>
      </w:pPr>
    </w:p>
    <w:p w14:paraId="6D473AAE">
      <w:pPr>
        <w:pStyle w:val="3"/>
        <w:rPr>
          <w:rFonts w:eastAsiaTheme="minorEastAsia"/>
          <w:i w:val="0"/>
          <w:iCs w:val="0"/>
          <w:color w:val="000000" w:themeColor="text1"/>
          <w:szCs w:val="28"/>
          <w14:textFill>
            <w14:solidFill>
              <w14:schemeClr w14:val="tx1"/>
            </w14:solidFill>
          </w14:textFill>
        </w:rPr>
      </w:pPr>
      <w:bookmarkStart w:id="1193" w:name="_Toc126237435"/>
      <w:r>
        <w:rPr>
          <w:rFonts w:hint="eastAsia" w:eastAsiaTheme="minorEastAsia"/>
          <w:i w:val="0"/>
          <w:iCs w:val="0"/>
          <w:color w:val="000000" w:themeColor="text1"/>
          <w:szCs w:val="28"/>
          <w14:textFill>
            <w14:solidFill>
              <w14:schemeClr w14:val="tx1"/>
            </w14:solidFill>
          </w14:textFill>
        </w:rPr>
        <w:t>附图（如有）</w:t>
      </w:r>
      <w:bookmarkEnd w:id="1193"/>
    </w:p>
    <w:p w14:paraId="6CD6B126">
      <w:pPr>
        <w:rPr>
          <w:rFonts w:eastAsiaTheme="minorEastAsia"/>
          <w:i w:val="0"/>
          <w:iCs w:val="0"/>
        </w:rPr>
      </w:pPr>
    </w:p>
    <w:sectPr>
      <w:pgSz w:w="11906" w:h="16838"/>
      <w:pgMar w:top="1134" w:right="1134" w:bottom="1134" w:left="1134" w:header="680" w:footer="680" w:gutter="567"/>
      <w:cols w:space="425"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ourier">
    <w:altName w:val="Courier New"/>
    <w:panose1 w:val="02070409020205020404"/>
    <w:charset w:val="00"/>
    <w:family w:val="modern"/>
    <w:pitch w:val="default"/>
    <w:sig w:usb0="00000000" w:usb1="00000000" w:usb2="00000000" w:usb3="00000000" w:csb0="00000001"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BatangChe">
    <w:altName w:val="Malgun Gothic"/>
    <w:panose1 w:val="00000000000000000000"/>
    <w:charset w:val="81"/>
    <w:family w:val="modern"/>
    <w:pitch w:val="default"/>
    <w:sig w:usb0="00000000" w:usb1="00000000" w:usb2="00000030" w:usb3="00000000" w:csb0="0008009F" w:csb1="00000000"/>
  </w:font>
  <w:font w:name="JEPOHF+TimesNewRoman">
    <w:altName w:val="宋体"/>
    <w:panose1 w:val="00000000000000000000"/>
    <w:charset w:val="86"/>
    <w:family w:val="roma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41053">
    <w:pPr>
      <w:pStyle w:val="36"/>
      <w:ind w:left="482" w:leftChars="0" w:hanging="482"/>
      <w:jc w:val="center"/>
      <w:rPr>
        <w:b/>
        <w:szCs w:val="21"/>
      </w:rPr>
    </w:pPr>
    <w:r>
      <w:rPr>
        <w:b/>
        <w:szCs w:val="21"/>
      </w:rPr>
      <w:fldChar w:fldCharType="begin"/>
    </w:r>
    <w:r>
      <w:rPr>
        <w:b/>
        <w:szCs w:val="21"/>
      </w:rPr>
      <w:instrText xml:space="preserve">PAGE  \* Arabic  \* MERGEFORMAT</w:instrText>
    </w:r>
    <w:r>
      <w:rPr>
        <w:b/>
        <w:szCs w:val="21"/>
      </w:rPr>
      <w:fldChar w:fldCharType="separate"/>
    </w:r>
    <w:r>
      <w:rPr>
        <w:b/>
        <w:szCs w:val="21"/>
        <w:lang w:val="zh-CN"/>
      </w:rPr>
      <w:t>98</w:t>
    </w:r>
    <w:r>
      <w:rPr>
        <w:b/>
        <w:szCs w:val="21"/>
      </w:rPr>
      <w:fldChar w:fldCharType="end"/>
    </w:r>
    <w:r>
      <w:rPr>
        <w:b/>
        <w:szCs w:val="21"/>
        <w:lang w:val="zh-CN"/>
      </w:rPr>
      <w:t>/</w:t>
    </w:r>
    <w:r>
      <w:rPr>
        <w:b/>
        <w:szCs w:val="21"/>
      </w:rPr>
      <w:fldChar w:fldCharType="begin"/>
    </w:r>
    <w:r>
      <w:rPr>
        <w:b/>
        <w:szCs w:val="21"/>
      </w:rPr>
      <w:instrText xml:space="preserve">NUMPAGES  \* Arabic  \* MERGEFORMAT</w:instrText>
    </w:r>
    <w:r>
      <w:rPr>
        <w:b/>
        <w:szCs w:val="21"/>
      </w:rPr>
      <w:fldChar w:fldCharType="separate"/>
    </w:r>
    <w:r>
      <w:rPr>
        <w:b/>
        <w:szCs w:val="21"/>
        <w:lang w:val="zh-CN"/>
      </w:rPr>
      <w:t>98</w:t>
    </w:r>
    <w:r>
      <w:rPr>
        <w:b/>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D6CC9">
    <w:pPr>
      <w:pStyle w:val="36"/>
      <w:ind w:left="482" w:leftChars="0" w:hanging="482"/>
      <w:jc w:val="center"/>
      <w:rPr>
        <w:b/>
        <w:bCs/>
        <w:szCs w:val="21"/>
      </w:rPr>
    </w:pPr>
    <w:r>
      <w:rPr>
        <w:b/>
        <w:bCs/>
        <w:szCs w:val="21"/>
      </w:rPr>
      <w:fldChar w:fldCharType="begin"/>
    </w:r>
    <w:r>
      <w:rPr>
        <w:b/>
        <w:bCs/>
        <w:szCs w:val="21"/>
      </w:rPr>
      <w:instrText xml:space="preserve">PAGE  \* Arabic  \* MERGEFORMAT</w:instrText>
    </w:r>
    <w:r>
      <w:rPr>
        <w:b/>
        <w:bCs/>
        <w:szCs w:val="21"/>
      </w:rPr>
      <w:fldChar w:fldCharType="separate"/>
    </w:r>
    <w:r>
      <w:rPr>
        <w:b/>
        <w:bCs/>
        <w:szCs w:val="21"/>
        <w:lang w:val="zh-CN"/>
      </w:rPr>
      <w:t>1</w:t>
    </w:r>
    <w:r>
      <w:rPr>
        <w:b/>
        <w:bCs/>
        <w:szCs w:val="21"/>
      </w:rPr>
      <w:fldChar w:fldCharType="end"/>
    </w:r>
    <w:r>
      <w:rPr>
        <w:b/>
        <w:bCs/>
        <w:szCs w:val="21"/>
        <w:lang w:val="zh-CN"/>
      </w:rPr>
      <w:t>/</w:t>
    </w:r>
    <w:r>
      <w:rPr>
        <w:b/>
        <w:bCs/>
        <w:szCs w:val="21"/>
      </w:rPr>
      <w:fldChar w:fldCharType="begin"/>
    </w:r>
    <w:r>
      <w:rPr>
        <w:b/>
        <w:bCs/>
        <w:szCs w:val="21"/>
      </w:rPr>
      <w:instrText xml:space="preserve">NUMPAGES  \* Arabic  \* MERGEFORMAT</w:instrText>
    </w:r>
    <w:r>
      <w:rPr>
        <w:b/>
        <w:bCs/>
        <w:szCs w:val="21"/>
      </w:rPr>
      <w:fldChar w:fldCharType="separate"/>
    </w:r>
    <w:r>
      <w:rPr>
        <w:b/>
        <w:bCs/>
        <w:szCs w:val="21"/>
        <w:lang w:val="zh-CN"/>
      </w:rPr>
      <w:t>2</w:t>
    </w:r>
    <w:r>
      <w:rPr>
        <w:b/>
        <w:bCs/>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AE512">
    <w:pPr>
      <w:pStyle w:val="57"/>
      <w:pBdr>
        <w:bottom w:val="single" w:color="auto" w:sz="4" w:space="1"/>
      </w:pBdr>
      <w:tabs>
        <w:tab w:val="right" w:pos="9214"/>
        <w:tab w:val="clear" w:pos="8306"/>
      </w:tabs>
      <w:spacing w:line="240" w:lineRule="auto"/>
      <w:ind w:left="178" w:hanging="178" w:hangingChars="85"/>
      <w:jc w:val="left"/>
    </w:pPr>
    <w:r>
      <w:rPr>
        <w:sz w:val="21"/>
        <w:szCs w:val="21"/>
      </w:rPr>
      <w:drawing>
        <wp:inline distT="0" distB="0" distL="0" distR="0">
          <wp:extent cx="1649730" cy="395605"/>
          <wp:effectExtent l="0" t="0" r="762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50031" cy="396000"/>
                  </a:xfrm>
                  <a:prstGeom prst="rect">
                    <a:avLst/>
                  </a:prstGeom>
                </pic:spPr>
              </pic:pic>
            </a:graphicData>
          </a:graphic>
        </wp:inline>
      </w:drawing>
    </w:r>
    <w:r>
      <w:rPr>
        <w:rFonts w:hint="eastAsia"/>
        <w:b/>
        <w:bCs/>
        <w:i/>
        <w:sz w:val="21"/>
        <w:szCs w:val="21"/>
      </w:rPr>
      <w:t xml:space="preserve"> </w:t>
    </w:r>
    <w:r>
      <w:rPr>
        <w:b/>
        <w:bCs/>
        <w:i/>
        <w:sz w:val="21"/>
        <w:szCs w:val="21"/>
      </w:rPr>
      <w:t xml:space="preserve">                </w:t>
    </w:r>
    <w:r>
      <w:rPr>
        <w:b/>
        <w:bCs/>
        <w:sz w:val="21"/>
        <w:szCs w:val="21"/>
      </w:rPr>
      <w:t>保密</w:t>
    </w:r>
    <w:r>
      <w:rPr>
        <w:rFonts w:hint="eastAsia"/>
        <w:b/>
        <w:bCs/>
        <w:i/>
        <w:sz w:val="21"/>
        <w:szCs w:val="21"/>
      </w:rPr>
      <w:t xml:space="preserve"> </w:t>
    </w:r>
    <w:r>
      <w:rPr>
        <w:b/>
        <w:bCs/>
        <w:i/>
        <w:sz w:val="21"/>
        <w:szCs w:val="21"/>
      </w:rPr>
      <w:t xml:space="preserve">          </w:t>
    </w:r>
    <w:r>
      <w:rPr>
        <w:rFonts w:hint="eastAsia"/>
        <w:b/>
        <w:bCs/>
        <w:i/>
        <w:sz w:val="21"/>
        <w:szCs w:val="21"/>
      </w:rPr>
      <w:t xml:space="preserve"> </w:t>
    </w:r>
    <w:r>
      <w:rPr>
        <w:b/>
        <w:bCs/>
        <w:i/>
        <w:sz w:val="21"/>
        <w:szCs w:val="21"/>
      </w:rPr>
      <w:t xml:space="preserve">     </w:t>
    </w:r>
    <w:r>
      <w:rPr>
        <w:b/>
        <w:bCs/>
        <w:sz w:val="21"/>
        <w:szCs w:val="21"/>
      </w:rPr>
      <w:t>总结报告</w:t>
    </w:r>
    <w:r>
      <w:rPr>
        <w:rFonts w:hint="eastAsia"/>
        <w:b/>
        <w:bCs/>
        <w:sz w:val="21"/>
        <w:szCs w:val="21"/>
      </w:rPr>
      <w:t>V1：T220XXXX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3A308">
    <w:pPr>
      <w:pStyle w:val="57"/>
      <w:pBdr>
        <w:bottom w:val="single" w:color="auto" w:sz="4" w:space="1"/>
      </w:pBdr>
      <w:tabs>
        <w:tab w:val="right" w:pos="9214"/>
        <w:tab w:val="clear" w:pos="8306"/>
      </w:tabs>
      <w:spacing w:line="240" w:lineRule="auto"/>
      <w:ind w:left="178" w:hanging="178" w:hangingChars="85"/>
      <w:jc w:val="left"/>
    </w:pPr>
    <w:r>
      <w:rPr>
        <w:sz w:val="21"/>
        <w:szCs w:val="21"/>
      </w:rPr>
      <w:drawing>
        <wp:inline distT="0" distB="0" distL="0" distR="0">
          <wp:extent cx="1649730" cy="395605"/>
          <wp:effectExtent l="0" t="0" r="7620" b="4445"/>
          <wp:docPr id="961" name="图片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图片 96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50031" cy="396000"/>
                  </a:xfrm>
                  <a:prstGeom prst="rect">
                    <a:avLst/>
                  </a:prstGeom>
                </pic:spPr>
              </pic:pic>
            </a:graphicData>
          </a:graphic>
        </wp:inline>
      </w:drawing>
    </w:r>
    <w:r>
      <w:rPr>
        <w:rFonts w:hint="eastAsia"/>
        <w:b/>
        <w:bCs/>
        <w:i/>
        <w:sz w:val="21"/>
        <w:szCs w:val="21"/>
      </w:rPr>
      <w:t xml:space="preserve"> </w:t>
    </w:r>
    <w:r>
      <w:rPr>
        <w:b/>
        <w:bCs/>
        <w:i/>
        <w:sz w:val="21"/>
        <w:szCs w:val="21"/>
      </w:rPr>
      <w:t xml:space="preserve">                </w:t>
    </w:r>
    <w:r>
      <w:rPr>
        <w:b/>
        <w:bCs/>
        <w:sz w:val="21"/>
        <w:szCs w:val="21"/>
      </w:rPr>
      <w:t>保密</w:t>
    </w:r>
    <w:r>
      <w:rPr>
        <w:rFonts w:hint="eastAsia"/>
        <w:b/>
        <w:bCs/>
        <w:i/>
        <w:sz w:val="21"/>
        <w:szCs w:val="21"/>
      </w:rPr>
      <w:t xml:space="preserve"> </w:t>
    </w:r>
    <w:r>
      <w:rPr>
        <w:b/>
        <w:bCs/>
        <w:i/>
        <w:sz w:val="21"/>
        <w:szCs w:val="21"/>
      </w:rPr>
      <w:t xml:space="preserve">            </w:t>
    </w:r>
    <w:r>
      <w:rPr>
        <w:rFonts w:hint="eastAsia"/>
        <w:b/>
        <w:bCs/>
        <w:i/>
        <w:sz w:val="21"/>
        <w:szCs w:val="21"/>
      </w:rPr>
      <w:t xml:space="preserve"> </w:t>
    </w:r>
    <w:r>
      <w:rPr>
        <w:b/>
        <w:bCs/>
        <w:i/>
        <w:sz w:val="21"/>
        <w:szCs w:val="21"/>
      </w:rPr>
      <w:t xml:space="preserve">    </w:t>
    </w:r>
    <w:r>
      <w:rPr>
        <w:b/>
        <w:bCs/>
        <w:sz w:val="21"/>
        <w:szCs w:val="21"/>
      </w:rPr>
      <w:t>总结报告</w:t>
    </w:r>
    <w:r>
      <w:rPr>
        <w:rFonts w:hint="eastAsia"/>
        <w:b/>
        <w:bCs/>
        <w:sz w:val="21"/>
        <w:szCs w:val="21"/>
      </w:rPr>
      <w:t>V1：T220XXX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63C07"/>
    <w:multiLevelType w:val="multilevel"/>
    <w:tmpl w:val="0EA63C07"/>
    <w:lvl w:ilvl="0" w:tentative="0">
      <w:start w:val="1"/>
      <w:numFmt w:val="decimal"/>
      <w:pStyle w:val="176"/>
      <w:lvlText w:val="%1"/>
      <w:lvlJc w:val="left"/>
      <w:pPr>
        <w:tabs>
          <w:tab w:val="left" w:pos="425"/>
        </w:tabs>
        <w:ind w:left="425" w:hanging="425"/>
      </w:pPr>
      <w:rPr>
        <w:rFonts w:hint="default"/>
        <w:b/>
        <w:i w:val="0"/>
        <w:color w:val="auto"/>
        <w:sz w:val="28"/>
        <w:szCs w:val="28"/>
      </w:rPr>
    </w:lvl>
    <w:lvl w:ilvl="1" w:tentative="0">
      <w:start w:val="1"/>
      <w:numFmt w:val="decimal"/>
      <w:pStyle w:val="177"/>
      <w:lvlText w:val="%1.%2"/>
      <w:lvlJc w:val="left"/>
      <w:pPr>
        <w:tabs>
          <w:tab w:val="left" w:pos="992"/>
        </w:tabs>
        <w:ind w:left="992" w:hanging="567"/>
      </w:pPr>
      <w:rPr>
        <w:rFonts w:hint="default" w:ascii="Times New Roman" w:hAnsi="Times New Roman" w:cs="Times New Roman"/>
        <w:b/>
        <w:i w:val="0"/>
        <w:color w:val="auto"/>
        <w:sz w:val="28"/>
        <w:szCs w:val="28"/>
      </w:rPr>
    </w:lvl>
    <w:lvl w:ilvl="2" w:tentative="0">
      <w:start w:val="1"/>
      <w:numFmt w:val="decimal"/>
      <w:lvlText w:val="%1.%2.%3"/>
      <w:lvlJc w:val="left"/>
      <w:pPr>
        <w:tabs>
          <w:tab w:val="left" w:pos="1571"/>
        </w:tabs>
        <w:ind w:left="1418" w:hanging="567"/>
      </w:pPr>
      <w:rPr>
        <w:rFonts w:hint="default"/>
        <w:b/>
        <w:i w:val="0"/>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651C1D88"/>
    <w:multiLevelType w:val="multilevel"/>
    <w:tmpl w:val="651C1D88"/>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142" w:firstLine="0"/>
      </w:pPr>
      <w:rPr>
        <w:rFonts w:hint="eastAsia"/>
        <w:b/>
        <w:sz w:val="24"/>
      </w:rPr>
    </w:lvl>
    <w:lvl w:ilvl="3" w:tentative="0">
      <w:start w:val="1"/>
      <w:numFmt w:val="decimal"/>
      <w:pStyle w:val="6"/>
      <w:lvlText w:val="%1.%2.%3.%4"/>
      <w:lvlJc w:val="left"/>
      <w:pPr>
        <w:ind w:left="0" w:firstLine="0"/>
      </w:pPr>
      <w:rPr>
        <w:rFonts w:hint="default" w:ascii="Times New Roman" w:hAnsi="Times New Roman" w:cs="Times New Roman"/>
        <w:b/>
      </w:rPr>
    </w:lvl>
    <w:lvl w:ilvl="4" w:tentative="0">
      <w:start w:val="1"/>
      <w:numFmt w:val="decimal"/>
      <w:pStyle w:val="7"/>
      <w:lvlText w:val="%1.%2.%3.%4.%5"/>
      <w:lvlJc w:val="left"/>
      <w:pPr>
        <w:ind w:left="0" w:firstLine="0"/>
      </w:pPr>
      <w:rPr>
        <w:rFonts w:hint="default" w:ascii="Times New Roman" w:hAnsi="Times New Roman" w:cs="Times New Roman"/>
        <w:i w:val="0"/>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68B52C9D"/>
    <w:multiLevelType w:val="multilevel"/>
    <w:tmpl w:val="68B52C9D"/>
    <w:lvl w:ilvl="0" w:tentative="0">
      <w:start w:val="8"/>
      <w:numFmt w:val="decimal"/>
      <w:pStyle w:val="421"/>
      <w:lvlText w:val="%1"/>
      <w:lvlJc w:val="left"/>
      <w:pPr>
        <w:tabs>
          <w:tab w:val="left" w:pos="360"/>
        </w:tabs>
        <w:ind w:left="360" w:hanging="36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3">
    <w:nsid w:val="6916475A"/>
    <w:multiLevelType w:val="multilevel"/>
    <w:tmpl w:val="691647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E0E4BB2"/>
    <w:multiLevelType w:val="multilevel"/>
    <w:tmpl w:val="6E0E4BB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 w:numId="4">
    <w:abstractNumId w:val="4"/>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晨熙">
    <w15:presenceInfo w15:providerId="AD" w15:userId="S-1-5-21-1314914774-3503131416-2823105736-1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M0NTK3MDUzMTMAAiUdpeDU4uLM/DyQAkOzWgCGI/wnLQAAAA=="/>
    <w:docVar w:name="commondata" w:val="eyJoZGlkIjoiZWQyOThkZGM4Y2Y5Zjk5MDAzODIyYjVkMjc3OWNhMmIifQ=="/>
  </w:docVars>
  <w:rsids>
    <w:rsidRoot w:val="00D038D2"/>
    <w:rsid w:val="000000ED"/>
    <w:rsid w:val="00000481"/>
    <w:rsid w:val="000005BB"/>
    <w:rsid w:val="00000854"/>
    <w:rsid w:val="00000B97"/>
    <w:rsid w:val="00000EE9"/>
    <w:rsid w:val="00000FE8"/>
    <w:rsid w:val="000011E4"/>
    <w:rsid w:val="00001368"/>
    <w:rsid w:val="000013ED"/>
    <w:rsid w:val="000014C9"/>
    <w:rsid w:val="00001616"/>
    <w:rsid w:val="00001A62"/>
    <w:rsid w:val="00001F5E"/>
    <w:rsid w:val="000025CF"/>
    <w:rsid w:val="0000270A"/>
    <w:rsid w:val="00002953"/>
    <w:rsid w:val="00002A41"/>
    <w:rsid w:val="00002BC6"/>
    <w:rsid w:val="00002F04"/>
    <w:rsid w:val="0000336B"/>
    <w:rsid w:val="00003702"/>
    <w:rsid w:val="00003940"/>
    <w:rsid w:val="00003C71"/>
    <w:rsid w:val="00003DCB"/>
    <w:rsid w:val="00004155"/>
    <w:rsid w:val="00004329"/>
    <w:rsid w:val="0000440F"/>
    <w:rsid w:val="00004470"/>
    <w:rsid w:val="0000453C"/>
    <w:rsid w:val="000045F2"/>
    <w:rsid w:val="00004D67"/>
    <w:rsid w:val="00004D7A"/>
    <w:rsid w:val="0000528E"/>
    <w:rsid w:val="000053C9"/>
    <w:rsid w:val="0000553E"/>
    <w:rsid w:val="000055C4"/>
    <w:rsid w:val="00005751"/>
    <w:rsid w:val="00005DFF"/>
    <w:rsid w:val="00005F70"/>
    <w:rsid w:val="00005F79"/>
    <w:rsid w:val="00006459"/>
    <w:rsid w:val="00006CA1"/>
    <w:rsid w:val="00006ECA"/>
    <w:rsid w:val="000077D2"/>
    <w:rsid w:val="00007977"/>
    <w:rsid w:val="00007ECF"/>
    <w:rsid w:val="00007F00"/>
    <w:rsid w:val="0001027D"/>
    <w:rsid w:val="00010842"/>
    <w:rsid w:val="000108DC"/>
    <w:rsid w:val="00010928"/>
    <w:rsid w:val="00010A20"/>
    <w:rsid w:val="00011092"/>
    <w:rsid w:val="000114BF"/>
    <w:rsid w:val="00011A14"/>
    <w:rsid w:val="00012197"/>
    <w:rsid w:val="00012601"/>
    <w:rsid w:val="0001275E"/>
    <w:rsid w:val="00012DD3"/>
    <w:rsid w:val="000131C6"/>
    <w:rsid w:val="000131C9"/>
    <w:rsid w:val="000135E2"/>
    <w:rsid w:val="000138C0"/>
    <w:rsid w:val="00013BE9"/>
    <w:rsid w:val="0001435A"/>
    <w:rsid w:val="00014630"/>
    <w:rsid w:val="000146FB"/>
    <w:rsid w:val="0001493A"/>
    <w:rsid w:val="00014B05"/>
    <w:rsid w:val="00014F06"/>
    <w:rsid w:val="00014FD8"/>
    <w:rsid w:val="00016025"/>
    <w:rsid w:val="0001607F"/>
    <w:rsid w:val="0001616E"/>
    <w:rsid w:val="0001628B"/>
    <w:rsid w:val="000164B4"/>
    <w:rsid w:val="00016780"/>
    <w:rsid w:val="00016874"/>
    <w:rsid w:val="00016D69"/>
    <w:rsid w:val="000172AF"/>
    <w:rsid w:val="00017323"/>
    <w:rsid w:val="0001739D"/>
    <w:rsid w:val="0001754B"/>
    <w:rsid w:val="00017B77"/>
    <w:rsid w:val="00017D32"/>
    <w:rsid w:val="00017FBA"/>
    <w:rsid w:val="0002034F"/>
    <w:rsid w:val="00020466"/>
    <w:rsid w:val="00020610"/>
    <w:rsid w:val="00020B90"/>
    <w:rsid w:val="00020B9D"/>
    <w:rsid w:val="00020DAB"/>
    <w:rsid w:val="000217B7"/>
    <w:rsid w:val="00021B1B"/>
    <w:rsid w:val="00021C97"/>
    <w:rsid w:val="00021EBC"/>
    <w:rsid w:val="00021EE2"/>
    <w:rsid w:val="000222B5"/>
    <w:rsid w:val="000224A1"/>
    <w:rsid w:val="0002299F"/>
    <w:rsid w:val="00022DA0"/>
    <w:rsid w:val="0002319C"/>
    <w:rsid w:val="0002327D"/>
    <w:rsid w:val="000232F0"/>
    <w:rsid w:val="0002350C"/>
    <w:rsid w:val="00023692"/>
    <w:rsid w:val="0002379B"/>
    <w:rsid w:val="000239A0"/>
    <w:rsid w:val="00023A28"/>
    <w:rsid w:val="00023A6B"/>
    <w:rsid w:val="00023E79"/>
    <w:rsid w:val="00024118"/>
    <w:rsid w:val="000244DB"/>
    <w:rsid w:val="00024503"/>
    <w:rsid w:val="00024A8A"/>
    <w:rsid w:val="00024B7B"/>
    <w:rsid w:val="00024E90"/>
    <w:rsid w:val="0002547E"/>
    <w:rsid w:val="000255C6"/>
    <w:rsid w:val="000259C7"/>
    <w:rsid w:val="00025E67"/>
    <w:rsid w:val="00025E77"/>
    <w:rsid w:val="00025FB3"/>
    <w:rsid w:val="00025FCF"/>
    <w:rsid w:val="00026210"/>
    <w:rsid w:val="00026642"/>
    <w:rsid w:val="00026756"/>
    <w:rsid w:val="00026C3B"/>
    <w:rsid w:val="00026FE0"/>
    <w:rsid w:val="00027113"/>
    <w:rsid w:val="00027366"/>
    <w:rsid w:val="00027420"/>
    <w:rsid w:val="00027445"/>
    <w:rsid w:val="000278C9"/>
    <w:rsid w:val="000307A8"/>
    <w:rsid w:val="00030A84"/>
    <w:rsid w:val="00030D85"/>
    <w:rsid w:val="00030DAC"/>
    <w:rsid w:val="000310D6"/>
    <w:rsid w:val="00031151"/>
    <w:rsid w:val="00031549"/>
    <w:rsid w:val="00031BA9"/>
    <w:rsid w:val="00031C23"/>
    <w:rsid w:val="00031DCB"/>
    <w:rsid w:val="00031EAE"/>
    <w:rsid w:val="00031F19"/>
    <w:rsid w:val="000321B7"/>
    <w:rsid w:val="000329DF"/>
    <w:rsid w:val="00032B86"/>
    <w:rsid w:val="00032BBF"/>
    <w:rsid w:val="00032BF6"/>
    <w:rsid w:val="00032BFB"/>
    <w:rsid w:val="00032DD8"/>
    <w:rsid w:val="00032F7E"/>
    <w:rsid w:val="00033237"/>
    <w:rsid w:val="00033301"/>
    <w:rsid w:val="00033DFE"/>
    <w:rsid w:val="000340DB"/>
    <w:rsid w:val="00034247"/>
    <w:rsid w:val="00034420"/>
    <w:rsid w:val="000345DA"/>
    <w:rsid w:val="00034837"/>
    <w:rsid w:val="00034EDF"/>
    <w:rsid w:val="00035372"/>
    <w:rsid w:val="00035588"/>
    <w:rsid w:val="000356D7"/>
    <w:rsid w:val="00035A56"/>
    <w:rsid w:val="00035E16"/>
    <w:rsid w:val="00036621"/>
    <w:rsid w:val="00036869"/>
    <w:rsid w:val="00036A97"/>
    <w:rsid w:val="00036BCD"/>
    <w:rsid w:val="00036C42"/>
    <w:rsid w:val="00036CDD"/>
    <w:rsid w:val="00037020"/>
    <w:rsid w:val="0003710F"/>
    <w:rsid w:val="00037166"/>
    <w:rsid w:val="000371EB"/>
    <w:rsid w:val="00037542"/>
    <w:rsid w:val="000377DC"/>
    <w:rsid w:val="00037EFA"/>
    <w:rsid w:val="00040BA3"/>
    <w:rsid w:val="000418D6"/>
    <w:rsid w:val="00041C41"/>
    <w:rsid w:val="00041FB7"/>
    <w:rsid w:val="000425F3"/>
    <w:rsid w:val="000428CA"/>
    <w:rsid w:val="00042E1F"/>
    <w:rsid w:val="00042EB6"/>
    <w:rsid w:val="00042FCE"/>
    <w:rsid w:val="00043088"/>
    <w:rsid w:val="00043426"/>
    <w:rsid w:val="00043635"/>
    <w:rsid w:val="00043879"/>
    <w:rsid w:val="000438D5"/>
    <w:rsid w:val="000439E1"/>
    <w:rsid w:val="00043BBE"/>
    <w:rsid w:val="00043EB7"/>
    <w:rsid w:val="00043EDA"/>
    <w:rsid w:val="00044122"/>
    <w:rsid w:val="0004424D"/>
    <w:rsid w:val="0004451C"/>
    <w:rsid w:val="000447AF"/>
    <w:rsid w:val="0004488E"/>
    <w:rsid w:val="00044B7C"/>
    <w:rsid w:val="00044ED1"/>
    <w:rsid w:val="000450BC"/>
    <w:rsid w:val="00045762"/>
    <w:rsid w:val="0004590C"/>
    <w:rsid w:val="00045948"/>
    <w:rsid w:val="00045D16"/>
    <w:rsid w:val="00046A3B"/>
    <w:rsid w:val="00046AA8"/>
    <w:rsid w:val="00046B62"/>
    <w:rsid w:val="00046BE9"/>
    <w:rsid w:val="000472E4"/>
    <w:rsid w:val="000475A1"/>
    <w:rsid w:val="00050076"/>
    <w:rsid w:val="0005009D"/>
    <w:rsid w:val="00050107"/>
    <w:rsid w:val="000502D9"/>
    <w:rsid w:val="00050387"/>
    <w:rsid w:val="000503B5"/>
    <w:rsid w:val="00050509"/>
    <w:rsid w:val="000505E0"/>
    <w:rsid w:val="00050B23"/>
    <w:rsid w:val="00050B3E"/>
    <w:rsid w:val="00051A60"/>
    <w:rsid w:val="00051AA1"/>
    <w:rsid w:val="00051E02"/>
    <w:rsid w:val="00051E50"/>
    <w:rsid w:val="00052393"/>
    <w:rsid w:val="000525FA"/>
    <w:rsid w:val="00052729"/>
    <w:rsid w:val="000527F6"/>
    <w:rsid w:val="00052AFE"/>
    <w:rsid w:val="00052F85"/>
    <w:rsid w:val="000532F4"/>
    <w:rsid w:val="00053A72"/>
    <w:rsid w:val="000542E7"/>
    <w:rsid w:val="00054337"/>
    <w:rsid w:val="000545BF"/>
    <w:rsid w:val="000550EA"/>
    <w:rsid w:val="000551B3"/>
    <w:rsid w:val="000556C6"/>
    <w:rsid w:val="00055862"/>
    <w:rsid w:val="00055A74"/>
    <w:rsid w:val="00055C04"/>
    <w:rsid w:val="00055C9D"/>
    <w:rsid w:val="00055F03"/>
    <w:rsid w:val="00055FBA"/>
    <w:rsid w:val="00056113"/>
    <w:rsid w:val="00056615"/>
    <w:rsid w:val="000566ED"/>
    <w:rsid w:val="000568D3"/>
    <w:rsid w:val="00056924"/>
    <w:rsid w:val="00060508"/>
    <w:rsid w:val="00060585"/>
    <w:rsid w:val="00060621"/>
    <w:rsid w:val="00060781"/>
    <w:rsid w:val="00060942"/>
    <w:rsid w:val="00060B6E"/>
    <w:rsid w:val="00060C50"/>
    <w:rsid w:val="00060E16"/>
    <w:rsid w:val="00061427"/>
    <w:rsid w:val="00061589"/>
    <w:rsid w:val="00061887"/>
    <w:rsid w:val="00061A22"/>
    <w:rsid w:val="00061D2C"/>
    <w:rsid w:val="00061F85"/>
    <w:rsid w:val="00061FE4"/>
    <w:rsid w:val="0006205B"/>
    <w:rsid w:val="000620AA"/>
    <w:rsid w:val="00062455"/>
    <w:rsid w:val="000629FB"/>
    <w:rsid w:val="00062D2C"/>
    <w:rsid w:val="00062DB4"/>
    <w:rsid w:val="00062E9E"/>
    <w:rsid w:val="000632CD"/>
    <w:rsid w:val="00063300"/>
    <w:rsid w:val="0006355D"/>
    <w:rsid w:val="000637BF"/>
    <w:rsid w:val="00063A46"/>
    <w:rsid w:val="00063D0B"/>
    <w:rsid w:val="00063E4B"/>
    <w:rsid w:val="00063FDF"/>
    <w:rsid w:val="0006436D"/>
    <w:rsid w:val="00064491"/>
    <w:rsid w:val="000648F3"/>
    <w:rsid w:val="00064955"/>
    <w:rsid w:val="00064985"/>
    <w:rsid w:val="00064B50"/>
    <w:rsid w:val="00064E63"/>
    <w:rsid w:val="000651EC"/>
    <w:rsid w:val="00065390"/>
    <w:rsid w:val="00065455"/>
    <w:rsid w:val="000655E7"/>
    <w:rsid w:val="000659B4"/>
    <w:rsid w:val="00065B32"/>
    <w:rsid w:val="00065EBC"/>
    <w:rsid w:val="0006656D"/>
    <w:rsid w:val="000668D8"/>
    <w:rsid w:val="000671A9"/>
    <w:rsid w:val="000676B0"/>
    <w:rsid w:val="00067DE2"/>
    <w:rsid w:val="00070307"/>
    <w:rsid w:val="00070811"/>
    <w:rsid w:val="00070EA2"/>
    <w:rsid w:val="0007138B"/>
    <w:rsid w:val="000716B8"/>
    <w:rsid w:val="00071AFC"/>
    <w:rsid w:val="00071B86"/>
    <w:rsid w:val="00071BEA"/>
    <w:rsid w:val="00071EA6"/>
    <w:rsid w:val="0007273E"/>
    <w:rsid w:val="0007280B"/>
    <w:rsid w:val="00072E2D"/>
    <w:rsid w:val="00072E49"/>
    <w:rsid w:val="00072ED2"/>
    <w:rsid w:val="0007363C"/>
    <w:rsid w:val="00073DED"/>
    <w:rsid w:val="00073F10"/>
    <w:rsid w:val="00074027"/>
    <w:rsid w:val="000740A3"/>
    <w:rsid w:val="00074160"/>
    <w:rsid w:val="000747AF"/>
    <w:rsid w:val="00075237"/>
    <w:rsid w:val="00075331"/>
    <w:rsid w:val="00076385"/>
    <w:rsid w:val="00076450"/>
    <w:rsid w:val="000764D1"/>
    <w:rsid w:val="000775F4"/>
    <w:rsid w:val="00077C2B"/>
    <w:rsid w:val="00077C99"/>
    <w:rsid w:val="0008029C"/>
    <w:rsid w:val="00080349"/>
    <w:rsid w:val="00080546"/>
    <w:rsid w:val="000809FA"/>
    <w:rsid w:val="00080A61"/>
    <w:rsid w:val="00080B9D"/>
    <w:rsid w:val="00080DA1"/>
    <w:rsid w:val="00080DAC"/>
    <w:rsid w:val="00081042"/>
    <w:rsid w:val="000814B5"/>
    <w:rsid w:val="00081727"/>
    <w:rsid w:val="00081B8C"/>
    <w:rsid w:val="00081E77"/>
    <w:rsid w:val="00081F88"/>
    <w:rsid w:val="00082C5A"/>
    <w:rsid w:val="00082C7A"/>
    <w:rsid w:val="00083024"/>
    <w:rsid w:val="000833DF"/>
    <w:rsid w:val="0008342C"/>
    <w:rsid w:val="00083DBF"/>
    <w:rsid w:val="00083DC4"/>
    <w:rsid w:val="00083DDC"/>
    <w:rsid w:val="00083EB2"/>
    <w:rsid w:val="00084216"/>
    <w:rsid w:val="00084466"/>
    <w:rsid w:val="00084470"/>
    <w:rsid w:val="000844F5"/>
    <w:rsid w:val="000848EC"/>
    <w:rsid w:val="00084DC8"/>
    <w:rsid w:val="00084EB2"/>
    <w:rsid w:val="000850E5"/>
    <w:rsid w:val="00085254"/>
    <w:rsid w:val="00085493"/>
    <w:rsid w:val="000856E2"/>
    <w:rsid w:val="000859DC"/>
    <w:rsid w:val="00085F24"/>
    <w:rsid w:val="000862A6"/>
    <w:rsid w:val="00086A7C"/>
    <w:rsid w:val="00086D7D"/>
    <w:rsid w:val="00086FE2"/>
    <w:rsid w:val="00087867"/>
    <w:rsid w:val="00087B38"/>
    <w:rsid w:val="000902BB"/>
    <w:rsid w:val="00090BD4"/>
    <w:rsid w:val="00090E27"/>
    <w:rsid w:val="00090E59"/>
    <w:rsid w:val="000916AF"/>
    <w:rsid w:val="00091FA2"/>
    <w:rsid w:val="00092389"/>
    <w:rsid w:val="00092481"/>
    <w:rsid w:val="000924B0"/>
    <w:rsid w:val="000926E5"/>
    <w:rsid w:val="00092747"/>
    <w:rsid w:val="0009291A"/>
    <w:rsid w:val="00092A7C"/>
    <w:rsid w:val="00092CFC"/>
    <w:rsid w:val="00092D8E"/>
    <w:rsid w:val="00093686"/>
    <w:rsid w:val="00093736"/>
    <w:rsid w:val="00093A25"/>
    <w:rsid w:val="00093D56"/>
    <w:rsid w:val="00093E6F"/>
    <w:rsid w:val="00093F3E"/>
    <w:rsid w:val="000948AF"/>
    <w:rsid w:val="00094BF1"/>
    <w:rsid w:val="000952A4"/>
    <w:rsid w:val="000953AE"/>
    <w:rsid w:val="0009570D"/>
    <w:rsid w:val="00095F98"/>
    <w:rsid w:val="000960B8"/>
    <w:rsid w:val="000961D3"/>
    <w:rsid w:val="0009625F"/>
    <w:rsid w:val="00096BAE"/>
    <w:rsid w:val="00096D94"/>
    <w:rsid w:val="000970AF"/>
    <w:rsid w:val="0009769A"/>
    <w:rsid w:val="000A02D9"/>
    <w:rsid w:val="000A053D"/>
    <w:rsid w:val="000A0663"/>
    <w:rsid w:val="000A096C"/>
    <w:rsid w:val="000A0A02"/>
    <w:rsid w:val="000A0A84"/>
    <w:rsid w:val="000A12F5"/>
    <w:rsid w:val="000A163D"/>
    <w:rsid w:val="000A1725"/>
    <w:rsid w:val="000A191E"/>
    <w:rsid w:val="000A2200"/>
    <w:rsid w:val="000A22BA"/>
    <w:rsid w:val="000A2644"/>
    <w:rsid w:val="000A2A1A"/>
    <w:rsid w:val="000A2AA9"/>
    <w:rsid w:val="000A2AFC"/>
    <w:rsid w:val="000A2E8A"/>
    <w:rsid w:val="000A308E"/>
    <w:rsid w:val="000A324E"/>
    <w:rsid w:val="000A373E"/>
    <w:rsid w:val="000A3965"/>
    <w:rsid w:val="000A3C21"/>
    <w:rsid w:val="000A3E2A"/>
    <w:rsid w:val="000A3EBF"/>
    <w:rsid w:val="000A41FF"/>
    <w:rsid w:val="000A4369"/>
    <w:rsid w:val="000A46BC"/>
    <w:rsid w:val="000A478C"/>
    <w:rsid w:val="000A48AF"/>
    <w:rsid w:val="000A4B24"/>
    <w:rsid w:val="000A4B68"/>
    <w:rsid w:val="000A4CE0"/>
    <w:rsid w:val="000A4EE2"/>
    <w:rsid w:val="000A5393"/>
    <w:rsid w:val="000A56DC"/>
    <w:rsid w:val="000A58BB"/>
    <w:rsid w:val="000A5BDF"/>
    <w:rsid w:val="000A5E43"/>
    <w:rsid w:val="000A6507"/>
    <w:rsid w:val="000A6D85"/>
    <w:rsid w:val="000A73A3"/>
    <w:rsid w:val="000A7793"/>
    <w:rsid w:val="000A7843"/>
    <w:rsid w:val="000A7B86"/>
    <w:rsid w:val="000B1565"/>
    <w:rsid w:val="000B224C"/>
    <w:rsid w:val="000B238A"/>
    <w:rsid w:val="000B247B"/>
    <w:rsid w:val="000B27AC"/>
    <w:rsid w:val="000B29CB"/>
    <w:rsid w:val="000B2C79"/>
    <w:rsid w:val="000B2E32"/>
    <w:rsid w:val="000B38E1"/>
    <w:rsid w:val="000B3B06"/>
    <w:rsid w:val="000B3E42"/>
    <w:rsid w:val="000B3F05"/>
    <w:rsid w:val="000B4339"/>
    <w:rsid w:val="000B4A02"/>
    <w:rsid w:val="000B4D75"/>
    <w:rsid w:val="000B4F90"/>
    <w:rsid w:val="000B4F93"/>
    <w:rsid w:val="000B50CF"/>
    <w:rsid w:val="000B524E"/>
    <w:rsid w:val="000B5520"/>
    <w:rsid w:val="000B5A06"/>
    <w:rsid w:val="000B5A67"/>
    <w:rsid w:val="000B5A6A"/>
    <w:rsid w:val="000B5ACA"/>
    <w:rsid w:val="000B5E8E"/>
    <w:rsid w:val="000B5EAB"/>
    <w:rsid w:val="000B603E"/>
    <w:rsid w:val="000B634D"/>
    <w:rsid w:val="000B6952"/>
    <w:rsid w:val="000B6C66"/>
    <w:rsid w:val="000B6C98"/>
    <w:rsid w:val="000B709D"/>
    <w:rsid w:val="000B74A6"/>
    <w:rsid w:val="000B767B"/>
    <w:rsid w:val="000B7A07"/>
    <w:rsid w:val="000B7B6C"/>
    <w:rsid w:val="000B7DB5"/>
    <w:rsid w:val="000C034C"/>
    <w:rsid w:val="000C04F2"/>
    <w:rsid w:val="000C082F"/>
    <w:rsid w:val="000C0A60"/>
    <w:rsid w:val="000C0D9E"/>
    <w:rsid w:val="000C0F17"/>
    <w:rsid w:val="000C19A2"/>
    <w:rsid w:val="000C1B7E"/>
    <w:rsid w:val="000C1B9B"/>
    <w:rsid w:val="000C1BAC"/>
    <w:rsid w:val="000C27E9"/>
    <w:rsid w:val="000C2926"/>
    <w:rsid w:val="000C2E54"/>
    <w:rsid w:val="000C30B4"/>
    <w:rsid w:val="000C34DA"/>
    <w:rsid w:val="000C3912"/>
    <w:rsid w:val="000C3A77"/>
    <w:rsid w:val="000C3C84"/>
    <w:rsid w:val="000C3DBA"/>
    <w:rsid w:val="000C3F56"/>
    <w:rsid w:val="000C403A"/>
    <w:rsid w:val="000C4569"/>
    <w:rsid w:val="000C4975"/>
    <w:rsid w:val="000C4EE8"/>
    <w:rsid w:val="000C51C5"/>
    <w:rsid w:val="000C523A"/>
    <w:rsid w:val="000C5623"/>
    <w:rsid w:val="000C5964"/>
    <w:rsid w:val="000C59DA"/>
    <w:rsid w:val="000C5BB7"/>
    <w:rsid w:val="000C5C37"/>
    <w:rsid w:val="000C6155"/>
    <w:rsid w:val="000C6315"/>
    <w:rsid w:val="000C65DF"/>
    <w:rsid w:val="000C66E1"/>
    <w:rsid w:val="000C680C"/>
    <w:rsid w:val="000C6849"/>
    <w:rsid w:val="000C6B56"/>
    <w:rsid w:val="000C78F9"/>
    <w:rsid w:val="000C7A42"/>
    <w:rsid w:val="000C7B25"/>
    <w:rsid w:val="000D02A0"/>
    <w:rsid w:val="000D0B74"/>
    <w:rsid w:val="000D0C55"/>
    <w:rsid w:val="000D105B"/>
    <w:rsid w:val="000D1224"/>
    <w:rsid w:val="000D153E"/>
    <w:rsid w:val="000D156A"/>
    <w:rsid w:val="000D1766"/>
    <w:rsid w:val="000D190D"/>
    <w:rsid w:val="000D1EF2"/>
    <w:rsid w:val="000D1FF8"/>
    <w:rsid w:val="000D20A4"/>
    <w:rsid w:val="000D2761"/>
    <w:rsid w:val="000D2AAE"/>
    <w:rsid w:val="000D2D0B"/>
    <w:rsid w:val="000D2FAE"/>
    <w:rsid w:val="000D3311"/>
    <w:rsid w:val="000D33B7"/>
    <w:rsid w:val="000D3533"/>
    <w:rsid w:val="000D370E"/>
    <w:rsid w:val="000D3791"/>
    <w:rsid w:val="000D37A1"/>
    <w:rsid w:val="000D3A18"/>
    <w:rsid w:val="000D3CB7"/>
    <w:rsid w:val="000D4154"/>
    <w:rsid w:val="000D4349"/>
    <w:rsid w:val="000D4409"/>
    <w:rsid w:val="000D4460"/>
    <w:rsid w:val="000D4874"/>
    <w:rsid w:val="000D54DA"/>
    <w:rsid w:val="000D587F"/>
    <w:rsid w:val="000D5B1E"/>
    <w:rsid w:val="000D5D77"/>
    <w:rsid w:val="000D5DA6"/>
    <w:rsid w:val="000D67CA"/>
    <w:rsid w:val="000D6D85"/>
    <w:rsid w:val="000D6EB2"/>
    <w:rsid w:val="000D7083"/>
    <w:rsid w:val="000D73E7"/>
    <w:rsid w:val="000D7551"/>
    <w:rsid w:val="000D7CA6"/>
    <w:rsid w:val="000D7F0C"/>
    <w:rsid w:val="000E01B0"/>
    <w:rsid w:val="000E0442"/>
    <w:rsid w:val="000E0469"/>
    <w:rsid w:val="000E05DA"/>
    <w:rsid w:val="000E06C4"/>
    <w:rsid w:val="000E0F30"/>
    <w:rsid w:val="000E1211"/>
    <w:rsid w:val="000E141D"/>
    <w:rsid w:val="000E14FB"/>
    <w:rsid w:val="000E1528"/>
    <w:rsid w:val="000E16AA"/>
    <w:rsid w:val="000E178C"/>
    <w:rsid w:val="000E1927"/>
    <w:rsid w:val="000E1A8A"/>
    <w:rsid w:val="000E1D0C"/>
    <w:rsid w:val="000E2188"/>
    <w:rsid w:val="000E2644"/>
    <w:rsid w:val="000E2725"/>
    <w:rsid w:val="000E2C28"/>
    <w:rsid w:val="000E2FBF"/>
    <w:rsid w:val="000E302C"/>
    <w:rsid w:val="000E33AA"/>
    <w:rsid w:val="000E3469"/>
    <w:rsid w:val="000E3CBD"/>
    <w:rsid w:val="000E3D82"/>
    <w:rsid w:val="000E3D96"/>
    <w:rsid w:val="000E43E6"/>
    <w:rsid w:val="000E4787"/>
    <w:rsid w:val="000E482B"/>
    <w:rsid w:val="000E489F"/>
    <w:rsid w:val="000E4A53"/>
    <w:rsid w:val="000E4DA2"/>
    <w:rsid w:val="000E4DC4"/>
    <w:rsid w:val="000E4E8F"/>
    <w:rsid w:val="000E5261"/>
    <w:rsid w:val="000E5B6E"/>
    <w:rsid w:val="000E5F06"/>
    <w:rsid w:val="000E67E7"/>
    <w:rsid w:val="000E6843"/>
    <w:rsid w:val="000E70D3"/>
    <w:rsid w:val="000E70F5"/>
    <w:rsid w:val="000E7195"/>
    <w:rsid w:val="000E7322"/>
    <w:rsid w:val="000E7404"/>
    <w:rsid w:val="000E745B"/>
    <w:rsid w:val="000E7473"/>
    <w:rsid w:val="000E799A"/>
    <w:rsid w:val="000F044D"/>
    <w:rsid w:val="000F07E4"/>
    <w:rsid w:val="000F0A47"/>
    <w:rsid w:val="000F0CF6"/>
    <w:rsid w:val="000F0DBC"/>
    <w:rsid w:val="000F0E34"/>
    <w:rsid w:val="000F11FB"/>
    <w:rsid w:val="000F1255"/>
    <w:rsid w:val="000F16EF"/>
    <w:rsid w:val="000F1B8F"/>
    <w:rsid w:val="000F1BA4"/>
    <w:rsid w:val="000F1C31"/>
    <w:rsid w:val="000F1EC2"/>
    <w:rsid w:val="000F1ECF"/>
    <w:rsid w:val="000F22A8"/>
    <w:rsid w:val="000F26C1"/>
    <w:rsid w:val="000F26D2"/>
    <w:rsid w:val="000F2C55"/>
    <w:rsid w:val="000F318F"/>
    <w:rsid w:val="000F320A"/>
    <w:rsid w:val="000F3586"/>
    <w:rsid w:val="000F38B8"/>
    <w:rsid w:val="000F38BD"/>
    <w:rsid w:val="000F3ACD"/>
    <w:rsid w:val="000F3B08"/>
    <w:rsid w:val="000F3FE1"/>
    <w:rsid w:val="000F4D42"/>
    <w:rsid w:val="000F571D"/>
    <w:rsid w:val="000F5828"/>
    <w:rsid w:val="000F59BB"/>
    <w:rsid w:val="000F5A0C"/>
    <w:rsid w:val="000F5A8E"/>
    <w:rsid w:val="000F5B21"/>
    <w:rsid w:val="000F5C5B"/>
    <w:rsid w:val="000F5C78"/>
    <w:rsid w:val="000F5F5C"/>
    <w:rsid w:val="000F6081"/>
    <w:rsid w:val="000F6519"/>
    <w:rsid w:val="000F6B8C"/>
    <w:rsid w:val="000F6DD2"/>
    <w:rsid w:val="000F7059"/>
    <w:rsid w:val="000F72C1"/>
    <w:rsid w:val="000F74E6"/>
    <w:rsid w:val="000F7731"/>
    <w:rsid w:val="000F77EA"/>
    <w:rsid w:val="000F79A6"/>
    <w:rsid w:val="000F7BE9"/>
    <w:rsid w:val="00100884"/>
    <w:rsid w:val="001009AB"/>
    <w:rsid w:val="001009E8"/>
    <w:rsid w:val="00100B77"/>
    <w:rsid w:val="00100B81"/>
    <w:rsid w:val="00101268"/>
    <w:rsid w:val="001015A9"/>
    <w:rsid w:val="001018B9"/>
    <w:rsid w:val="00102315"/>
    <w:rsid w:val="001023E9"/>
    <w:rsid w:val="001024A2"/>
    <w:rsid w:val="001026F3"/>
    <w:rsid w:val="00102741"/>
    <w:rsid w:val="0010277F"/>
    <w:rsid w:val="00102E92"/>
    <w:rsid w:val="00102F5F"/>
    <w:rsid w:val="00103707"/>
    <w:rsid w:val="00103740"/>
    <w:rsid w:val="00103A61"/>
    <w:rsid w:val="00103B3B"/>
    <w:rsid w:val="0010438C"/>
    <w:rsid w:val="001047E8"/>
    <w:rsid w:val="00104987"/>
    <w:rsid w:val="00104CFF"/>
    <w:rsid w:val="00104D42"/>
    <w:rsid w:val="00104FAA"/>
    <w:rsid w:val="00104FBE"/>
    <w:rsid w:val="0010527E"/>
    <w:rsid w:val="00105376"/>
    <w:rsid w:val="001054D9"/>
    <w:rsid w:val="001055A1"/>
    <w:rsid w:val="00105913"/>
    <w:rsid w:val="00105A8F"/>
    <w:rsid w:val="00105DDF"/>
    <w:rsid w:val="001061B6"/>
    <w:rsid w:val="001062CE"/>
    <w:rsid w:val="00106353"/>
    <w:rsid w:val="00106372"/>
    <w:rsid w:val="0010640A"/>
    <w:rsid w:val="001065C5"/>
    <w:rsid w:val="001068E8"/>
    <w:rsid w:val="00106AA4"/>
    <w:rsid w:val="00107059"/>
    <w:rsid w:val="0010707C"/>
    <w:rsid w:val="00107081"/>
    <w:rsid w:val="0010784D"/>
    <w:rsid w:val="00107886"/>
    <w:rsid w:val="001078F5"/>
    <w:rsid w:val="00107939"/>
    <w:rsid w:val="00107A16"/>
    <w:rsid w:val="001101E1"/>
    <w:rsid w:val="001105BA"/>
    <w:rsid w:val="001106DB"/>
    <w:rsid w:val="00110A04"/>
    <w:rsid w:val="00110A27"/>
    <w:rsid w:val="00110CBB"/>
    <w:rsid w:val="001110EF"/>
    <w:rsid w:val="00111238"/>
    <w:rsid w:val="001112D5"/>
    <w:rsid w:val="001115AF"/>
    <w:rsid w:val="00111B49"/>
    <w:rsid w:val="00112187"/>
    <w:rsid w:val="00112514"/>
    <w:rsid w:val="001129A7"/>
    <w:rsid w:val="00112DA1"/>
    <w:rsid w:val="001134F0"/>
    <w:rsid w:val="00113F6A"/>
    <w:rsid w:val="001141A6"/>
    <w:rsid w:val="00114771"/>
    <w:rsid w:val="001148F7"/>
    <w:rsid w:val="00114AB9"/>
    <w:rsid w:val="00114B9E"/>
    <w:rsid w:val="00114F9A"/>
    <w:rsid w:val="0011530B"/>
    <w:rsid w:val="001153F6"/>
    <w:rsid w:val="00115810"/>
    <w:rsid w:val="00115DC7"/>
    <w:rsid w:val="00115F95"/>
    <w:rsid w:val="001160A4"/>
    <w:rsid w:val="0011639F"/>
    <w:rsid w:val="00117075"/>
    <w:rsid w:val="001170CD"/>
    <w:rsid w:val="001171B0"/>
    <w:rsid w:val="001171FA"/>
    <w:rsid w:val="0011725A"/>
    <w:rsid w:val="00117433"/>
    <w:rsid w:val="001176F9"/>
    <w:rsid w:val="00117804"/>
    <w:rsid w:val="00117DB6"/>
    <w:rsid w:val="00117F77"/>
    <w:rsid w:val="001201D0"/>
    <w:rsid w:val="00120510"/>
    <w:rsid w:val="00120547"/>
    <w:rsid w:val="00120658"/>
    <w:rsid w:val="0012076F"/>
    <w:rsid w:val="00120808"/>
    <w:rsid w:val="001208DF"/>
    <w:rsid w:val="00120BF9"/>
    <w:rsid w:val="00120DA2"/>
    <w:rsid w:val="00120E14"/>
    <w:rsid w:val="0012136F"/>
    <w:rsid w:val="0012138A"/>
    <w:rsid w:val="00121655"/>
    <w:rsid w:val="001216FC"/>
    <w:rsid w:val="00121BD7"/>
    <w:rsid w:val="00121BE0"/>
    <w:rsid w:val="00122012"/>
    <w:rsid w:val="001222BE"/>
    <w:rsid w:val="0012289B"/>
    <w:rsid w:val="00122CE3"/>
    <w:rsid w:val="0012351B"/>
    <w:rsid w:val="00123556"/>
    <w:rsid w:val="00123593"/>
    <w:rsid w:val="00123605"/>
    <w:rsid w:val="00123770"/>
    <w:rsid w:val="00124036"/>
    <w:rsid w:val="0012416C"/>
    <w:rsid w:val="00124290"/>
    <w:rsid w:val="001242F7"/>
    <w:rsid w:val="001243DC"/>
    <w:rsid w:val="00124433"/>
    <w:rsid w:val="0012460B"/>
    <w:rsid w:val="001247AA"/>
    <w:rsid w:val="001247E9"/>
    <w:rsid w:val="001258F4"/>
    <w:rsid w:val="00125C18"/>
    <w:rsid w:val="00125D8A"/>
    <w:rsid w:val="0012614F"/>
    <w:rsid w:val="001263F0"/>
    <w:rsid w:val="0012646C"/>
    <w:rsid w:val="00126789"/>
    <w:rsid w:val="00126938"/>
    <w:rsid w:val="00126BFD"/>
    <w:rsid w:val="00127002"/>
    <w:rsid w:val="00127036"/>
    <w:rsid w:val="0012724C"/>
    <w:rsid w:val="001273A6"/>
    <w:rsid w:val="00130171"/>
    <w:rsid w:val="00130552"/>
    <w:rsid w:val="0013060F"/>
    <w:rsid w:val="00130A57"/>
    <w:rsid w:val="00130CB5"/>
    <w:rsid w:val="001321A7"/>
    <w:rsid w:val="00132438"/>
    <w:rsid w:val="001325C8"/>
    <w:rsid w:val="00132795"/>
    <w:rsid w:val="001328A6"/>
    <w:rsid w:val="00133A72"/>
    <w:rsid w:val="00133C97"/>
    <w:rsid w:val="00133DE1"/>
    <w:rsid w:val="00133EE9"/>
    <w:rsid w:val="00133F3F"/>
    <w:rsid w:val="00134230"/>
    <w:rsid w:val="0013429D"/>
    <w:rsid w:val="001343A4"/>
    <w:rsid w:val="00134A72"/>
    <w:rsid w:val="001350F3"/>
    <w:rsid w:val="0013575E"/>
    <w:rsid w:val="00135FEF"/>
    <w:rsid w:val="001362AC"/>
    <w:rsid w:val="00136830"/>
    <w:rsid w:val="00136A00"/>
    <w:rsid w:val="00136F94"/>
    <w:rsid w:val="0013770D"/>
    <w:rsid w:val="001377FF"/>
    <w:rsid w:val="0013790C"/>
    <w:rsid w:val="00137B2C"/>
    <w:rsid w:val="00137CF8"/>
    <w:rsid w:val="00140131"/>
    <w:rsid w:val="001404BB"/>
    <w:rsid w:val="00140535"/>
    <w:rsid w:val="0014057F"/>
    <w:rsid w:val="0014065C"/>
    <w:rsid w:val="001406C0"/>
    <w:rsid w:val="00140E39"/>
    <w:rsid w:val="0014128C"/>
    <w:rsid w:val="00141309"/>
    <w:rsid w:val="00141341"/>
    <w:rsid w:val="00141BB6"/>
    <w:rsid w:val="00141BC3"/>
    <w:rsid w:val="00141E1A"/>
    <w:rsid w:val="00141F27"/>
    <w:rsid w:val="001423CC"/>
    <w:rsid w:val="001424D1"/>
    <w:rsid w:val="0014256D"/>
    <w:rsid w:val="0014256F"/>
    <w:rsid w:val="001425C1"/>
    <w:rsid w:val="00142964"/>
    <w:rsid w:val="00142B75"/>
    <w:rsid w:val="00142F04"/>
    <w:rsid w:val="001431D9"/>
    <w:rsid w:val="00143451"/>
    <w:rsid w:val="00143EE0"/>
    <w:rsid w:val="00144203"/>
    <w:rsid w:val="00144467"/>
    <w:rsid w:val="001444BD"/>
    <w:rsid w:val="00144573"/>
    <w:rsid w:val="00144CFC"/>
    <w:rsid w:val="001455A5"/>
    <w:rsid w:val="00145624"/>
    <w:rsid w:val="00145628"/>
    <w:rsid w:val="00145648"/>
    <w:rsid w:val="0014571E"/>
    <w:rsid w:val="00145886"/>
    <w:rsid w:val="00146415"/>
    <w:rsid w:val="0014677F"/>
    <w:rsid w:val="001469A2"/>
    <w:rsid w:val="001471CC"/>
    <w:rsid w:val="00147219"/>
    <w:rsid w:val="00147365"/>
    <w:rsid w:val="001473BB"/>
    <w:rsid w:val="001473F0"/>
    <w:rsid w:val="00147E2E"/>
    <w:rsid w:val="00147F6E"/>
    <w:rsid w:val="0015040E"/>
    <w:rsid w:val="00150A56"/>
    <w:rsid w:val="00150B52"/>
    <w:rsid w:val="00150E88"/>
    <w:rsid w:val="001510A6"/>
    <w:rsid w:val="001517EB"/>
    <w:rsid w:val="00151B44"/>
    <w:rsid w:val="00151BD1"/>
    <w:rsid w:val="00151C8C"/>
    <w:rsid w:val="00151E66"/>
    <w:rsid w:val="00151FBA"/>
    <w:rsid w:val="0015238F"/>
    <w:rsid w:val="0015275C"/>
    <w:rsid w:val="00152879"/>
    <w:rsid w:val="00152D35"/>
    <w:rsid w:val="00152EED"/>
    <w:rsid w:val="00153982"/>
    <w:rsid w:val="00153B24"/>
    <w:rsid w:val="00153BD1"/>
    <w:rsid w:val="001541D3"/>
    <w:rsid w:val="001541FE"/>
    <w:rsid w:val="00154391"/>
    <w:rsid w:val="001546EA"/>
    <w:rsid w:val="001549DD"/>
    <w:rsid w:val="00154B17"/>
    <w:rsid w:val="00154C3F"/>
    <w:rsid w:val="00154CB0"/>
    <w:rsid w:val="00154EF7"/>
    <w:rsid w:val="00155295"/>
    <w:rsid w:val="001552B4"/>
    <w:rsid w:val="001553DA"/>
    <w:rsid w:val="0015553D"/>
    <w:rsid w:val="00155922"/>
    <w:rsid w:val="001559AA"/>
    <w:rsid w:val="001559BA"/>
    <w:rsid w:val="00155A69"/>
    <w:rsid w:val="00155CF3"/>
    <w:rsid w:val="00155FEA"/>
    <w:rsid w:val="001561FD"/>
    <w:rsid w:val="001562B9"/>
    <w:rsid w:val="001565C9"/>
    <w:rsid w:val="00156B3C"/>
    <w:rsid w:val="00156B76"/>
    <w:rsid w:val="0015704F"/>
    <w:rsid w:val="00157068"/>
    <w:rsid w:val="001570C4"/>
    <w:rsid w:val="001573E3"/>
    <w:rsid w:val="001574FD"/>
    <w:rsid w:val="00157640"/>
    <w:rsid w:val="001578F4"/>
    <w:rsid w:val="00157CC3"/>
    <w:rsid w:val="00157ED9"/>
    <w:rsid w:val="001600A5"/>
    <w:rsid w:val="00160267"/>
    <w:rsid w:val="00160F89"/>
    <w:rsid w:val="001611DF"/>
    <w:rsid w:val="001613FF"/>
    <w:rsid w:val="0016191F"/>
    <w:rsid w:val="0016199D"/>
    <w:rsid w:val="00161A65"/>
    <w:rsid w:val="00161AF1"/>
    <w:rsid w:val="00161C8C"/>
    <w:rsid w:val="00161F37"/>
    <w:rsid w:val="001623EA"/>
    <w:rsid w:val="001627AC"/>
    <w:rsid w:val="0016280E"/>
    <w:rsid w:val="00162991"/>
    <w:rsid w:val="00162BA8"/>
    <w:rsid w:val="00162CD7"/>
    <w:rsid w:val="001630F2"/>
    <w:rsid w:val="0016360C"/>
    <w:rsid w:val="0016361A"/>
    <w:rsid w:val="00163630"/>
    <w:rsid w:val="001636A7"/>
    <w:rsid w:val="0016373A"/>
    <w:rsid w:val="001637B8"/>
    <w:rsid w:val="00163926"/>
    <w:rsid w:val="00163C00"/>
    <w:rsid w:val="00163F84"/>
    <w:rsid w:val="00163FD0"/>
    <w:rsid w:val="00164130"/>
    <w:rsid w:val="001643EA"/>
    <w:rsid w:val="00164877"/>
    <w:rsid w:val="00164900"/>
    <w:rsid w:val="00165223"/>
    <w:rsid w:val="00165665"/>
    <w:rsid w:val="001657AF"/>
    <w:rsid w:val="001657FC"/>
    <w:rsid w:val="00165E4F"/>
    <w:rsid w:val="00165ED0"/>
    <w:rsid w:val="00166694"/>
    <w:rsid w:val="00166795"/>
    <w:rsid w:val="00166E78"/>
    <w:rsid w:val="00166FDB"/>
    <w:rsid w:val="001672AE"/>
    <w:rsid w:val="00167DDC"/>
    <w:rsid w:val="001701BA"/>
    <w:rsid w:val="001701CC"/>
    <w:rsid w:val="001704D5"/>
    <w:rsid w:val="0017063D"/>
    <w:rsid w:val="001707E9"/>
    <w:rsid w:val="001709A9"/>
    <w:rsid w:val="00170BCA"/>
    <w:rsid w:val="00170CF4"/>
    <w:rsid w:val="00170EBC"/>
    <w:rsid w:val="00171621"/>
    <w:rsid w:val="00171733"/>
    <w:rsid w:val="00171D57"/>
    <w:rsid w:val="00172077"/>
    <w:rsid w:val="001721A8"/>
    <w:rsid w:val="00172983"/>
    <w:rsid w:val="00172DB9"/>
    <w:rsid w:val="00172F07"/>
    <w:rsid w:val="001730C5"/>
    <w:rsid w:val="00173251"/>
    <w:rsid w:val="0017332E"/>
    <w:rsid w:val="001737DD"/>
    <w:rsid w:val="00173861"/>
    <w:rsid w:val="00173ADA"/>
    <w:rsid w:val="00173B54"/>
    <w:rsid w:val="00173C92"/>
    <w:rsid w:val="00174125"/>
    <w:rsid w:val="00174194"/>
    <w:rsid w:val="001743A6"/>
    <w:rsid w:val="00174491"/>
    <w:rsid w:val="00174658"/>
    <w:rsid w:val="00174810"/>
    <w:rsid w:val="00174A1A"/>
    <w:rsid w:val="00174BEE"/>
    <w:rsid w:val="00174C87"/>
    <w:rsid w:val="001753BE"/>
    <w:rsid w:val="00175771"/>
    <w:rsid w:val="0017577E"/>
    <w:rsid w:val="001758CE"/>
    <w:rsid w:val="00175917"/>
    <w:rsid w:val="001759AC"/>
    <w:rsid w:val="00175D5C"/>
    <w:rsid w:val="00176103"/>
    <w:rsid w:val="001762E2"/>
    <w:rsid w:val="001768C4"/>
    <w:rsid w:val="001768D0"/>
    <w:rsid w:val="00176988"/>
    <w:rsid w:val="00176A07"/>
    <w:rsid w:val="00176A36"/>
    <w:rsid w:val="00176ACF"/>
    <w:rsid w:val="00176AE7"/>
    <w:rsid w:val="001771B6"/>
    <w:rsid w:val="00177243"/>
    <w:rsid w:val="001772D9"/>
    <w:rsid w:val="00177547"/>
    <w:rsid w:val="001778A1"/>
    <w:rsid w:val="00177F5E"/>
    <w:rsid w:val="0018002E"/>
    <w:rsid w:val="00180249"/>
    <w:rsid w:val="001805B6"/>
    <w:rsid w:val="00181587"/>
    <w:rsid w:val="001819EC"/>
    <w:rsid w:val="00181E46"/>
    <w:rsid w:val="00181EE7"/>
    <w:rsid w:val="00181F0D"/>
    <w:rsid w:val="00182366"/>
    <w:rsid w:val="0018254D"/>
    <w:rsid w:val="001825D9"/>
    <w:rsid w:val="00182607"/>
    <w:rsid w:val="00182A2A"/>
    <w:rsid w:val="00183150"/>
    <w:rsid w:val="0018334F"/>
    <w:rsid w:val="00183463"/>
    <w:rsid w:val="001836E4"/>
    <w:rsid w:val="00183770"/>
    <w:rsid w:val="0018397A"/>
    <w:rsid w:val="00183D1A"/>
    <w:rsid w:val="00184693"/>
    <w:rsid w:val="00184BAB"/>
    <w:rsid w:val="00184BC2"/>
    <w:rsid w:val="00184F94"/>
    <w:rsid w:val="001853FC"/>
    <w:rsid w:val="00185921"/>
    <w:rsid w:val="001859F4"/>
    <w:rsid w:val="00186298"/>
    <w:rsid w:val="00186626"/>
    <w:rsid w:val="00186FFD"/>
    <w:rsid w:val="00187005"/>
    <w:rsid w:val="00187018"/>
    <w:rsid w:val="001870ED"/>
    <w:rsid w:val="001878A9"/>
    <w:rsid w:val="00187C1E"/>
    <w:rsid w:val="00187D10"/>
    <w:rsid w:val="00190074"/>
    <w:rsid w:val="0019047C"/>
    <w:rsid w:val="0019095B"/>
    <w:rsid w:val="00190C16"/>
    <w:rsid w:val="00191058"/>
    <w:rsid w:val="001914D7"/>
    <w:rsid w:val="00191561"/>
    <w:rsid w:val="00191665"/>
    <w:rsid w:val="001918D4"/>
    <w:rsid w:val="00191DA3"/>
    <w:rsid w:val="00191FA0"/>
    <w:rsid w:val="00192127"/>
    <w:rsid w:val="001924F4"/>
    <w:rsid w:val="00192662"/>
    <w:rsid w:val="00192AF9"/>
    <w:rsid w:val="00192C60"/>
    <w:rsid w:val="00192E56"/>
    <w:rsid w:val="001932BE"/>
    <w:rsid w:val="00194437"/>
    <w:rsid w:val="001944FB"/>
    <w:rsid w:val="001945AE"/>
    <w:rsid w:val="001946D8"/>
    <w:rsid w:val="00194714"/>
    <w:rsid w:val="0019486A"/>
    <w:rsid w:val="00194954"/>
    <w:rsid w:val="00194B9D"/>
    <w:rsid w:val="00194CB8"/>
    <w:rsid w:val="00195115"/>
    <w:rsid w:val="001951B1"/>
    <w:rsid w:val="00195539"/>
    <w:rsid w:val="00195689"/>
    <w:rsid w:val="00195E13"/>
    <w:rsid w:val="00195F52"/>
    <w:rsid w:val="00196167"/>
    <w:rsid w:val="00196353"/>
    <w:rsid w:val="00196D33"/>
    <w:rsid w:val="00196F0C"/>
    <w:rsid w:val="00197496"/>
    <w:rsid w:val="00197590"/>
    <w:rsid w:val="001976D4"/>
    <w:rsid w:val="00197D6D"/>
    <w:rsid w:val="00197EE7"/>
    <w:rsid w:val="001A038A"/>
    <w:rsid w:val="001A08D4"/>
    <w:rsid w:val="001A0E56"/>
    <w:rsid w:val="001A1019"/>
    <w:rsid w:val="001A1786"/>
    <w:rsid w:val="001A199A"/>
    <w:rsid w:val="001A19A0"/>
    <w:rsid w:val="001A2051"/>
    <w:rsid w:val="001A222D"/>
    <w:rsid w:val="001A2554"/>
    <w:rsid w:val="001A2708"/>
    <w:rsid w:val="001A2B70"/>
    <w:rsid w:val="001A2DC0"/>
    <w:rsid w:val="001A2E25"/>
    <w:rsid w:val="001A3077"/>
    <w:rsid w:val="001A316B"/>
    <w:rsid w:val="001A31C0"/>
    <w:rsid w:val="001A35EC"/>
    <w:rsid w:val="001A3B2E"/>
    <w:rsid w:val="001A3BD0"/>
    <w:rsid w:val="001A4108"/>
    <w:rsid w:val="001A4746"/>
    <w:rsid w:val="001A4747"/>
    <w:rsid w:val="001A4F34"/>
    <w:rsid w:val="001A50B9"/>
    <w:rsid w:val="001A552E"/>
    <w:rsid w:val="001A5862"/>
    <w:rsid w:val="001A5C54"/>
    <w:rsid w:val="001A5E1B"/>
    <w:rsid w:val="001A5EAE"/>
    <w:rsid w:val="001A5EF7"/>
    <w:rsid w:val="001A67C6"/>
    <w:rsid w:val="001A6909"/>
    <w:rsid w:val="001A6F10"/>
    <w:rsid w:val="001A71DA"/>
    <w:rsid w:val="001B058C"/>
    <w:rsid w:val="001B060E"/>
    <w:rsid w:val="001B0D3C"/>
    <w:rsid w:val="001B14F0"/>
    <w:rsid w:val="001B21A2"/>
    <w:rsid w:val="001B23FC"/>
    <w:rsid w:val="001B256C"/>
    <w:rsid w:val="001B28F8"/>
    <w:rsid w:val="001B2A28"/>
    <w:rsid w:val="001B2C93"/>
    <w:rsid w:val="001B316B"/>
    <w:rsid w:val="001B319F"/>
    <w:rsid w:val="001B3877"/>
    <w:rsid w:val="001B3CEC"/>
    <w:rsid w:val="001B3F46"/>
    <w:rsid w:val="001B402B"/>
    <w:rsid w:val="001B41BB"/>
    <w:rsid w:val="001B44E0"/>
    <w:rsid w:val="001B4820"/>
    <w:rsid w:val="001B48DF"/>
    <w:rsid w:val="001B4949"/>
    <w:rsid w:val="001B4A31"/>
    <w:rsid w:val="001B5107"/>
    <w:rsid w:val="001B5418"/>
    <w:rsid w:val="001B545A"/>
    <w:rsid w:val="001B5933"/>
    <w:rsid w:val="001B5E2C"/>
    <w:rsid w:val="001B5F10"/>
    <w:rsid w:val="001B632B"/>
    <w:rsid w:val="001B66F2"/>
    <w:rsid w:val="001B6A5F"/>
    <w:rsid w:val="001B703E"/>
    <w:rsid w:val="001B7506"/>
    <w:rsid w:val="001B758D"/>
    <w:rsid w:val="001B769B"/>
    <w:rsid w:val="001B77A1"/>
    <w:rsid w:val="001B7D93"/>
    <w:rsid w:val="001B7DF8"/>
    <w:rsid w:val="001C0243"/>
    <w:rsid w:val="001C0321"/>
    <w:rsid w:val="001C0364"/>
    <w:rsid w:val="001C062B"/>
    <w:rsid w:val="001C066C"/>
    <w:rsid w:val="001C0887"/>
    <w:rsid w:val="001C0A61"/>
    <w:rsid w:val="001C0BD6"/>
    <w:rsid w:val="001C0CEE"/>
    <w:rsid w:val="001C0F5D"/>
    <w:rsid w:val="001C13C8"/>
    <w:rsid w:val="001C2226"/>
    <w:rsid w:val="001C22DF"/>
    <w:rsid w:val="001C2385"/>
    <w:rsid w:val="001C2F15"/>
    <w:rsid w:val="001C3117"/>
    <w:rsid w:val="001C3564"/>
    <w:rsid w:val="001C3A14"/>
    <w:rsid w:val="001C3E52"/>
    <w:rsid w:val="001C41BE"/>
    <w:rsid w:val="001C452F"/>
    <w:rsid w:val="001C458C"/>
    <w:rsid w:val="001C4E43"/>
    <w:rsid w:val="001C5421"/>
    <w:rsid w:val="001C54FC"/>
    <w:rsid w:val="001C58DA"/>
    <w:rsid w:val="001C5BDC"/>
    <w:rsid w:val="001C5EBC"/>
    <w:rsid w:val="001C63C3"/>
    <w:rsid w:val="001C6807"/>
    <w:rsid w:val="001C6AA0"/>
    <w:rsid w:val="001C6AD2"/>
    <w:rsid w:val="001C6B1D"/>
    <w:rsid w:val="001C6CD9"/>
    <w:rsid w:val="001C6E2E"/>
    <w:rsid w:val="001C6F0D"/>
    <w:rsid w:val="001C6F62"/>
    <w:rsid w:val="001C737E"/>
    <w:rsid w:val="001C7683"/>
    <w:rsid w:val="001C7A90"/>
    <w:rsid w:val="001C7D6D"/>
    <w:rsid w:val="001C7EEC"/>
    <w:rsid w:val="001D02C8"/>
    <w:rsid w:val="001D0306"/>
    <w:rsid w:val="001D06E9"/>
    <w:rsid w:val="001D083A"/>
    <w:rsid w:val="001D0992"/>
    <w:rsid w:val="001D0FB5"/>
    <w:rsid w:val="001D163E"/>
    <w:rsid w:val="001D172D"/>
    <w:rsid w:val="001D1955"/>
    <w:rsid w:val="001D195E"/>
    <w:rsid w:val="001D231E"/>
    <w:rsid w:val="001D2745"/>
    <w:rsid w:val="001D2986"/>
    <w:rsid w:val="001D2CB3"/>
    <w:rsid w:val="001D2D40"/>
    <w:rsid w:val="001D32EF"/>
    <w:rsid w:val="001D3338"/>
    <w:rsid w:val="001D3B40"/>
    <w:rsid w:val="001D3D5C"/>
    <w:rsid w:val="001D40ED"/>
    <w:rsid w:val="001D4174"/>
    <w:rsid w:val="001D46EC"/>
    <w:rsid w:val="001D470F"/>
    <w:rsid w:val="001D482E"/>
    <w:rsid w:val="001D49E2"/>
    <w:rsid w:val="001D4AB9"/>
    <w:rsid w:val="001D4E91"/>
    <w:rsid w:val="001D4FFC"/>
    <w:rsid w:val="001D5056"/>
    <w:rsid w:val="001D5415"/>
    <w:rsid w:val="001D5796"/>
    <w:rsid w:val="001D5F1B"/>
    <w:rsid w:val="001D6375"/>
    <w:rsid w:val="001D6456"/>
    <w:rsid w:val="001D65C8"/>
    <w:rsid w:val="001D65F8"/>
    <w:rsid w:val="001D67ED"/>
    <w:rsid w:val="001D6AE4"/>
    <w:rsid w:val="001D6BBE"/>
    <w:rsid w:val="001D6CFC"/>
    <w:rsid w:val="001D6D09"/>
    <w:rsid w:val="001D71D2"/>
    <w:rsid w:val="001D740B"/>
    <w:rsid w:val="001D7737"/>
    <w:rsid w:val="001D7AA4"/>
    <w:rsid w:val="001D7FCC"/>
    <w:rsid w:val="001E01DD"/>
    <w:rsid w:val="001E031D"/>
    <w:rsid w:val="001E0698"/>
    <w:rsid w:val="001E0714"/>
    <w:rsid w:val="001E0763"/>
    <w:rsid w:val="001E0BB8"/>
    <w:rsid w:val="001E0F99"/>
    <w:rsid w:val="001E103C"/>
    <w:rsid w:val="001E1096"/>
    <w:rsid w:val="001E1DA1"/>
    <w:rsid w:val="001E1FC0"/>
    <w:rsid w:val="001E25FB"/>
    <w:rsid w:val="001E2612"/>
    <w:rsid w:val="001E2622"/>
    <w:rsid w:val="001E264E"/>
    <w:rsid w:val="001E2796"/>
    <w:rsid w:val="001E2D49"/>
    <w:rsid w:val="001E3A8B"/>
    <w:rsid w:val="001E3EA6"/>
    <w:rsid w:val="001E3FA2"/>
    <w:rsid w:val="001E3FE9"/>
    <w:rsid w:val="001E43A1"/>
    <w:rsid w:val="001E4A17"/>
    <w:rsid w:val="001E4F16"/>
    <w:rsid w:val="001E52B3"/>
    <w:rsid w:val="001E52B8"/>
    <w:rsid w:val="001E54F9"/>
    <w:rsid w:val="001E5599"/>
    <w:rsid w:val="001E56C5"/>
    <w:rsid w:val="001E5752"/>
    <w:rsid w:val="001E61A0"/>
    <w:rsid w:val="001E6685"/>
    <w:rsid w:val="001E6B14"/>
    <w:rsid w:val="001E6EAD"/>
    <w:rsid w:val="001E732C"/>
    <w:rsid w:val="001E73D1"/>
    <w:rsid w:val="001E742A"/>
    <w:rsid w:val="001E751F"/>
    <w:rsid w:val="001E7F14"/>
    <w:rsid w:val="001F0325"/>
    <w:rsid w:val="001F03E6"/>
    <w:rsid w:val="001F0C2B"/>
    <w:rsid w:val="001F0D96"/>
    <w:rsid w:val="001F163F"/>
    <w:rsid w:val="001F1E25"/>
    <w:rsid w:val="001F1E8A"/>
    <w:rsid w:val="001F221D"/>
    <w:rsid w:val="001F226C"/>
    <w:rsid w:val="001F2C24"/>
    <w:rsid w:val="001F2C65"/>
    <w:rsid w:val="001F2C98"/>
    <w:rsid w:val="001F2E9F"/>
    <w:rsid w:val="001F328A"/>
    <w:rsid w:val="001F3370"/>
    <w:rsid w:val="001F356B"/>
    <w:rsid w:val="001F3846"/>
    <w:rsid w:val="001F3907"/>
    <w:rsid w:val="001F395B"/>
    <w:rsid w:val="001F3BFC"/>
    <w:rsid w:val="001F3D44"/>
    <w:rsid w:val="001F4653"/>
    <w:rsid w:val="001F46DB"/>
    <w:rsid w:val="001F4EFC"/>
    <w:rsid w:val="001F52E0"/>
    <w:rsid w:val="001F56F6"/>
    <w:rsid w:val="001F58CE"/>
    <w:rsid w:val="001F5C5A"/>
    <w:rsid w:val="001F5C77"/>
    <w:rsid w:val="001F5E86"/>
    <w:rsid w:val="001F61A9"/>
    <w:rsid w:val="001F6260"/>
    <w:rsid w:val="001F6822"/>
    <w:rsid w:val="001F6A0A"/>
    <w:rsid w:val="001F6D30"/>
    <w:rsid w:val="001F71FF"/>
    <w:rsid w:val="001F7461"/>
    <w:rsid w:val="001F76E5"/>
    <w:rsid w:val="001F7BAC"/>
    <w:rsid w:val="00200930"/>
    <w:rsid w:val="00200B53"/>
    <w:rsid w:val="0020142E"/>
    <w:rsid w:val="002017B6"/>
    <w:rsid w:val="002019EC"/>
    <w:rsid w:val="00201AA9"/>
    <w:rsid w:val="00201EB3"/>
    <w:rsid w:val="0020233A"/>
    <w:rsid w:val="00202C1D"/>
    <w:rsid w:val="00202C34"/>
    <w:rsid w:val="00202DFC"/>
    <w:rsid w:val="00202F40"/>
    <w:rsid w:val="00203194"/>
    <w:rsid w:val="0020395B"/>
    <w:rsid w:val="00203ACB"/>
    <w:rsid w:val="00204077"/>
    <w:rsid w:val="0020451F"/>
    <w:rsid w:val="002048C4"/>
    <w:rsid w:val="00204EBF"/>
    <w:rsid w:val="00204FD7"/>
    <w:rsid w:val="00205086"/>
    <w:rsid w:val="002050ED"/>
    <w:rsid w:val="00205433"/>
    <w:rsid w:val="002057CF"/>
    <w:rsid w:val="002061E9"/>
    <w:rsid w:val="002065C4"/>
    <w:rsid w:val="002067A3"/>
    <w:rsid w:val="00206DBE"/>
    <w:rsid w:val="00206DD1"/>
    <w:rsid w:val="00206EB8"/>
    <w:rsid w:val="00206F49"/>
    <w:rsid w:val="0020703A"/>
    <w:rsid w:val="002071B7"/>
    <w:rsid w:val="002072C7"/>
    <w:rsid w:val="00207338"/>
    <w:rsid w:val="002074E9"/>
    <w:rsid w:val="0020799F"/>
    <w:rsid w:val="00207B0D"/>
    <w:rsid w:val="00207B1E"/>
    <w:rsid w:val="00207BC4"/>
    <w:rsid w:val="00207BCA"/>
    <w:rsid w:val="00207EDF"/>
    <w:rsid w:val="00210056"/>
    <w:rsid w:val="0021067F"/>
    <w:rsid w:val="002109CF"/>
    <w:rsid w:val="00210DD2"/>
    <w:rsid w:val="00210E25"/>
    <w:rsid w:val="0021133F"/>
    <w:rsid w:val="002114FB"/>
    <w:rsid w:val="00211680"/>
    <w:rsid w:val="00211909"/>
    <w:rsid w:val="00211AC2"/>
    <w:rsid w:val="00211C94"/>
    <w:rsid w:val="00211EFB"/>
    <w:rsid w:val="00211F42"/>
    <w:rsid w:val="0021266B"/>
    <w:rsid w:val="002126FB"/>
    <w:rsid w:val="0021279A"/>
    <w:rsid w:val="0021281B"/>
    <w:rsid w:val="0021290A"/>
    <w:rsid w:val="00212A33"/>
    <w:rsid w:val="00213611"/>
    <w:rsid w:val="00213AE6"/>
    <w:rsid w:val="00213B90"/>
    <w:rsid w:val="00213D59"/>
    <w:rsid w:val="002142FC"/>
    <w:rsid w:val="00214533"/>
    <w:rsid w:val="0021453E"/>
    <w:rsid w:val="0021469F"/>
    <w:rsid w:val="002148A2"/>
    <w:rsid w:val="0021495A"/>
    <w:rsid w:val="00214B2B"/>
    <w:rsid w:val="00214C84"/>
    <w:rsid w:val="00214CCD"/>
    <w:rsid w:val="00215002"/>
    <w:rsid w:val="0021555D"/>
    <w:rsid w:val="002155C7"/>
    <w:rsid w:val="002157A5"/>
    <w:rsid w:val="00215D03"/>
    <w:rsid w:val="00215D57"/>
    <w:rsid w:val="002162EF"/>
    <w:rsid w:val="00216D70"/>
    <w:rsid w:val="00216F98"/>
    <w:rsid w:val="0021737E"/>
    <w:rsid w:val="002176A0"/>
    <w:rsid w:val="00217B30"/>
    <w:rsid w:val="00217BF1"/>
    <w:rsid w:val="00217C03"/>
    <w:rsid w:val="00217E99"/>
    <w:rsid w:val="0022063F"/>
    <w:rsid w:val="00221267"/>
    <w:rsid w:val="002213C6"/>
    <w:rsid w:val="00221606"/>
    <w:rsid w:val="00221C0E"/>
    <w:rsid w:val="00221EEA"/>
    <w:rsid w:val="002220E4"/>
    <w:rsid w:val="00222449"/>
    <w:rsid w:val="0022248D"/>
    <w:rsid w:val="0022277A"/>
    <w:rsid w:val="00222A31"/>
    <w:rsid w:val="00222FEB"/>
    <w:rsid w:val="0022347C"/>
    <w:rsid w:val="00223A82"/>
    <w:rsid w:val="00223B75"/>
    <w:rsid w:val="00223C24"/>
    <w:rsid w:val="0022407C"/>
    <w:rsid w:val="002246FE"/>
    <w:rsid w:val="0022484C"/>
    <w:rsid w:val="00224869"/>
    <w:rsid w:val="00224B15"/>
    <w:rsid w:val="00224BF1"/>
    <w:rsid w:val="00224E39"/>
    <w:rsid w:val="0022513B"/>
    <w:rsid w:val="00225319"/>
    <w:rsid w:val="002254C6"/>
    <w:rsid w:val="00225509"/>
    <w:rsid w:val="0022563E"/>
    <w:rsid w:val="00225A1B"/>
    <w:rsid w:val="00225E12"/>
    <w:rsid w:val="002263C1"/>
    <w:rsid w:val="0022660B"/>
    <w:rsid w:val="00226795"/>
    <w:rsid w:val="00226C27"/>
    <w:rsid w:val="0022728F"/>
    <w:rsid w:val="0022734E"/>
    <w:rsid w:val="002275F4"/>
    <w:rsid w:val="00227746"/>
    <w:rsid w:val="002278C0"/>
    <w:rsid w:val="00227963"/>
    <w:rsid w:val="002279DE"/>
    <w:rsid w:val="00227C7C"/>
    <w:rsid w:val="00227CCF"/>
    <w:rsid w:val="00227FAC"/>
    <w:rsid w:val="00230202"/>
    <w:rsid w:val="002302DE"/>
    <w:rsid w:val="00230402"/>
    <w:rsid w:val="0023064D"/>
    <w:rsid w:val="00230A13"/>
    <w:rsid w:val="00230C60"/>
    <w:rsid w:val="002311E8"/>
    <w:rsid w:val="002312EB"/>
    <w:rsid w:val="00231516"/>
    <w:rsid w:val="00231616"/>
    <w:rsid w:val="002316F7"/>
    <w:rsid w:val="00231882"/>
    <w:rsid w:val="00231A9D"/>
    <w:rsid w:val="0023211E"/>
    <w:rsid w:val="00232243"/>
    <w:rsid w:val="002326AF"/>
    <w:rsid w:val="0023276E"/>
    <w:rsid w:val="002328C9"/>
    <w:rsid w:val="00232DDB"/>
    <w:rsid w:val="0023300F"/>
    <w:rsid w:val="00233021"/>
    <w:rsid w:val="002334D0"/>
    <w:rsid w:val="00233D27"/>
    <w:rsid w:val="00234074"/>
    <w:rsid w:val="00234191"/>
    <w:rsid w:val="002341F4"/>
    <w:rsid w:val="00234998"/>
    <w:rsid w:val="00234AC5"/>
    <w:rsid w:val="00234B96"/>
    <w:rsid w:val="00234C77"/>
    <w:rsid w:val="00234DA7"/>
    <w:rsid w:val="002353E7"/>
    <w:rsid w:val="00235447"/>
    <w:rsid w:val="002354E4"/>
    <w:rsid w:val="00235A6B"/>
    <w:rsid w:val="00235A7C"/>
    <w:rsid w:val="00235A88"/>
    <w:rsid w:val="00235BC7"/>
    <w:rsid w:val="00235D8F"/>
    <w:rsid w:val="00236136"/>
    <w:rsid w:val="0023618D"/>
    <w:rsid w:val="00236372"/>
    <w:rsid w:val="002365DC"/>
    <w:rsid w:val="002369FA"/>
    <w:rsid w:val="00236BFD"/>
    <w:rsid w:val="00236CC3"/>
    <w:rsid w:val="00237004"/>
    <w:rsid w:val="00237178"/>
    <w:rsid w:val="0023721E"/>
    <w:rsid w:val="002372E0"/>
    <w:rsid w:val="002375A7"/>
    <w:rsid w:val="00237B43"/>
    <w:rsid w:val="00237C62"/>
    <w:rsid w:val="00237C81"/>
    <w:rsid w:val="00237E62"/>
    <w:rsid w:val="00240086"/>
    <w:rsid w:val="0024071D"/>
    <w:rsid w:val="002407A8"/>
    <w:rsid w:val="002407AC"/>
    <w:rsid w:val="00240BD3"/>
    <w:rsid w:val="00241229"/>
    <w:rsid w:val="00241487"/>
    <w:rsid w:val="002414E2"/>
    <w:rsid w:val="002417C4"/>
    <w:rsid w:val="002418CB"/>
    <w:rsid w:val="00241A8C"/>
    <w:rsid w:val="00241AB2"/>
    <w:rsid w:val="00241B5A"/>
    <w:rsid w:val="0024203C"/>
    <w:rsid w:val="00242059"/>
    <w:rsid w:val="0024262C"/>
    <w:rsid w:val="00242650"/>
    <w:rsid w:val="00242712"/>
    <w:rsid w:val="00242E8F"/>
    <w:rsid w:val="00242FED"/>
    <w:rsid w:val="00243326"/>
    <w:rsid w:val="002433BD"/>
    <w:rsid w:val="00243866"/>
    <w:rsid w:val="00243B53"/>
    <w:rsid w:val="002442B8"/>
    <w:rsid w:val="00244364"/>
    <w:rsid w:val="00244692"/>
    <w:rsid w:val="00244989"/>
    <w:rsid w:val="00244AF9"/>
    <w:rsid w:val="00244B6B"/>
    <w:rsid w:val="00244EC4"/>
    <w:rsid w:val="002452A1"/>
    <w:rsid w:val="002454B7"/>
    <w:rsid w:val="002454F3"/>
    <w:rsid w:val="002454FF"/>
    <w:rsid w:val="0024554C"/>
    <w:rsid w:val="002457F9"/>
    <w:rsid w:val="00245838"/>
    <w:rsid w:val="00246553"/>
    <w:rsid w:val="0024692D"/>
    <w:rsid w:val="00246BA8"/>
    <w:rsid w:val="00246C56"/>
    <w:rsid w:val="002471EB"/>
    <w:rsid w:val="00247D6F"/>
    <w:rsid w:val="00247ECB"/>
    <w:rsid w:val="00250176"/>
    <w:rsid w:val="002501D1"/>
    <w:rsid w:val="00250365"/>
    <w:rsid w:val="002503B2"/>
    <w:rsid w:val="00250C44"/>
    <w:rsid w:val="00250D58"/>
    <w:rsid w:val="00250F46"/>
    <w:rsid w:val="00250F7A"/>
    <w:rsid w:val="00251569"/>
    <w:rsid w:val="002519DE"/>
    <w:rsid w:val="002524B3"/>
    <w:rsid w:val="002524D8"/>
    <w:rsid w:val="0025261D"/>
    <w:rsid w:val="00252634"/>
    <w:rsid w:val="00252BC8"/>
    <w:rsid w:val="00252BDF"/>
    <w:rsid w:val="00252ED7"/>
    <w:rsid w:val="00252F88"/>
    <w:rsid w:val="002531A6"/>
    <w:rsid w:val="002531AA"/>
    <w:rsid w:val="002531D4"/>
    <w:rsid w:val="002532D5"/>
    <w:rsid w:val="002533F3"/>
    <w:rsid w:val="0025342D"/>
    <w:rsid w:val="002535C9"/>
    <w:rsid w:val="002536E9"/>
    <w:rsid w:val="00253B97"/>
    <w:rsid w:val="00253F01"/>
    <w:rsid w:val="002540A2"/>
    <w:rsid w:val="0025423F"/>
    <w:rsid w:val="002543B3"/>
    <w:rsid w:val="00254C02"/>
    <w:rsid w:val="00255433"/>
    <w:rsid w:val="00255A47"/>
    <w:rsid w:val="00255BFE"/>
    <w:rsid w:val="00255D26"/>
    <w:rsid w:val="00255D9F"/>
    <w:rsid w:val="00255E7B"/>
    <w:rsid w:val="002561A7"/>
    <w:rsid w:val="0025632D"/>
    <w:rsid w:val="0025639C"/>
    <w:rsid w:val="00256881"/>
    <w:rsid w:val="00256C0F"/>
    <w:rsid w:val="00256D02"/>
    <w:rsid w:val="00256E71"/>
    <w:rsid w:val="00256EB3"/>
    <w:rsid w:val="00256F66"/>
    <w:rsid w:val="002570BF"/>
    <w:rsid w:val="00257337"/>
    <w:rsid w:val="002577C9"/>
    <w:rsid w:val="00257D62"/>
    <w:rsid w:val="00260AF6"/>
    <w:rsid w:val="00260B41"/>
    <w:rsid w:val="00260F2D"/>
    <w:rsid w:val="00261249"/>
    <w:rsid w:val="00261A67"/>
    <w:rsid w:val="00261F46"/>
    <w:rsid w:val="00261FCC"/>
    <w:rsid w:val="00262461"/>
    <w:rsid w:val="00262623"/>
    <w:rsid w:val="00262CF0"/>
    <w:rsid w:val="00262CF4"/>
    <w:rsid w:val="00262D23"/>
    <w:rsid w:val="00262D2C"/>
    <w:rsid w:val="00262E16"/>
    <w:rsid w:val="00262E26"/>
    <w:rsid w:val="00262FFF"/>
    <w:rsid w:val="002633E1"/>
    <w:rsid w:val="00263AD0"/>
    <w:rsid w:val="00263B6F"/>
    <w:rsid w:val="00263B95"/>
    <w:rsid w:val="00263E91"/>
    <w:rsid w:val="00263F6E"/>
    <w:rsid w:val="00264210"/>
    <w:rsid w:val="00264341"/>
    <w:rsid w:val="0026493A"/>
    <w:rsid w:val="00264949"/>
    <w:rsid w:val="00265ABA"/>
    <w:rsid w:val="00265BA2"/>
    <w:rsid w:val="00265BCC"/>
    <w:rsid w:val="00266045"/>
    <w:rsid w:val="00266936"/>
    <w:rsid w:val="00266B2D"/>
    <w:rsid w:val="00266BE6"/>
    <w:rsid w:val="00266C6E"/>
    <w:rsid w:val="00266F3A"/>
    <w:rsid w:val="002670E3"/>
    <w:rsid w:val="00267189"/>
    <w:rsid w:val="002671C9"/>
    <w:rsid w:val="002672FE"/>
    <w:rsid w:val="002673EF"/>
    <w:rsid w:val="00267A01"/>
    <w:rsid w:val="00267CC2"/>
    <w:rsid w:val="00270540"/>
    <w:rsid w:val="00270617"/>
    <w:rsid w:val="002708EC"/>
    <w:rsid w:val="00270A52"/>
    <w:rsid w:val="00270B19"/>
    <w:rsid w:val="00270CDE"/>
    <w:rsid w:val="00270EDA"/>
    <w:rsid w:val="00270F99"/>
    <w:rsid w:val="002710E6"/>
    <w:rsid w:val="002711BF"/>
    <w:rsid w:val="00271396"/>
    <w:rsid w:val="002714CA"/>
    <w:rsid w:val="00271685"/>
    <w:rsid w:val="00271715"/>
    <w:rsid w:val="00271887"/>
    <w:rsid w:val="00271B7B"/>
    <w:rsid w:val="00271F73"/>
    <w:rsid w:val="00271FDA"/>
    <w:rsid w:val="002723C6"/>
    <w:rsid w:val="0027252C"/>
    <w:rsid w:val="00272630"/>
    <w:rsid w:val="00272BA1"/>
    <w:rsid w:val="0027326C"/>
    <w:rsid w:val="002737A6"/>
    <w:rsid w:val="0027382E"/>
    <w:rsid w:val="00273E3F"/>
    <w:rsid w:val="0027413E"/>
    <w:rsid w:val="002744EF"/>
    <w:rsid w:val="0027454C"/>
    <w:rsid w:val="00274F19"/>
    <w:rsid w:val="0027548A"/>
    <w:rsid w:val="00275814"/>
    <w:rsid w:val="00275B2B"/>
    <w:rsid w:val="00275DA3"/>
    <w:rsid w:val="00275E0D"/>
    <w:rsid w:val="00275E9A"/>
    <w:rsid w:val="00275F7C"/>
    <w:rsid w:val="002760A7"/>
    <w:rsid w:val="00276712"/>
    <w:rsid w:val="002768EC"/>
    <w:rsid w:val="0027693B"/>
    <w:rsid w:val="00276A28"/>
    <w:rsid w:val="00276BC1"/>
    <w:rsid w:val="00276D26"/>
    <w:rsid w:val="00277683"/>
    <w:rsid w:val="00277B47"/>
    <w:rsid w:val="00277C51"/>
    <w:rsid w:val="00277D7C"/>
    <w:rsid w:val="002800CB"/>
    <w:rsid w:val="0028042F"/>
    <w:rsid w:val="0028090A"/>
    <w:rsid w:val="00280C0D"/>
    <w:rsid w:val="00280C14"/>
    <w:rsid w:val="00280CFA"/>
    <w:rsid w:val="0028155E"/>
    <w:rsid w:val="00281A15"/>
    <w:rsid w:val="00281B1E"/>
    <w:rsid w:val="00281D05"/>
    <w:rsid w:val="00281D7D"/>
    <w:rsid w:val="00281EE2"/>
    <w:rsid w:val="00282418"/>
    <w:rsid w:val="00282443"/>
    <w:rsid w:val="00282E2F"/>
    <w:rsid w:val="002830E1"/>
    <w:rsid w:val="002832F6"/>
    <w:rsid w:val="0028346D"/>
    <w:rsid w:val="00284123"/>
    <w:rsid w:val="0028422D"/>
    <w:rsid w:val="002843EE"/>
    <w:rsid w:val="00284BD4"/>
    <w:rsid w:val="00284C8B"/>
    <w:rsid w:val="00285123"/>
    <w:rsid w:val="0028531D"/>
    <w:rsid w:val="00285713"/>
    <w:rsid w:val="00285AAA"/>
    <w:rsid w:val="00285FF5"/>
    <w:rsid w:val="00286345"/>
    <w:rsid w:val="00286884"/>
    <w:rsid w:val="00286941"/>
    <w:rsid w:val="00287009"/>
    <w:rsid w:val="002870E2"/>
    <w:rsid w:val="00287228"/>
    <w:rsid w:val="00287418"/>
    <w:rsid w:val="00287480"/>
    <w:rsid w:val="00287846"/>
    <w:rsid w:val="00287B0C"/>
    <w:rsid w:val="002901B6"/>
    <w:rsid w:val="00290757"/>
    <w:rsid w:val="002909A5"/>
    <w:rsid w:val="00290BF6"/>
    <w:rsid w:val="00290D23"/>
    <w:rsid w:val="00290D32"/>
    <w:rsid w:val="00290DAA"/>
    <w:rsid w:val="00290ED2"/>
    <w:rsid w:val="0029147B"/>
    <w:rsid w:val="00291BD0"/>
    <w:rsid w:val="00291DBF"/>
    <w:rsid w:val="00292137"/>
    <w:rsid w:val="00292363"/>
    <w:rsid w:val="002927CC"/>
    <w:rsid w:val="002929AF"/>
    <w:rsid w:val="00292B70"/>
    <w:rsid w:val="00292B73"/>
    <w:rsid w:val="00292F5E"/>
    <w:rsid w:val="0029323C"/>
    <w:rsid w:val="002932D7"/>
    <w:rsid w:val="002934E9"/>
    <w:rsid w:val="0029364E"/>
    <w:rsid w:val="002939C8"/>
    <w:rsid w:val="00293C5A"/>
    <w:rsid w:val="00293C78"/>
    <w:rsid w:val="0029408E"/>
    <w:rsid w:val="002946E4"/>
    <w:rsid w:val="0029480D"/>
    <w:rsid w:val="00294B32"/>
    <w:rsid w:val="00294C29"/>
    <w:rsid w:val="002954F8"/>
    <w:rsid w:val="00295857"/>
    <w:rsid w:val="00295AEA"/>
    <w:rsid w:val="00295B2F"/>
    <w:rsid w:val="00296118"/>
    <w:rsid w:val="002961EE"/>
    <w:rsid w:val="002962EC"/>
    <w:rsid w:val="00296361"/>
    <w:rsid w:val="00296630"/>
    <w:rsid w:val="002966D5"/>
    <w:rsid w:val="0029694E"/>
    <w:rsid w:val="00297057"/>
    <w:rsid w:val="002970EE"/>
    <w:rsid w:val="00297328"/>
    <w:rsid w:val="002976EF"/>
    <w:rsid w:val="002A042B"/>
    <w:rsid w:val="002A043B"/>
    <w:rsid w:val="002A0D9E"/>
    <w:rsid w:val="002A0E80"/>
    <w:rsid w:val="002A1090"/>
    <w:rsid w:val="002A1185"/>
    <w:rsid w:val="002A1AC6"/>
    <w:rsid w:val="002A1B46"/>
    <w:rsid w:val="002A1C83"/>
    <w:rsid w:val="002A1E90"/>
    <w:rsid w:val="002A1ECD"/>
    <w:rsid w:val="002A22F8"/>
    <w:rsid w:val="002A27C6"/>
    <w:rsid w:val="002A2F9A"/>
    <w:rsid w:val="002A2FC9"/>
    <w:rsid w:val="002A349D"/>
    <w:rsid w:val="002A34DA"/>
    <w:rsid w:val="002A3998"/>
    <w:rsid w:val="002A3B0C"/>
    <w:rsid w:val="002A3B50"/>
    <w:rsid w:val="002A3BAB"/>
    <w:rsid w:val="002A44B2"/>
    <w:rsid w:val="002A46FC"/>
    <w:rsid w:val="002A4B26"/>
    <w:rsid w:val="002A60D6"/>
    <w:rsid w:val="002A67F2"/>
    <w:rsid w:val="002A6915"/>
    <w:rsid w:val="002A6E03"/>
    <w:rsid w:val="002A6E7B"/>
    <w:rsid w:val="002A7066"/>
    <w:rsid w:val="002A70BB"/>
    <w:rsid w:val="002A71F0"/>
    <w:rsid w:val="002A7399"/>
    <w:rsid w:val="002A7446"/>
    <w:rsid w:val="002A79F1"/>
    <w:rsid w:val="002A7DE8"/>
    <w:rsid w:val="002A7E1D"/>
    <w:rsid w:val="002A7EC1"/>
    <w:rsid w:val="002A7F3C"/>
    <w:rsid w:val="002A7F8C"/>
    <w:rsid w:val="002B069B"/>
    <w:rsid w:val="002B0809"/>
    <w:rsid w:val="002B08CA"/>
    <w:rsid w:val="002B0CB9"/>
    <w:rsid w:val="002B0D08"/>
    <w:rsid w:val="002B0D33"/>
    <w:rsid w:val="002B1424"/>
    <w:rsid w:val="002B1C81"/>
    <w:rsid w:val="002B1DDC"/>
    <w:rsid w:val="002B21C2"/>
    <w:rsid w:val="002B234E"/>
    <w:rsid w:val="002B24B7"/>
    <w:rsid w:val="002B26D4"/>
    <w:rsid w:val="002B277E"/>
    <w:rsid w:val="002B2A0B"/>
    <w:rsid w:val="002B34C9"/>
    <w:rsid w:val="002B36F3"/>
    <w:rsid w:val="002B3790"/>
    <w:rsid w:val="002B39CF"/>
    <w:rsid w:val="002B3C9F"/>
    <w:rsid w:val="002B3D58"/>
    <w:rsid w:val="002B3EC9"/>
    <w:rsid w:val="002B4238"/>
    <w:rsid w:val="002B43E5"/>
    <w:rsid w:val="002B45CC"/>
    <w:rsid w:val="002B4714"/>
    <w:rsid w:val="002B47B6"/>
    <w:rsid w:val="002B47E2"/>
    <w:rsid w:val="002B4CAF"/>
    <w:rsid w:val="002B5A5F"/>
    <w:rsid w:val="002B5B66"/>
    <w:rsid w:val="002B65E4"/>
    <w:rsid w:val="002B6B0E"/>
    <w:rsid w:val="002B6FBA"/>
    <w:rsid w:val="002B7EB2"/>
    <w:rsid w:val="002C0069"/>
    <w:rsid w:val="002C0187"/>
    <w:rsid w:val="002C0293"/>
    <w:rsid w:val="002C02D9"/>
    <w:rsid w:val="002C032A"/>
    <w:rsid w:val="002C0621"/>
    <w:rsid w:val="002C0760"/>
    <w:rsid w:val="002C0B03"/>
    <w:rsid w:val="002C0B67"/>
    <w:rsid w:val="002C0CEB"/>
    <w:rsid w:val="002C0E58"/>
    <w:rsid w:val="002C0F5D"/>
    <w:rsid w:val="002C0FDC"/>
    <w:rsid w:val="002C1626"/>
    <w:rsid w:val="002C1838"/>
    <w:rsid w:val="002C1860"/>
    <w:rsid w:val="002C1EB4"/>
    <w:rsid w:val="002C1F60"/>
    <w:rsid w:val="002C2431"/>
    <w:rsid w:val="002C2624"/>
    <w:rsid w:val="002C32E6"/>
    <w:rsid w:val="002C38CF"/>
    <w:rsid w:val="002C3CED"/>
    <w:rsid w:val="002C45C6"/>
    <w:rsid w:val="002C46DB"/>
    <w:rsid w:val="002C495F"/>
    <w:rsid w:val="002C4BE5"/>
    <w:rsid w:val="002C4BF0"/>
    <w:rsid w:val="002C4C46"/>
    <w:rsid w:val="002C4E1D"/>
    <w:rsid w:val="002C4E23"/>
    <w:rsid w:val="002C4FF4"/>
    <w:rsid w:val="002C5725"/>
    <w:rsid w:val="002C572C"/>
    <w:rsid w:val="002C5C26"/>
    <w:rsid w:val="002C5D47"/>
    <w:rsid w:val="002C5F28"/>
    <w:rsid w:val="002C6396"/>
    <w:rsid w:val="002C69B2"/>
    <w:rsid w:val="002C6B45"/>
    <w:rsid w:val="002C6F66"/>
    <w:rsid w:val="002C75FC"/>
    <w:rsid w:val="002C76FE"/>
    <w:rsid w:val="002C779F"/>
    <w:rsid w:val="002C7B70"/>
    <w:rsid w:val="002C7C34"/>
    <w:rsid w:val="002C7EF6"/>
    <w:rsid w:val="002D0004"/>
    <w:rsid w:val="002D00D4"/>
    <w:rsid w:val="002D10C7"/>
    <w:rsid w:val="002D139D"/>
    <w:rsid w:val="002D1463"/>
    <w:rsid w:val="002D14EF"/>
    <w:rsid w:val="002D1538"/>
    <w:rsid w:val="002D15BB"/>
    <w:rsid w:val="002D163D"/>
    <w:rsid w:val="002D1761"/>
    <w:rsid w:val="002D1D3D"/>
    <w:rsid w:val="002D1E0B"/>
    <w:rsid w:val="002D1FE7"/>
    <w:rsid w:val="002D2444"/>
    <w:rsid w:val="002D26A2"/>
    <w:rsid w:val="002D2AA1"/>
    <w:rsid w:val="002D2FD9"/>
    <w:rsid w:val="002D30BB"/>
    <w:rsid w:val="002D38E2"/>
    <w:rsid w:val="002D3F1F"/>
    <w:rsid w:val="002D43B3"/>
    <w:rsid w:val="002D47F5"/>
    <w:rsid w:val="002D4B66"/>
    <w:rsid w:val="002D4CBE"/>
    <w:rsid w:val="002D4D9C"/>
    <w:rsid w:val="002D4E4E"/>
    <w:rsid w:val="002D4ECD"/>
    <w:rsid w:val="002D514F"/>
    <w:rsid w:val="002D555F"/>
    <w:rsid w:val="002D58E4"/>
    <w:rsid w:val="002D5B41"/>
    <w:rsid w:val="002D63A9"/>
    <w:rsid w:val="002D64D0"/>
    <w:rsid w:val="002D68A7"/>
    <w:rsid w:val="002D6A7C"/>
    <w:rsid w:val="002D6C87"/>
    <w:rsid w:val="002D70F8"/>
    <w:rsid w:val="002D71B3"/>
    <w:rsid w:val="002D7247"/>
    <w:rsid w:val="002D7587"/>
    <w:rsid w:val="002D75F1"/>
    <w:rsid w:val="002D76A6"/>
    <w:rsid w:val="002D7C34"/>
    <w:rsid w:val="002D7E50"/>
    <w:rsid w:val="002E00CD"/>
    <w:rsid w:val="002E00E1"/>
    <w:rsid w:val="002E02DD"/>
    <w:rsid w:val="002E0694"/>
    <w:rsid w:val="002E109C"/>
    <w:rsid w:val="002E15B6"/>
    <w:rsid w:val="002E170B"/>
    <w:rsid w:val="002E1748"/>
    <w:rsid w:val="002E1D22"/>
    <w:rsid w:val="002E21D9"/>
    <w:rsid w:val="002E2476"/>
    <w:rsid w:val="002E2851"/>
    <w:rsid w:val="002E30D2"/>
    <w:rsid w:val="002E33A3"/>
    <w:rsid w:val="002E33F3"/>
    <w:rsid w:val="002E3794"/>
    <w:rsid w:val="002E3948"/>
    <w:rsid w:val="002E39A9"/>
    <w:rsid w:val="002E40D7"/>
    <w:rsid w:val="002E40DE"/>
    <w:rsid w:val="002E43DF"/>
    <w:rsid w:val="002E4AAD"/>
    <w:rsid w:val="002E4B47"/>
    <w:rsid w:val="002E4BD6"/>
    <w:rsid w:val="002E50E9"/>
    <w:rsid w:val="002E5321"/>
    <w:rsid w:val="002E53F3"/>
    <w:rsid w:val="002E5717"/>
    <w:rsid w:val="002E5A2B"/>
    <w:rsid w:val="002E5AE3"/>
    <w:rsid w:val="002E607B"/>
    <w:rsid w:val="002E62E1"/>
    <w:rsid w:val="002E6B90"/>
    <w:rsid w:val="002E6ED2"/>
    <w:rsid w:val="002E7301"/>
    <w:rsid w:val="002E7758"/>
    <w:rsid w:val="002E7E4A"/>
    <w:rsid w:val="002E7F24"/>
    <w:rsid w:val="002E7FD3"/>
    <w:rsid w:val="002F0474"/>
    <w:rsid w:val="002F0724"/>
    <w:rsid w:val="002F0BFE"/>
    <w:rsid w:val="002F0DB0"/>
    <w:rsid w:val="002F121A"/>
    <w:rsid w:val="002F15C4"/>
    <w:rsid w:val="002F1611"/>
    <w:rsid w:val="002F16EF"/>
    <w:rsid w:val="002F1D06"/>
    <w:rsid w:val="002F1D1B"/>
    <w:rsid w:val="002F2734"/>
    <w:rsid w:val="002F2C03"/>
    <w:rsid w:val="002F2EB6"/>
    <w:rsid w:val="002F30B8"/>
    <w:rsid w:val="002F31FA"/>
    <w:rsid w:val="002F36D6"/>
    <w:rsid w:val="002F39AD"/>
    <w:rsid w:val="002F3C93"/>
    <w:rsid w:val="002F3E3A"/>
    <w:rsid w:val="002F4303"/>
    <w:rsid w:val="002F4334"/>
    <w:rsid w:val="002F46D8"/>
    <w:rsid w:val="002F4772"/>
    <w:rsid w:val="002F49D6"/>
    <w:rsid w:val="002F4FDF"/>
    <w:rsid w:val="002F5091"/>
    <w:rsid w:val="002F5370"/>
    <w:rsid w:val="002F55B4"/>
    <w:rsid w:val="002F579F"/>
    <w:rsid w:val="002F57C8"/>
    <w:rsid w:val="002F5AE1"/>
    <w:rsid w:val="002F5C72"/>
    <w:rsid w:val="002F5CDA"/>
    <w:rsid w:val="002F6110"/>
    <w:rsid w:val="002F632B"/>
    <w:rsid w:val="002F643F"/>
    <w:rsid w:val="002F68CF"/>
    <w:rsid w:val="002F6926"/>
    <w:rsid w:val="002F73C7"/>
    <w:rsid w:val="002F76CD"/>
    <w:rsid w:val="002F7C9E"/>
    <w:rsid w:val="00300887"/>
    <w:rsid w:val="00300A85"/>
    <w:rsid w:val="00300B2B"/>
    <w:rsid w:val="00300C82"/>
    <w:rsid w:val="00300F26"/>
    <w:rsid w:val="0030159F"/>
    <w:rsid w:val="0030176E"/>
    <w:rsid w:val="00301DB5"/>
    <w:rsid w:val="00301FFF"/>
    <w:rsid w:val="0030226E"/>
    <w:rsid w:val="0030245F"/>
    <w:rsid w:val="00302781"/>
    <w:rsid w:val="0030296B"/>
    <w:rsid w:val="00302A7A"/>
    <w:rsid w:val="003030DB"/>
    <w:rsid w:val="00303542"/>
    <w:rsid w:val="00303946"/>
    <w:rsid w:val="00303A81"/>
    <w:rsid w:val="00303D15"/>
    <w:rsid w:val="00303F7C"/>
    <w:rsid w:val="003040E0"/>
    <w:rsid w:val="003043DD"/>
    <w:rsid w:val="00304C3A"/>
    <w:rsid w:val="00305A4F"/>
    <w:rsid w:val="00306163"/>
    <w:rsid w:val="003069F1"/>
    <w:rsid w:val="00306B20"/>
    <w:rsid w:val="00306DA1"/>
    <w:rsid w:val="00306F5C"/>
    <w:rsid w:val="003070C8"/>
    <w:rsid w:val="003071F4"/>
    <w:rsid w:val="003072E8"/>
    <w:rsid w:val="003076C2"/>
    <w:rsid w:val="00307C28"/>
    <w:rsid w:val="00307DA9"/>
    <w:rsid w:val="00307DBB"/>
    <w:rsid w:val="00307F9F"/>
    <w:rsid w:val="003103F7"/>
    <w:rsid w:val="0031044D"/>
    <w:rsid w:val="003111DC"/>
    <w:rsid w:val="003116CA"/>
    <w:rsid w:val="00311AB3"/>
    <w:rsid w:val="003122CE"/>
    <w:rsid w:val="00312773"/>
    <w:rsid w:val="0031294F"/>
    <w:rsid w:val="00312E05"/>
    <w:rsid w:val="00312E2E"/>
    <w:rsid w:val="00312F69"/>
    <w:rsid w:val="003130A8"/>
    <w:rsid w:val="00313398"/>
    <w:rsid w:val="0031345C"/>
    <w:rsid w:val="00313506"/>
    <w:rsid w:val="00313653"/>
    <w:rsid w:val="0031390C"/>
    <w:rsid w:val="00313C4C"/>
    <w:rsid w:val="00313FDA"/>
    <w:rsid w:val="003144B3"/>
    <w:rsid w:val="00314D6A"/>
    <w:rsid w:val="003150B0"/>
    <w:rsid w:val="0031523B"/>
    <w:rsid w:val="0031524C"/>
    <w:rsid w:val="003152C7"/>
    <w:rsid w:val="0031547A"/>
    <w:rsid w:val="00315593"/>
    <w:rsid w:val="00315828"/>
    <w:rsid w:val="00315DCC"/>
    <w:rsid w:val="0031602D"/>
    <w:rsid w:val="00316361"/>
    <w:rsid w:val="0031639F"/>
    <w:rsid w:val="003170D1"/>
    <w:rsid w:val="00317104"/>
    <w:rsid w:val="003173C0"/>
    <w:rsid w:val="0031745B"/>
    <w:rsid w:val="00317732"/>
    <w:rsid w:val="003179FC"/>
    <w:rsid w:val="003200CF"/>
    <w:rsid w:val="00320334"/>
    <w:rsid w:val="003215ED"/>
    <w:rsid w:val="003217F8"/>
    <w:rsid w:val="00321D18"/>
    <w:rsid w:val="00321EB5"/>
    <w:rsid w:val="00321FE3"/>
    <w:rsid w:val="0032231D"/>
    <w:rsid w:val="00322C1C"/>
    <w:rsid w:val="00322E55"/>
    <w:rsid w:val="00322EDE"/>
    <w:rsid w:val="0032307E"/>
    <w:rsid w:val="003231E4"/>
    <w:rsid w:val="003233CE"/>
    <w:rsid w:val="0032358E"/>
    <w:rsid w:val="00323973"/>
    <w:rsid w:val="00323C12"/>
    <w:rsid w:val="00323D7B"/>
    <w:rsid w:val="0032434C"/>
    <w:rsid w:val="00324DAE"/>
    <w:rsid w:val="00324E12"/>
    <w:rsid w:val="00324E4B"/>
    <w:rsid w:val="00324FC9"/>
    <w:rsid w:val="00325408"/>
    <w:rsid w:val="00325A71"/>
    <w:rsid w:val="00325A79"/>
    <w:rsid w:val="00325B33"/>
    <w:rsid w:val="00325C6B"/>
    <w:rsid w:val="00325CD2"/>
    <w:rsid w:val="00325D2E"/>
    <w:rsid w:val="00325FB5"/>
    <w:rsid w:val="00326A42"/>
    <w:rsid w:val="00326BB3"/>
    <w:rsid w:val="00327015"/>
    <w:rsid w:val="003274DB"/>
    <w:rsid w:val="003279CB"/>
    <w:rsid w:val="00327BA1"/>
    <w:rsid w:val="00327CDB"/>
    <w:rsid w:val="00330050"/>
    <w:rsid w:val="00330357"/>
    <w:rsid w:val="00330D17"/>
    <w:rsid w:val="00330EA3"/>
    <w:rsid w:val="00331111"/>
    <w:rsid w:val="00331201"/>
    <w:rsid w:val="0033139D"/>
    <w:rsid w:val="00331ADE"/>
    <w:rsid w:val="00331BE4"/>
    <w:rsid w:val="00331C2D"/>
    <w:rsid w:val="00331D8B"/>
    <w:rsid w:val="003322A6"/>
    <w:rsid w:val="003322DA"/>
    <w:rsid w:val="00332503"/>
    <w:rsid w:val="0033279E"/>
    <w:rsid w:val="003329F0"/>
    <w:rsid w:val="00332DBB"/>
    <w:rsid w:val="00332EFD"/>
    <w:rsid w:val="003331ED"/>
    <w:rsid w:val="0033327E"/>
    <w:rsid w:val="003335EC"/>
    <w:rsid w:val="0033363A"/>
    <w:rsid w:val="0033366C"/>
    <w:rsid w:val="003337C8"/>
    <w:rsid w:val="00333A2A"/>
    <w:rsid w:val="003342E4"/>
    <w:rsid w:val="0033438D"/>
    <w:rsid w:val="003343FD"/>
    <w:rsid w:val="00334BA5"/>
    <w:rsid w:val="00334DF3"/>
    <w:rsid w:val="00334E8E"/>
    <w:rsid w:val="003350DA"/>
    <w:rsid w:val="003351E9"/>
    <w:rsid w:val="003351EE"/>
    <w:rsid w:val="00335245"/>
    <w:rsid w:val="00335373"/>
    <w:rsid w:val="00335B6A"/>
    <w:rsid w:val="00336177"/>
    <w:rsid w:val="00336260"/>
    <w:rsid w:val="0033636A"/>
    <w:rsid w:val="0033665F"/>
    <w:rsid w:val="0033668E"/>
    <w:rsid w:val="00336DD1"/>
    <w:rsid w:val="00337079"/>
    <w:rsid w:val="003370F6"/>
    <w:rsid w:val="0033726A"/>
    <w:rsid w:val="003378DD"/>
    <w:rsid w:val="00337900"/>
    <w:rsid w:val="00337BBD"/>
    <w:rsid w:val="00337C77"/>
    <w:rsid w:val="00337D0D"/>
    <w:rsid w:val="003401AD"/>
    <w:rsid w:val="00340835"/>
    <w:rsid w:val="0034094A"/>
    <w:rsid w:val="00341043"/>
    <w:rsid w:val="003410B7"/>
    <w:rsid w:val="00341660"/>
    <w:rsid w:val="0034187E"/>
    <w:rsid w:val="00341E17"/>
    <w:rsid w:val="00341FCD"/>
    <w:rsid w:val="00342233"/>
    <w:rsid w:val="0034266A"/>
    <w:rsid w:val="00342ACF"/>
    <w:rsid w:val="0034313B"/>
    <w:rsid w:val="00343629"/>
    <w:rsid w:val="0034377F"/>
    <w:rsid w:val="00343A5A"/>
    <w:rsid w:val="003445E8"/>
    <w:rsid w:val="003448B9"/>
    <w:rsid w:val="00344AB2"/>
    <w:rsid w:val="00344B67"/>
    <w:rsid w:val="00344CAF"/>
    <w:rsid w:val="00344D32"/>
    <w:rsid w:val="003451CF"/>
    <w:rsid w:val="0034544F"/>
    <w:rsid w:val="0034550D"/>
    <w:rsid w:val="00345ACB"/>
    <w:rsid w:val="00345D42"/>
    <w:rsid w:val="00345D9A"/>
    <w:rsid w:val="0034643E"/>
    <w:rsid w:val="00346B42"/>
    <w:rsid w:val="0034726B"/>
    <w:rsid w:val="003477C7"/>
    <w:rsid w:val="003478A2"/>
    <w:rsid w:val="00350285"/>
    <w:rsid w:val="003504BF"/>
    <w:rsid w:val="00350554"/>
    <w:rsid w:val="003506E6"/>
    <w:rsid w:val="00350A35"/>
    <w:rsid w:val="00350EB6"/>
    <w:rsid w:val="00351076"/>
    <w:rsid w:val="00351316"/>
    <w:rsid w:val="0035154C"/>
    <w:rsid w:val="00351A86"/>
    <w:rsid w:val="00351E6B"/>
    <w:rsid w:val="003522F4"/>
    <w:rsid w:val="00352401"/>
    <w:rsid w:val="00352533"/>
    <w:rsid w:val="0035261A"/>
    <w:rsid w:val="00352F61"/>
    <w:rsid w:val="00353162"/>
    <w:rsid w:val="00353166"/>
    <w:rsid w:val="00353246"/>
    <w:rsid w:val="00353420"/>
    <w:rsid w:val="00353588"/>
    <w:rsid w:val="003536C4"/>
    <w:rsid w:val="003536D5"/>
    <w:rsid w:val="00353AEA"/>
    <w:rsid w:val="003541D8"/>
    <w:rsid w:val="003543B1"/>
    <w:rsid w:val="0035455F"/>
    <w:rsid w:val="00354629"/>
    <w:rsid w:val="0035466E"/>
    <w:rsid w:val="003548C8"/>
    <w:rsid w:val="00354DFC"/>
    <w:rsid w:val="0035515F"/>
    <w:rsid w:val="00355D03"/>
    <w:rsid w:val="003560CD"/>
    <w:rsid w:val="00356113"/>
    <w:rsid w:val="0035631E"/>
    <w:rsid w:val="0035644F"/>
    <w:rsid w:val="00356CB9"/>
    <w:rsid w:val="00357041"/>
    <w:rsid w:val="0035709C"/>
    <w:rsid w:val="003571A7"/>
    <w:rsid w:val="00357467"/>
    <w:rsid w:val="0035776B"/>
    <w:rsid w:val="003578B9"/>
    <w:rsid w:val="00357C35"/>
    <w:rsid w:val="00357C3F"/>
    <w:rsid w:val="00357E66"/>
    <w:rsid w:val="003600F4"/>
    <w:rsid w:val="003607B9"/>
    <w:rsid w:val="003608C7"/>
    <w:rsid w:val="00360BB6"/>
    <w:rsid w:val="00360C6C"/>
    <w:rsid w:val="00360F6D"/>
    <w:rsid w:val="003612B3"/>
    <w:rsid w:val="003617F9"/>
    <w:rsid w:val="003618C0"/>
    <w:rsid w:val="00361F67"/>
    <w:rsid w:val="00361F9E"/>
    <w:rsid w:val="0036231F"/>
    <w:rsid w:val="003624F2"/>
    <w:rsid w:val="0036264E"/>
    <w:rsid w:val="00362B52"/>
    <w:rsid w:val="00362FAB"/>
    <w:rsid w:val="00363462"/>
    <w:rsid w:val="003638CC"/>
    <w:rsid w:val="00363DF5"/>
    <w:rsid w:val="00363E95"/>
    <w:rsid w:val="0036453D"/>
    <w:rsid w:val="00364738"/>
    <w:rsid w:val="00364DEF"/>
    <w:rsid w:val="00364F93"/>
    <w:rsid w:val="0036506E"/>
    <w:rsid w:val="0036549E"/>
    <w:rsid w:val="0036584A"/>
    <w:rsid w:val="003658F3"/>
    <w:rsid w:val="0036616F"/>
    <w:rsid w:val="003664F2"/>
    <w:rsid w:val="0036650B"/>
    <w:rsid w:val="0036671A"/>
    <w:rsid w:val="0036675F"/>
    <w:rsid w:val="003668C2"/>
    <w:rsid w:val="00366FC3"/>
    <w:rsid w:val="0036706A"/>
    <w:rsid w:val="003673A2"/>
    <w:rsid w:val="00367A50"/>
    <w:rsid w:val="00367CE8"/>
    <w:rsid w:val="00367D87"/>
    <w:rsid w:val="00370447"/>
    <w:rsid w:val="00370502"/>
    <w:rsid w:val="0037088C"/>
    <w:rsid w:val="0037090D"/>
    <w:rsid w:val="00370CA9"/>
    <w:rsid w:val="003711DA"/>
    <w:rsid w:val="003714FA"/>
    <w:rsid w:val="00371A4E"/>
    <w:rsid w:val="00371D45"/>
    <w:rsid w:val="00371E95"/>
    <w:rsid w:val="00371F7C"/>
    <w:rsid w:val="00372119"/>
    <w:rsid w:val="003722B2"/>
    <w:rsid w:val="003724C3"/>
    <w:rsid w:val="00372751"/>
    <w:rsid w:val="003727C7"/>
    <w:rsid w:val="00372892"/>
    <w:rsid w:val="003729A1"/>
    <w:rsid w:val="00372D7F"/>
    <w:rsid w:val="00373E0B"/>
    <w:rsid w:val="003745E3"/>
    <w:rsid w:val="0037474D"/>
    <w:rsid w:val="00374A8E"/>
    <w:rsid w:val="00374B8C"/>
    <w:rsid w:val="00375088"/>
    <w:rsid w:val="00375117"/>
    <w:rsid w:val="00375613"/>
    <w:rsid w:val="0037578F"/>
    <w:rsid w:val="003757EC"/>
    <w:rsid w:val="00375833"/>
    <w:rsid w:val="00375B26"/>
    <w:rsid w:val="00375DFF"/>
    <w:rsid w:val="00375E7B"/>
    <w:rsid w:val="003762A7"/>
    <w:rsid w:val="00376313"/>
    <w:rsid w:val="003763B5"/>
    <w:rsid w:val="00376720"/>
    <w:rsid w:val="00376A0E"/>
    <w:rsid w:val="00376A85"/>
    <w:rsid w:val="003777A9"/>
    <w:rsid w:val="0037789B"/>
    <w:rsid w:val="00377DF9"/>
    <w:rsid w:val="00377E77"/>
    <w:rsid w:val="00377F12"/>
    <w:rsid w:val="00380483"/>
    <w:rsid w:val="00380947"/>
    <w:rsid w:val="00380BDE"/>
    <w:rsid w:val="00381091"/>
    <w:rsid w:val="0038109A"/>
    <w:rsid w:val="003812E4"/>
    <w:rsid w:val="00381422"/>
    <w:rsid w:val="00381CCD"/>
    <w:rsid w:val="00382D94"/>
    <w:rsid w:val="003832D6"/>
    <w:rsid w:val="003834CB"/>
    <w:rsid w:val="0038354C"/>
    <w:rsid w:val="0038394B"/>
    <w:rsid w:val="00384292"/>
    <w:rsid w:val="00384695"/>
    <w:rsid w:val="00384BD3"/>
    <w:rsid w:val="003852C2"/>
    <w:rsid w:val="00385932"/>
    <w:rsid w:val="00385A69"/>
    <w:rsid w:val="00385AB8"/>
    <w:rsid w:val="00385BE2"/>
    <w:rsid w:val="00385E88"/>
    <w:rsid w:val="00385EC9"/>
    <w:rsid w:val="0038614D"/>
    <w:rsid w:val="003861DD"/>
    <w:rsid w:val="003866AD"/>
    <w:rsid w:val="00386E24"/>
    <w:rsid w:val="00386EAC"/>
    <w:rsid w:val="00387FD7"/>
    <w:rsid w:val="00390322"/>
    <w:rsid w:val="0039073B"/>
    <w:rsid w:val="00390C10"/>
    <w:rsid w:val="00390C4E"/>
    <w:rsid w:val="00391193"/>
    <w:rsid w:val="003911E3"/>
    <w:rsid w:val="00391A71"/>
    <w:rsid w:val="00391AF4"/>
    <w:rsid w:val="00391BAB"/>
    <w:rsid w:val="00391C53"/>
    <w:rsid w:val="00391F5E"/>
    <w:rsid w:val="00391FEB"/>
    <w:rsid w:val="00392268"/>
    <w:rsid w:val="00392287"/>
    <w:rsid w:val="003926E2"/>
    <w:rsid w:val="003931D2"/>
    <w:rsid w:val="0039363F"/>
    <w:rsid w:val="003937F0"/>
    <w:rsid w:val="003941F0"/>
    <w:rsid w:val="0039447E"/>
    <w:rsid w:val="003945D2"/>
    <w:rsid w:val="00394629"/>
    <w:rsid w:val="003946EB"/>
    <w:rsid w:val="00394B77"/>
    <w:rsid w:val="00394B88"/>
    <w:rsid w:val="00394D22"/>
    <w:rsid w:val="00394D51"/>
    <w:rsid w:val="00394D5A"/>
    <w:rsid w:val="00394D66"/>
    <w:rsid w:val="0039505C"/>
    <w:rsid w:val="00395130"/>
    <w:rsid w:val="003951DB"/>
    <w:rsid w:val="003955AF"/>
    <w:rsid w:val="00396283"/>
    <w:rsid w:val="00396466"/>
    <w:rsid w:val="003965F2"/>
    <w:rsid w:val="00396692"/>
    <w:rsid w:val="0039690B"/>
    <w:rsid w:val="00396F0A"/>
    <w:rsid w:val="003972E7"/>
    <w:rsid w:val="003973E4"/>
    <w:rsid w:val="00397631"/>
    <w:rsid w:val="00397636"/>
    <w:rsid w:val="00397998"/>
    <w:rsid w:val="00397A72"/>
    <w:rsid w:val="00397C6C"/>
    <w:rsid w:val="003A00CB"/>
    <w:rsid w:val="003A109D"/>
    <w:rsid w:val="003A16B9"/>
    <w:rsid w:val="003A1B51"/>
    <w:rsid w:val="003A1C29"/>
    <w:rsid w:val="003A1D5D"/>
    <w:rsid w:val="003A207E"/>
    <w:rsid w:val="003A2151"/>
    <w:rsid w:val="003A23CC"/>
    <w:rsid w:val="003A2A18"/>
    <w:rsid w:val="003A2AC9"/>
    <w:rsid w:val="003A3179"/>
    <w:rsid w:val="003A3188"/>
    <w:rsid w:val="003A325C"/>
    <w:rsid w:val="003A3266"/>
    <w:rsid w:val="003A3301"/>
    <w:rsid w:val="003A3473"/>
    <w:rsid w:val="003A35FA"/>
    <w:rsid w:val="003A3A87"/>
    <w:rsid w:val="003A401C"/>
    <w:rsid w:val="003A4320"/>
    <w:rsid w:val="003A451A"/>
    <w:rsid w:val="003A4E8F"/>
    <w:rsid w:val="003A4FED"/>
    <w:rsid w:val="003A5066"/>
    <w:rsid w:val="003A52D3"/>
    <w:rsid w:val="003A5417"/>
    <w:rsid w:val="003A559A"/>
    <w:rsid w:val="003A57EB"/>
    <w:rsid w:val="003A590F"/>
    <w:rsid w:val="003A5A02"/>
    <w:rsid w:val="003A6165"/>
    <w:rsid w:val="003A6594"/>
    <w:rsid w:val="003A694E"/>
    <w:rsid w:val="003A6ECB"/>
    <w:rsid w:val="003A7015"/>
    <w:rsid w:val="003A7091"/>
    <w:rsid w:val="003A71EB"/>
    <w:rsid w:val="003A757D"/>
    <w:rsid w:val="003B0098"/>
    <w:rsid w:val="003B023C"/>
    <w:rsid w:val="003B06D3"/>
    <w:rsid w:val="003B08BF"/>
    <w:rsid w:val="003B092E"/>
    <w:rsid w:val="003B0A0D"/>
    <w:rsid w:val="003B0BE7"/>
    <w:rsid w:val="003B0D24"/>
    <w:rsid w:val="003B140D"/>
    <w:rsid w:val="003B1504"/>
    <w:rsid w:val="003B1945"/>
    <w:rsid w:val="003B1C92"/>
    <w:rsid w:val="003B242A"/>
    <w:rsid w:val="003B2916"/>
    <w:rsid w:val="003B29F9"/>
    <w:rsid w:val="003B2B97"/>
    <w:rsid w:val="003B2B9B"/>
    <w:rsid w:val="003B3004"/>
    <w:rsid w:val="003B3331"/>
    <w:rsid w:val="003B34F8"/>
    <w:rsid w:val="003B3686"/>
    <w:rsid w:val="003B36B9"/>
    <w:rsid w:val="003B3AE4"/>
    <w:rsid w:val="003B3F6A"/>
    <w:rsid w:val="003B41A9"/>
    <w:rsid w:val="003B4685"/>
    <w:rsid w:val="003B4799"/>
    <w:rsid w:val="003B4A8D"/>
    <w:rsid w:val="003B4DA9"/>
    <w:rsid w:val="003B51F9"/>
    <w:rsid w:val="003B5746"/>
    <w:rsid w:val="003B5981"/>
    <w:rsid w:val="003B5ED1"/>
    <w:rsid w:val="003B635E"/>
    <w:rsid w:val="003B6363"/>
    <w:rsid w:val="003B63E4"/>
    <w:rsid w:val="003B67DC"/>
    <w:rsid w:val="003B68C8"/>
    <w:rsid w:val="003B69AD"/>
    <w:rsid w:val="003B6A0D"/>
    <w:rsid w:val="003B6BFB"/>
    <w:rsid w:val="003B6D21"/>
    <w:rsid w:val="003B6DBD"/>
    <w:rsid w:val="003B6EE8"/>
    <w:rsid w:val="003B70D1"/>
    <w:rsid w:val="003B748B"/>
    <w:rsid w:val="003B7F1A"/>
    <w:rsid w:val="003C0674"/>
    <w:rsid w:val="003C07B2"/>
    <w:rsid w:val="003C07F7"/>
    <w:rsid w:val="003C0B6B"/>
    <w:rsid w:val="003C0C33"/>
    <w:rsid w:val="003C14CB"/>
    <w:rsid w:val="003C1821"/>
    <w:rsid w:val="003C1950"/>
    <w:rsid w:val="003C1F2A"/>
    <w:rsid w:val="003C21B2"/>
    <w:rsid w:val="003C223A"/>
    <w:rsid w:val="003C24F5"/>
    <w:rsid w:val="003C2640"/>
    <w:rsid w:val="003C33BF"/>
    <w:rsid w:val="003C3588"/>
    <w:rsid w:val="003C35C2"/>
    <w:rsid w:val="003C36FA"/>
    <w:rsid w:val="003C3898"/>
    <w:rsid w:val="003C39DA"/>
    <w:rsid w:val="003C3D71"/>
    <w:rsid w:val="003C3D9C"/>
    <w:rsid w:val="003C3EB9"/>
    <w:rsid w:val="003C3EE3"/>
    <w:rsid w:val="003C5136"/>
    <w:rsid w:val="003C51CE"/>
    <w:rsid w:val="003C5236"/>
    <w:rsid w:val="003C52F7"/>
    <w:rsid w:val="003C5354"/>
    <w:rsid w:val="003C55CB"/>
    <w:rsid w:val="003C56F9"/>
    <w:rsid w:val="003C5D0E"/>
    <w:rsid w:val="003C6232"/>
    <w:rsid w:val="003C62C1"/>
    <w:rsid w:val="003C63F0"/>
    <w:rsid w:val="003C681E"/>
    <w:rsid w:val="003C6878"/>
    <w:rsid w:val="003C6AE0"/>
    <w:rsid w:val="003C6F60"/>
    <w:rsid w:val="003C7259"/>
    <w:rsid w:val="003C72AA"/>
    <w:rsid w:val="003C72F9"/>
    <w:rsid w:val="003C732F"/>
    <w:rsid w:val="003C7583"/>
    <w:rsid w:val="003C7DE3"/>
    <w:rsid w:val="003C7FF5"/>
    <w:rsid w:val="003D0326"/>
    <w:rsid w:val="003D04A5"/>
    <w:rsid w:val="003D0A0A"/>
    <w:rsid w:val="003D0C40"/>
    <w:rsid w:val="003D1056"/>
    <w:rsid w:val="003D122C"/>
    <w:rsid w:val="003D15D7"/>
    <w:rsid w:val="003D1939"/>
    <w:rsid w:val="003D1DF6"/>
    <w:rsid w:val="003D20C7"/>
    <w:rsid w:val="003D24BB"/>
    <w:rsid w:val="003D257E"/>
    <w:rsid w:val="003D2675"/>
    <w:rsid w:val="003D29A8"/>
    <w:rsid w:val="003D2B40"/>
    <w:rsid w:val="003D2C8A"/>
    <w:rsid w:val="003D2CAB"/>
    <w:rsid w:val="003D3213"/>
    <w:rsid w:val="003D32E7"/>
    <w:rsid w:val="003D3405"/>
    <w:rsid w:val="003D3960"/>
    <w:rsid w:val="003D39B6"/>
    <w:rsid w:val="003D3BED"/>
    <w:rsid w:val="003D3E5C"/>
    <w:rsid w:val="003D3FF8"/>
    <w:rsid w:val="003D40F4"/>
    <w:rsid w:val="003D4531"/>
    <w:rsid w:val="003D4634"/>
    <w:rsid w:val="003D46E1"/>
    <w:rsid w:val="003D481F"/>
    <w:rsid w:val="003D49D7"/>
    <w:rsid w:val="003D4C24"/>
    <w:rsid w:val="003D4C5A"/>
    <w:rsid w:val="003D4ECE"/>
    <w:rsid w:val="003D4EE3"/>
    <w:rsid w:val="003D4EF3"/>
    <w:rsid w:val="003D4F8C"/>
    <w:rsid w:val="003D5147"/>
    <w:rsid w:val="003D538D"/>
    <w:rsid w:val="003D56AA"/>
    <w:rsid w:val="003D5B62"/>
    <w:rsid w:val="003D60C0"/>
    <w:rsid w:val="003D6C99"/>
    <w:rsid w:val="003D6E44"/>
    <w:rsid w:val="003D6F1C"/>
    <w:rsid w:val="003D70F0"/>
    <w:rsid w:val="003D75C8"/>
    <w:rsid w:val="003D78AE"/>
    <w:rsid w:val="003D7FF5"/>
    <w:rsid w:val="003E044B"/>
    <w:rsid w:val="003E05DF"/>
    <w:rsid w:val="003E07D8"/>
    <w:rsid w:val="003E0D0A"/>
    <w:rsid w:val="003E10DB"/>
    <w:rsid w:val="003E1112"/>
    <w:rsid w:val="003E144E"/>
    <w:rsid w:val="003E207D"/>
    <w:rsid w:val="003E2331"/>
    <w:rsid w:val="003E25AD"/>
    <w:rsid w:val="003E274C"/>
    <w:rsid w:val="003E27B6"/>
    <w:rsid w:val="003E2930"/>
    <w:rsid w:val="003E30C5"/>
    <w:rsid w:val="003E3103"/>
    <w:rsid w:val="003E3320"/>
    <w:rsid w:val="003E3410"/>
    <w:rsid w:val="003E363D"/>
    <w:rsid w:val="003E3963"/>
    <w:rsid w:val="003E3ABF"/>
    <w:rsid w:val="003E3C27"/>
    <w:rsid w:val="003E3CE2"/>
    <w:rsid w:val="003E413C"/>
    <w:rsid w:val="003E45FF"/>
    <w:rsid w:val="003E4633"/>
    <w:rsid w:val="003E4C85"/>
    <w:rsid w:val="003E4CDD"/>
    <w:rsid w:val="003E4D17"/>
    <w:rsid w:val="003E5723"/>
    <w:rsid w:val="003E58AA"/>
    <w:rsid w:val="003E5C5B"/>
    <w:rsid w:val="003E6494"/>
    <w:rsid w:val="003E64AC"/>
    <w:rsid w:val="003E650E"/>
    <w:rsid w:val="003E6687"/>
    <w:rsid w:val="003E6B7C"/>
    <w:rsid w:val="003E74CE"/>
    <w:rsid w:val="003E7646"/>
    <w:rsid w:val="003E7ADE"/>
    <w:rsid w:val="003E7FFD"/>
    <w:rsid w:val="003F001A"/>
    <w:rsid w:val="003F098C"/>
    <w:rsid w:val="003F133C"/>
    <w:rsid w:val="003F15E2"/>
    <w:rsid w:val="003F182E"/>
    <w:rsid w:val="003F1B82"/>
    <w:rsid w:val="003F1CFA"/>
    <w:rsid w:val="003F211E"/>
    <w:rsid w:val="003F216A"/>
    <w:rsid w:val="003F2766"/>
    <w:rsid w:val="003F344D"/>
    <w:rsid w:val="003F39E2"/>
    <w:rsid w:val="003F3C2A"/>
    <w:rsid w:val="003F3C2E"/>
    <w:rsid w:val="003F3DA5"/>
    <w:rsid w:val="003F4032"/>
    <w:rsid w:val="003F4143"/>
    <w:rsid w:val="003F4199"/>
    <w:rsid w:val="003F41A6"/>
    <w:rsid w:val="003F456A"/>
    <w:rsid w:val="003F4844"/>
    <w:rsid w:val="003F4846"/>
    <w:rsid w:val="003F4885"/>
    <w:rsid w:val="003F4BD6"/>
    <w:rsid w:val="003F4CFF"/>
    <w:rsid w:val="003F4DC2"/>
    <w:rsid w:val="003F5219"/>
    <w:rsid w:val="003F5420"/>
    <w:rsid w:val="003F5487"/>
    <w:rsid w:val="003F549F"/>
    <w:rsid w:val="003F5BA2"/>
    <w:rsid w:val="003F5D67"/>
    <w:rsid w:val="003F5DE9"/>
    <w:rsid w:val="003F604A"/>
    <w:rsid w:val="003F62B2"/>
    <w:rsid w:val="003F6925"/>
    <w:rsid w:val="003F6C98"/>
    <w:rsid w:val="003F6D98"/>
    <w:rsid w:val="003F6E3C"/>
    <w:rsid w:val="003F6FDE"/>
    <w:rsid w:val="0040012F"/>
    <w:rsid w:val="00400665"/>
    <w:rsid w:val="00400C59"/>
    <w:rsid w:val="00400E58"/>
    <w:rsid w:val="00401524"/>
    <w:rsid w:val="004016C2"/>
    <w:rsid w:val="004018A1"/>
    <w:rsid w:val="004019B0"/>
    <w:rsid w:val="004019B4"/>
    <w:rsid w:val="00402439"/>
    <w:rsid w:val="00402F70"/>
    <w:rsid w:val="00403243"/>
    <w:rsid w:val="0040362F"/>
    <w:rsid w:val="00403CB1"/>
    <w:rsid w:val="00404364"/>
    <w:rsid w:val="0040483A"/>
    <w:rsid w:val="00404887"/>
    <w:rsid w:val="0040495F"/>
    <w:rsid w:val="00405072"/>
    <w:rsid w:val="004052B8"/>
    <w:rsid w:val="004053EB"/>
    <w:rsid w:val="00405430"/>
    <w:rsid w:val="00405431"/>
    <w:rsid w:val="004062F5"/>
    <w:rsid w:val="004063E1"/>
    <w:rsid w:val="004063FC"/>
    <w:rsid w:val="004066DD"/>
    <w:rsid w:val="00406E47"/>
    <w:rsid w:val="00407081"/>
    <w:rsid w:val="00407243"/>
    <w:rsid w:val="0041020B"/>
    <w:rsid w:val="004103C7"/>
    <w:rsid w:val="004103DA"/>
    <w:rsid w:val="00410A3A"/>
    <w:rsid w:val="00410E69"/>
    <w:rsid w:val="0041120D"/>
    <w:rsid w:val="0041124D"/>
    <w:rsid w:val="004115C0"/>
    <w:rsid w:val="004117BD"/>
    <w:rsid w:val="004118C6"/>
    <w:rsid w:val="004119EA"/>
    <w:rsid w:val="00411EA3"/>
    <w:rsid w:val="00411EA8"/>
    <w:rsid w:val="00412980"/>
    <w:rsid w:val="004129E5"/>
    <w:rsid w:val="00412F41"/>
    <w:rsid w:val="00413564"/>
    <w:rsid w:val="00413915"/>
    <w:rsid w:val="00413ACE"/>
    <w:rsid w:val="00414723"/>
    <w:rsid w:val="004149D3"/>
    <w:rsid w:val="00414AFC"/>
    <w:rsid w:val="00414B8B"/>
    <w:rsid w:val="00414F5A"/>
    <w:rsid w:val="00415236"/>
    <w:rsid w:val="00415279"/>
    <w:rsid w:val="0041540A"/>
    <w:rsid w:val="004154A1"/>
    <w:rsid w:val="00415594"/>
    <w:rsid w:val="004156B8"/>
    <w:rsid w:val="0041589A"/>
    <w:rsid w:val="00415B64"/>
    <w:rsid w:val="0041633E"/>
    <w:rsid w:val="0041651A"/>
    <w:rsid w:val="0041665A"/>
    <w:rsid w:val="00416810"/>
    <w:rsid w:val="00416B06"/>
    <w:rsid w:val="00416EFC"/>
    <w:rsid w:val="0041716F"/>
    <w:rsid w:val="004174CF"/>
    <w:rsid w:val="004178EF"/>
    <w:rsid w:val="00417AFE"/>
    <w:rsid w:val="00417DE8"/>
    <w:rsid w:val="00420412"/>
    <w:rsid w:val="004205C0"/>
    <w:rsid w:val="004212C4"/>
    <w:rsid w:val="0042181D"/>
    <w:rsid w:val="00421886"/>
    <w:rsid w:val="00421FBE"/>
    <w:rsid w:val="004220C6"/>
    <w:rsid w:val="004226EA"/>
    <w:rsid w:val="004228CA"/>
    <w:rsid w:val="00422A30"/>
    <w:rsid w:val="00422BEA"/>
    <w:rsid w:val="00422DB2"/>
    <w:rsid w:val="00422DDC"/>
    <w:rsid w:val="00422FC6"/>
    <w:rsid w:val="004231E2"/>
    <w:rsid w:val="00423233"/>
    <w:rsid w:val="00423309"/>
    <w:rsid w:val="00423499"/>
    <w:rsid w:val="0042367C"/>
    <w:rsid w:val="00423BE5"/>
    <w:rsid w:val="00423C24"/>
    <w:rsid w:val="00424144"/>
    <w:rsid w:val="004242E6"/>
    <w:rsid w:val="00424338"/>
    <w:rsid w:val="00424682"/>
    <w:rsid w:val="004249C4"/>
    <w:rsid w:val="00424A06"/>
    <w:rsid w:val="00424DA0"/>
    <w:rsid w:val="00424EF7"/>
    <w:rsid w:val="00424F59"/>
    <w:rsid w:val="0042567C"/>
    <w:rsid w:val="004257D7"/>
    <w:rsid w:val="00425F9A"/>
    <w:rsid w:val="0042615E"/>
    <w:rsid w:val="00426949"/>
    <w:rsid w:val="00426B42"/>
    <w:rsid w:val="00426DD1"/>
    <w:rsid w:val="00427343"/>
    <w:rsid w:val="004274D3"/>
    <w:rsid w:val="00427B79"/>
    <w:rsid w:val="00427BA6"/>
    <w:rsid w:val="00427C7D"/>
    <w:rsid w:val="00427C8F"/>
    <w:rsid w:val="00427D66"/>
    <w:rsid w:val="004303A3"/>
    <w:rsid w:val="00430877"/>
    <w:rsid w:val="004309EA"/>
    <w:rsid w:val="00430AEC"/>
    <w:rsid w:val="00430D5E"/>
    <w:rsid w:val="004310DE"/>
    <w:rsid w:val="004310E5"/>
    <w:rsid w:val="00431A5C"/>
    <w:rsid w:val="00431AF2"/>
    <w:rsid w:val="0043205C"/>
    <w:rsid w:val="004321F6"/>
    <w:rsid w:val="004327EB"/>
    <w:rsid w:val="00432E04"/>
    <w:rsid w:val="00432E1B"/>
    <w:rsid w:val="00432EBB"/>
    <w:rsid w:val="00432FA2"/>
    <w:rsid w:val="004332DB"/>
    <w:rsid w:val="00433422"/>
    <w:rsid w:val="004335CA"/>
    <w:rsid w:val="00433616"/>
    <w:rsid w:val="00433737"/>
    <w:rsid w:val="004337F6"/>
    <w:rsid w:val="00433EA4"/>
    <w:rsid w:val="0043402B"/>
    <w:rsid w:val="004342DA"/>
    <w:rsid w:val="0043465E"/>
    <w:rsid w:val="00434835"/>
    <w:rsid w:val="004348FF"/>
    <w:rsid w:val="0043492B"/>
    <w:rsid w:val="00435057"/>
    <w:rsid w:val="004350A7"/>
    <w:rsid w:val="004352DE"/>
    <w:rsid w:val="0043563E"/>
    <w:rsid w:val="004356CC"/>
    <w:rsid w:val="00435A20"/>
    <w:rsid w:val="00435BCB"/>
    <w:rsid w:val="00435F8C"/>
    <w:rsid w:val="004361CC"/>
    <w:rsid w:val="00436248"/>
    <w:rsid w:val="004367E6"/>
    <w:rsid w:val="00436A7A"/>
    <w:rsid w:val="00436B57"/>
    <w:rsid w:val="00436C06"/>
    <w:rsid w:val="00436CF2"/>
    <w:rsid w:val="004375C1"/>
    <w:rsid w:val="004378B2"/>
    <w:rsid w:val="004379C4"/>
    <w:rsid w:val="00437C86"/>
    <w:rsid w:val="00437CE9"/>
    <w:rsid w:val="0044007C"/>
    <w:rsid w:val="00440F8C"/>
    <w:rsid w:val="0044165E"/>
    <w:rsid w:val="004418C6"/>
    <w:rsid w:val="00441AE9"/>
    <w:rsid w:val="00442886"/>
    <w:rsid w:val="0044345E"/>
    <w:rsid w:val="00443527"/>
    <w:rsid w:val="00443553"/>
    <w:rsid w:val="004436BB"/>
    <w:rsid w:val="00443D70"/>
    <w:rsid w:val="0044442F"/>
    <w:rsid w:val="004445FF"/>
    <w:rsid w:val="00444654"/>
    <w:rsid w:val="004446DF"/>
    <w:rsid w:val="00444C22"/>
    <w:rsid w:val="0044502A"/>
    <w:rsid w:val="004453B8"/>
    <w:rsid w:val="00445670"/>
    <w:rsid w:val="00445A3D"/>
    <w:rsid w:val="004462B3"/>
    <w:rsid w:val="004463DA"/>
    <w:rsid w:val="00446606"/>
    <w:rsid w:val="004466F4"/>
    <w:rsid w:val="0044692C"/>
    <w:rsid w:val="00446A49"/>
    <w:rsid w:val="00447144"/>
    <w:rsid w:val="004473F8"/>
    <w:rsid w:val="0044740B"/>
    <w:rsid w:val="00447551"/>
    <w:rsid w:val="004475BA"/>
    <w:rsid w:val="0044796C"/>
    <w:rsid w:val="00447F28"/>
    <w:rsid w:val="00447F5C"/>
    <w:rsid w:val="004502B9"/>
    <w:rsid w:val="004505CC"/>
    <w:rsid w:val="004506AF"/>
    <w:rsid w:val="00450785"/>
    <w:rsid w:val="00450921"/>
    <w:rsid w:val="00451B3C"/>
    <w:rsid w:val="00451D87"/>
    <w:rsid w:val="00451E04"/>
    <w:rsid w:val="00451E22"/>
    <w:rsid w:val="004521AE"/>
    <w:rsid w:val="0045231D"/>
    <w:rsid w:val="0045241C"/>
    <w:rsid w:val="0045269C"/>
    <w:rsid w:val="00452AF0"/>
    <w:rsid w:val="00452DC0"/>
    <w:rsid w:val="00452EA2"/>
    <w:rsid w:val="004532D8"/>
    <w:rsid w:val="00453464"/>
    <w:rsid w:val="00453804"/>
    <w:rsid w:val="00453E5B"/>
    <w:rsid w:val="00454137"/>
    <w:rsid w:val="00454197"/>
    <w:rsid w:val="0045427E"/>
    <w:rsid w:val="004542ED"/>
    <w:rsid w:val="00454316"/>
    <w:rsid w:val="004547BF"/>
    <w:rsid w:val="0045488C"/>
    <w:rsid w:val="00455243"/>
    <w:rsid w:val="0045546D"/>
    <w:rsid w:val="00455850"/>
    <w:rsid w:val="00455A85"/>
    <w:rsid w:val="00455FD4"/>
    <w:rsid w:val="00455FE0"/>
    <w:rsid w:val="004563D2"/>
    <w:rsid w:val="00456545"/>
    <w:rsid w:val="0045654C"/>
    <w:rsid w:val="0045672D"/>
    <w:rsid w:val="0045741A"/>
    <w:rsid w:val="004575B3"/>
    <w:rsid w:val="00457A60"/>
    <w:rsid w:val="00457D08"/>
    <w:rsid w:val="0046019E"/>
    <w:rsid w:val="004602E1"/>
    <w:rsid w:val="00460AA0"/>
    <w:rsid w:val="00460FE3"/>
    <w:rsid w:val="0046126F"/>
    <w:rsid w:val="0046144B"/>
    <w:rsid w:val="004614B1"/>
    <w:rsid w:val="004615DE"/>
    <w:rsid w:val="00461C68"/>
    <w:rsid w:val="00461C84"/>
    <w:rsid w:val="004621E1"/>
    <w:rsid w:val="0046221C"/>
    <w:rsid w:val="004623AB"/>
    <w:rsid w:val="0046330E"/>
    <w:rsid w:val="00463312"/>
    <w:rsid w:val="004634CC"/>
    <w:rsid w:val="00463FAA"/>
    <w:rsid w:val="00464237"/>
    <w:rsid w:val="0046455E"/>
    <w:rsid w:val="00464921"/>
    <w:rsid w:val="00464C4D"/>
    <w:rsid w:val="00464CF6"/>
    <w:rsid w:val="00464EB5"/>
    <w:rsid w:val="00465238"/>
    <w:rsid w:val="004652B0"/>
    <w:rsid w:val="004653A6"/>
    <w:rsid w:val="00465F5B"/>
    <w:rsid w:val="00465F9A"/>
    <w:rsid w:val="00466124"/>
    <w:rsid w:val="004666D5"/>
    <w:rsid w:val="0046692C"/>
    <w:rsid w:val="00466C49"/>
    <w:rsid w:val="00466D37"/>
    <w:rsid w:val="00466E97"/>
    <w:rsid w:val="00467674"/>
    <w:rsid w:val="00467CC6"/>
    <w:rsid w:val="00467DBE"/>
    <w:rsid w:val="00467E35"/>
    <w:rsid w:val="00467E3A"/>
    <w:rsid w:val="00467FE1"/>
    <w:rsid w:val="00470077"/>
    <w:rsid w:val="004701CF"/>
    <w:rsid w:val="004701F8"/>
    <w:rsid w:val="00470600"/>
    <w:rsid w:val="00470A3E"/>
    <w:rsid w:val="00470B52"/>
    <w:rsid w:val="004711C6"/>
    <w:rsid w:val="004713CE"/>
    <w:rsid w:val="00471620"/>
    <w:rsid w:val="0047171E"/>
    <w:rsid w:val="004719E5"/>
    <w:rsid w:val="00471E3F"/>
    <w:rsid w:val="0047216B"/>
    <w:rsid w:val="00472706"/>
    <w:rsid w:val="00472AAE"/>
    <w:rsid w:val="00472AD0"/>
    <w:rsid w:val="00472B9E"/>
    <w:rsid w:val="00472BB5"/>
    <w:rsid w:val="00472BEB"/>
    <w:rsid w:val="004730F0"/>
    <w:rsid w:val="00473334"/>
    <w:rsid w:val="00473342"/>
    <w:rsid w:val="004738A6"/>
    <w:rsid w:val="0047391A"/>
    <w:rsid w:val="00474023"/>
    <w:rsid w:val="00474057"/>
    <w:rsid w:val="004745EB"/>
    <w:rsid w:val="0047461F"/>
    <w:rsid w:val="0047464B"/>
    <w:rsid w:val="00474B09"/>
    <w:rsid w:val="00474CE4"/>
    <w:rsid w:val="00474F61"/>
    <w:rsid w:val="004751AF"/>
    <w:rsid w:val="00475275"/>
    <w:rsid w:val="004755D2"/>
    <w:rsid w:val="0047621F"/>
    <w:rsid w:val="00476795"/>
    <w:rsid w:val="00476959"/>
    <w:rsid w:val="00476EC4"/>
    <w:rsid w:val="00477148"/>
    <w:rsid w:val="004773E2"/>
    <w:rsid w:val="00477455"/>
    <w:rsid w:val="00480195"/>
    <w:rsid w:val="00480299"/>
    <w:rsid w:val="004804D4"/>
    <w:rsid w:val="00480A1A"/>
    <w:rsid w:val="00480A23"/>
    <w:rsid w:val="00480F0C"/>
    <w:rsid w:val="00480F3D"/>
    <w:rsid w:val="0048103D"/>
    <w:rsid w:val="00481048"/>
    <w:rsid w:val="004811B2"/>
    <w:rsid w:val="0048124B"/>
    <w:rsid w:val="0048129E"/>
    <w:rsid w:val="004814A5"/>
    <w:rsid w:val="004816F9"/>
    <w:rsid w:val="00481A36"/>
    <w:rsid w:val="00481F06"/>
    <w:rsid w:val="00482588"/>
    <w:rsid w:val="00482767"/>
    <w:rsid w:val="00482924"/>
    <w:rsid w:val="00482977"/>
    <w:rsid w:val="0048298D"/>
    <w:rsid w:val="00482DC6"/>
    <w:rsid w:val="00482F2D"/>
    <w:rsid w:val="00482FC0"/>
    <w:rsid w:val="004830E8"/>
    <w:rsid w:val="00483290"/>
    <w:rsid w:val="0048408B"/>
    <w:rsid w:val="0048449A"/>
    <w:rsid w:val="00484909"/>
    <w:rsid w:val="00484AE9"/>
    <w:rsid w:val="00484D62"/>
    <w:rsid w:val="00484DFC"/>
    <w:rsid w:val="00484E3E"/>
    <w:rsid w:val="00485024"/>
    <w:rsid w:val="00485825"/>
    <w:rsid w:val="004859DF"/>
    <w:rsid w:val="00485BB3"/>
    <w:rsid w:val="004861A3"/>
    <w:rsid w:val="004861D5"/>
    <w:rsid w:val="00486A6E"/>
    <w:rsid w:val="00487283"/>
    <w:rsid w:val="004877B2"/>
    <w:rsid w:val="004878EE"/>
    <w:rsid w:val="004879EF"/>
    <w:rsid w:val="00487A69"/>
    <w:rsid w:val="00487FEF"/>
    <w:rsid w:val="0049019F"/>
    <w:rsid w:val="00490396"/>
    <w:rsid w:val="00490AF1"/>
    <w:rsid w:val="00490F6B"/>
    <w:rsid w:val="0049158C"/>
    <w:rsid w:val="00491C94"/>
    <w:rsid w:val="00492A85"/>
    <w:rsid w:val="00492AB5"/>
    <w:rsid w:val="00492B3E"/>
    <w:rsid w:val="00492EDF"/>
    <w:rsid w:val="004937D9"/>
    <w:rsid w:val="0049384B"/>
    <w:rsid w:val="00493912"/>
    <w:rsid w:val="004941DE"/>
    <w:rsid w:val="004942C0"/>
    <w:rsid w:val="00494AC2"/>
    <w:rsid w:val="00494B70"/>
    <w:rsid w:val="00494E42"/>
    <w:rsid w:val="0049572D"/>
    <w:rsid w:val="0049595E"/>
    <w:rsid w:val="00495B90"/>
    <w:rsid w:val="00495C3B"/>
    <w:rsid w:val="00495CAB"/>
    <w:rsid w:val="00496204"/>
    <w:rsid w:val="0049640E"/>
    <w:rsid w:val="004970CD"/>
    <w:rsid w:val="004970D0"/>
    <w:rsid w:val="00497190"/>
    <w:rsid w:val="00497DAD"/>
    <w:rsid w:val="004A022B"/>
    <w:rsid w:val="004A0390"/>
    <w:rsid w:val="004A03B0"/>
    <w:rsid w:val="004A03D5"/>
    <w:rsid w:val="004A0747"/>
    <w:rsid w:val="004A086F"/>
    <w:rsid w:val="004A09F2"/>
    <w:rsid w:val="004A0B22"/>
    <w:rsid w:val="004A0E10"/>
    <w:rsid w:val="004A1009"/>
    <w:rsid w:val="004A1283"/>
    <w:rsid w:val="004A1295"/>
    <w:rsid w:val="004A141C"/>
    <w:rsid w:val="004A1429"/>
    <w:rsid w:val="004A183D"/>
    <w:rsid w:val="004A1A7E"/>
    <w:rsid w:val="004A244D"/>
    <w:rsid w:val="004A2586"/>
    <w:rsid w:val="004A26DB"/>
    <w:rsid w:val="004A2906"/>
    <w:rsid w:val="004A333E"/>
    <w:rsid w:val="004A3941"/>
    <w:rsid w:val="004A3DB9"/>
    <w:rsid w:val="004A3DCE"/>
    <w:rsid w:val="004A3FC3"/>
    <w:rsid w:val="004A40CE"/>
    <w:rsid w:val="004A4419"/>
    <w:rsid w:val="004A4747"/>
    <w:rsid w:val="004A49EF"/>
    <w:rsid w:val="004A4C35"/>
    <w:rsid w:val="004A531A"/>
    <w:rsid w:val="004A5C69"/>
    <w:rsid w:val="004A5FF6"/>
    <w:rsid w:val="004A64FB"/>
    <w:rsid w:val="004A67CF"/>
    <w:rsid w:val="004A6BCF"/>
    <w:rsid w:val="004A6D74"/>
    <w:rsid w:val="004A6F99"/>
    <w:rsid w:val="004A74E3"/>
    <w:rsid w:val="004A752C"/>
    <w:rsid w:val="004A7578"/>
    <w:rsid w:val="004A796D"/>
    <w:rsid w:val="004B01B8"/>
    <w:rsid w:val="004B07C9"/>
    <w:rsid w:val="004B08B5"/>
    <w:rsid w:val="004B0CAE"/>
    <w:rsid w:val="004B0EB9"/>
    <w:rsid w:val="004B11C3"/>
    <w:rsid w:val="004B126D"/>
    <w:rsid w:val="004B130D"/>
    <w:rsid w:val="004B1C1F"/>
    <w:rsid w:val="004B1C7B"/>
    <w:rsid w:val="004B2094"/>
    <w:rsid w:val="004B2427"/>
    <w:rsid w:val="004B247D"/>
    <w:rsid w:val="004B2AB0"/>
    <w:rsid w:val="004B2B7E"/>
    <w:rsid w:val="004B2D54"/>
    <w:rsid w:val="004B2DE5"/>
    <w:rsid w:val="004B2E6B"/>
    <w:rsid w:val="004B3527"/>
    <w:rsid w:val="004B39B3"/>
    <w:rsid w:val="004B3AD5"/>
    <w:rsid w:val="004B4352"/>
    <w:rsid w:val="004B4628"/>
    <w:rsid w:val="004B4949"/>
    <w:rsid w:val="004B494D"/>
    <w:rsid w:val="004B495C"/>
    <w:rsid w:val="004B4A54"/>
    <w:rsid w:val="004B4E3F"/>
    <w:rsid w:val="004B4EAA"/>
    <w:rsid w:val="004B4EE0"/>
    <w:rsid w:val="004B537D"/>
    <w:rsid w:val="004B5575"/>
    <w:rsid w:val="004B57A6"/>
    <w:rsid w:val="004B5C74"/>
    <w:rsid w:val="004B6A98"/>
    <w:rsid w:val="004B6FEA"/>
    <w:rsid w:val="004B701C"/>
    <w:rsid w:val="004B780F"/>
    <w:rsid w:val="004B7A75"/>
    <w:rsid w:val="004B7A81"/>
    <w:rsid w:val="004B7C8D"/>
    <w:rsid w:val="004B7CFD"/>
    <w:rsid w:val="004B7F47"/>
    <w:rsid w:val="004C0064"/>
    <w:rsid w:val="004C0195"/>
    <w:rsid w:val="004C02FF"/>
    <w:rsid w:val="004C0368"/>
    <w:rsid w:val="004C0393"/>
    <w:rsid w:val="004C061A"/>
    <w:rsid w:val="004C06F5"/>
    <w:rsid w:val="004C0844"/>
    <w:rsid w:val="004C09C0"/>
    <w:rsid w:val="004C122F"/>
    <w:rsid w:val="004C1930"/>
    <w:rsid w:val="004C1C95"/>
    <w:rsid w:val="004C1DF6"/>
    <w:rsid w:val="004C1EA6"/>
    <w:rsid w:val="004C1EBC"/>
    <w:rsid w:val="004C2363"/>
    <w:rsid w:val="004C2E22"/>
    <w:rsid w:val="004C3030"/>
    <w:rsid w:val="004C330E"/>
    <w:rsid w:val="004C332F"/>
    <w:rsid w:val="004C37F5"/>
    <w:rsid w:val="004C3A15"/>
    <w:rsid w:val="004C3B02"/>
    <w:rsid w:val="004C3B62"/>
    <w:rsid w:val="004C421B"/>
    <w:rsid w:val="004C45AD"/>
    <w:rsid w:val="004C4A59"/>
    <w:rsid w:val="004C4E16"/>
    <w:rsid w:val="004C4F29"/>
    <w:rsid w:val="004C4F7A"/>
    <w:rsid w:val="004C519B"/>
    <w:rsid w:val="004C5385"/>
    <w:rsid w:val="004C53E3"/>
    <w:rsid w:val="004C5732"/>
    <w:rsid w:val="004C582F"/>
    <w:rsid w:val="004C5A3F"/>
    <w:rsid w:val="004C5B51"/>
    <w:rsid w:val="004C5E58"/>
    <w:rsid w:val="004C6037"/>
    <w:rsid w:val="004C63E7"/>
    <w:rsid w:val="004C65B0"/>
    <w:rsid w:val="004C6712"/>
    <w:rsid w:val="004C6E6C"/>
    <w:rsid w:val="004C7052"/>
    <w:rsid w:val="004C7513"/>
    <w:rsid w:val="004C75FA"/>
    <w:rsid w:val="004C77E8"/>
    <w:rsid w:val="004C7C2E"/>
    <w:rsid w:val="004C7D04"/>
    <w:rsid w:val="004D063A"/>
    <w:rsid w:val="004D07B2"/>
    <w:rsid w:val="004D07CD"/>
    <w:rsid w:val="004D0886"/>
    <w:rsid w:val="004D088D"/>
    <w:rsid w:val="004D0C54"/>
    <w:rsid w:val="004D12AD"/>
    <w:rsid w:val="004D18FE"/>
    <w:rsid w:val="004D1963"/>
    <w:rsid w:val="004D1A0E"/>
    <w:rsid w:val="004D1D60"/>
    <w:rsid w:val="004D1E6A"/>
    <w:rsid w:val="004D1E6F"/>
    <w:rsid w:val="004D220E"/>
    <w:rsid w:val="004D2425"/>
    <w:rsid w:val="004D2928"/>
    <w:rsid w:val="004D33E2"/>
    <w:rsid w:val="004D34E7"/>
    <w:rsid w:val="004D3520"/>
    <w:rsid w:val="004D36A9"/>
    <w:rsid w:val="004D3CB4"/>
    <w:rsid w:val="004D3E4B"/>
    <w:rsid w:val="004D44ED"/>
    <w:rsid w:val="004D49FC"/>
    <w:rsid w:val="004D5051"/>
    <w:rsid w:val="004D5190"/>
    <w:rsid w:val="004D51A7"/>
    <w:rsid w:val="004D5920"/>
    <w:rsid w:val="004D5C4F"/>
    <w:rsid w:val="004D5D88"/>
    <w:rsid w:val="004D640C"/>
    <w:rsid w:val="004D66D5"/>
    <w:rsid w:val="004D6B2C"/>
    <w:rsid w:val="004D73BE"/>
    <w:rsid w:val="004D74E2"/>
    <w:rsid w:val="004D77F5"/>
    <w:rsid w:val="004D7817"/>
    <w:rsid w:val="004E00B5"/>
    <w:rsid w:val="004E0245"/>
    <w:rsid w:val="004E02C2"/>
    <w:rsid w:val="004E02FB"/>
    <w:rsid w:val="004E0A36"/>
    <w:rsid w:val="004E0DF4"/>
    <w:rsid w:val="004E1668"/>
    <w:rsid w:val="004E1860"/>
    <w:rsid w:val="004E1A19"/>
    <w:rsid w:val="004E25D2"/>
    <w:rsid w:val="004E2954"/>
    <w:rsid w:val="004E2B94"/>
    <w:rsid w:val="004E2CD4"/>
    <w:rsid w:val="004E2D4D"/>
    <w:rsid w:val="004E2DEF"/>
    <w:rsid w:val="004E2F0C"/>
    <w:rsid w:val="004E3019"/>
    <w:rsid w:val="004E3142"/>
    <w:rsid w:val="004E3736"/>
    <w:rsid w:val="004E3923"/>
    <w:rsid w:val="004E3983"/>
    <w:rsid w:val="004E3E92"/>
    <w:rsid w:val="004E3FD8"/>
    <w:rsid w:val="004E43FD"/>
    <w:rsid w:val="004E4C77"/>
    <w:rsid w:val="004E4E47"/>
    <w:rsid w:val="004E4F66"/>
    <w:rsid w:val="004E5033"/>
    <w:rsid w:val="004E51FE"/>
    <w:rsid w:val="004E52F1"/>
    <w:rsid w:val="004E5933"/>
    <w:rsid w:val="004E6015"/>
    <w:rsid w:val="004E666F"/>
    <w:rsid w:val="004E676F"/>
    <w:rsid w:val="004E6876"/>
    <w:rsid w:val="004E6C31"/>
    <w:rsid w:val="004E7181"/>
    <w:rsid w:val="004E71FB"/>
    <w:rsid w:val="004E72FB"/>
    <w:rsid w:val="004E7A2A"/>
    <w:rsid w:val="004E7C4E"/>
    <w:rsid w:val="004F0203"/>
    <w:rsid w:val="004F0344"/>
    <w:rsid w:val="004F0369"/>
    <w:rsid w:val="004F043A"/>
    <w:rsid w:val="004F05C0"/>
    <w:rsid w:val="004F07A8"/>
    <w:rsid w:val="004F0878"/>
    <w:rsid w:val="004F0A8F"/>
    <w:rsid w:val="004F0B1B"/>
    <w:rsid w:val="004F14A4"/>
    <w:rsid w:val="004F15DC"/>
    <w:rsid w:val="004F1650"/>
    <w:rsid w:val="004F16E1"/>
    <w:rsid w:val="004F1AD7"/>
    <w:rsid w:val="004F1C9F"/>
    <w:rsid w:val="004F1E14"/>
    <w:rsid w:val="004F1F73"/>
    <w:rsid w:val="004F20D2"/>
    <w:rsid w:val="004F2217"/>
    <w:rsid w:val="004F22C7"/>
    <w:rsid w:val="004F2718"/>
    <w:rsid w:val="004F2981"/>
    <w:rsid w:val="004F29E2"/>
    <w:rsid w:val="004F2BAA"/>
    <w:rsid w:val="004F31EC"/>
    <w:rsid w:val="004F3350"/>
    <w:rsid w:val="004F38B2"/>
    <w:rsid w:val="004F39E6"/>
    <w:rsid w:val="004F3B57"/>
    <w:rsid w:val="004F3CE4"/>
    <w:rsid w:val="004F3D2D"/>
    <w:rsid w:val="004F4101"/>
    <w:rsid w:val="004F4751"/>
    <w:rsid w:val="004F483B"/>
    <w:rsid w:val="004F4BA5"/>
    <w:rsid w:val="004F4C7F"/>
    <w:rsid w:val="004F50B8"/>
    <w:rsid w:val="004F54E5"/>
    <w:rsid w:val="004F5AD7"/>
    <w:rsid w:val="004F5AEC"/>
    <w:rsid w:val="004F5BF4"/>
    <w:rsid w:val="004F5D6D"/>
    <w:rsid w:val="004F63C1"/>
    <w:rsid w:val="004F656F"/>
    <w:rsid w:val="004F693A"/>
    <w:rsid w:val="004F6E17"/>
    <w:rsid w:val="004F6FD1"/>
    <w:rsid w:val="004F7835"/>
    <w:rsid w:val="004F797B"/>
    <w:rsid w:val="004F7A6C"/>
    <w:rsid w:val="004F7B97"/>
    <w:rsid w:val="0050071E"/>
    <w:rsid w:val="00500CF0"/>
    <w:rsid w:val="00500EEA"/>
    <w:rsid w:val="005011B0"/>
    <w:rsid w:val="005011CC"/>
    <w:rsid w:val="0050121E"/>
    <w:rsid w:val="005015F2"/>
    <w:rsid w:val="005019FF"/>
    <w:rsid w:val="00501AB6"/>
    <w:rsid w:val="00501D57"/>
    <w:rsid w:val="00501E75"/>
    <w:rsid w:val="005023BD"/>
    <w:rsid w:val="0050255A"/>
    <w:rsid w:val="005028C1"/>
    <w:rsid w:val="00502E4A"/>
    <w:rsid w:val="00503252"/>
    <w:rsid w:val="005035EA"/>
    <w:rsid w:val="00503961"/>
    <w:rsid w:val="00503B01"/>
    <w:rsid w:val="00503ED1"/>
    <w:rsid w:val="00503F89"/>
    <w:rsid w:val="0050486A"/>
    <w:rsid w:val="00504B6A"/>
    <w:rsid w:val="0050538D"/>
    <w:rsid w:val="00505B86"/>
    <w:rsid w:val="00505EE4"/>
    <w:rsid w:val="005063FF"/>
    <w:rsid w:val="005065CD"/>
    <w:rsid w:val="0050677B"/>
    <w:rsid w:val="00506B09"/>
    <w:rsid w:val="00506F10"/>
    <w:rsid w:val="00506F28"/>
    <w:rsid w:val="00507D2A"/>
    <w:rsid w:val="00507F5F"/>
    <w:rsid w:val="00507F78"/>
    <w:rsid w:val="005104AC"/>
    <w:rsid w:val="00510581"/>
    <w:rsid w:val="005108D5"/>
    <w:rsid w:val="00510A09"/>
    <w:rsid w:val="00510AD2"/>
    <w:rsid w:val="00510B71"/>
    <w:rsid w:val="00511003"/>
    <w:rsid w:val="00511098"/>
    <w:rsid w:val="005111CA"/>
    <w:rsid w:val="00511455"/>
    <w:rsid w:val="00511842"/>
    <w:rsid w:val="00511D6E"/>
    <w:rsid w:val="005122E8"/>
    <w:rsid w:val="00512B17"/>
    <w:rsid w:val="00512BFE"/>
    <w:rsid w:val="00513066"/>
    <w:rsid w:val="0051311A"/>
    <w:rsid w:val="0051315B"/>
    <w:rsid w:val="0051358D"/>
    <w:rsid w:val="005135EF"/>
    <w:rsid w:val="00513B24"/>
    <w:rsid w:val="00513CAC"/>
    <w:rsid w:val="00513CE7"/>
    <w:rsid w:val="00514112"/>
    <w:rsid w:val="005141CA"/>
    <w:rsid w:val="0051433A"/>
    <w:rsid w:val="00514924"/>
    <w:rsid w:val="00514967"/>
    <w:rsid w:val="005149FF"/>
    <w:rsid w:val="00514F81"/>
    <w:rsid w:val="00515341"/>
    <w:rsid w:val="00515511"/>
    <w:rsid w:val="0051579D"/>
    <w:rsid w:val="00515DE5"/>
    <w:rsid w:val="00516727"/>
    <w:rsid w:val="00516B88"/>
    <w:rsid w:val="0051709D"/>
    <w:rsid w:val="00517112"/>
    <w:rsid w:val="0051722D"/>
    <w:rsid w:val="005177AC"/>
    <w:rsid w:val="005179B8"/>
    <w:rsid w:val="00517E9E"/>
    <w:rsid w:val="00517F9E"/>
    <w:rsid w:val="0052015B"/>
    <w:rsid w:val="005204B4"/>
    <w:rsid w:val="0052057D"/>
    <w:rsid w:val="00520A36"/>
    <w:rsid w:val="00520E4A"/>
    <w:rsid w:val="00521315"/>
    <w:rsid w:val="00521CEC"/>
    <w:rsid w:val="00521D5C"/>
    <w:rsid w:val="005220A5"/>
    <w:rsid w:val="0052258C"/>
    <w:rsid w:val="00522E9D"/>
    <w:rsid w:val="00522ED7"/>
    <w:rsid w:val="00522F0F"/>
    <w:rsid w:val="00522FCE"/>
    <w:rsid w:val="005231ED"/>
    <w:rsid w:val="0052323C"/>
    <w:rsid w:val="00523581"/>
    <w:rsid w:val="00523A0E"/>
    <w:rsid w:val="00523AC6"/>
    <w:rsid w:val="00523AFC"/>
    <w:rsid w:val="00523D70"/>
    <w:rsid w:val="00524138"/>
    <w:rsid w:val="0052423F"/>
    <w:rsid w:val="00524B1C"/>
    <w:rsid w:val="00524D6E"/>
    <w:rsid w:val="00524EAD"/>
    <w:rsid w:val="0052528E"/>
    <w:rsid w:val="0052542D"/>
    <w:rsid w:val="00525533"/>
    <w:rsid w:val="005257DD"/>
    <w:rsid w:val="0052590B"/>
    <w:rsid w:val="00525A87"/>
    <w:rsid w:val="00525D08"/>
    <w:rsid w:val="00525D29"/>
    <w:rsid w:val="00525D75"/>
    <w:rsid w:val="00525DBD"/>
    <w:rsid w:val="00526A5B"/>
    <w:rsid w:val="00526FD5"/>
    <w:rsid w:val="00526FE0"/>
    <w:rsid w:val="0052759E"/>
    <w:rsid w:val="0052783A"/>
    <w:rsid w:val="00527931"/>
    <w:rsid w:val="00527F69"/>
    <w:rsid w:val="005303B0"/>
    <w:rsid w:val="005307B5"/>
    <w:rsid w:val="005309D8"/>
    <w:rsid w:val="00531179"/>
    <w:rsid w:val="00531231"/>
    <w:rsid w:val="0053135E"/>
    <w:rsid w:val="00531DD4"/>
    <w:rsid w:val="005320EA"/>
    <w:rsid w:val="00532406"/>
    <w:rsid w:val="00532446"/>
    <w:rsid w:val="00532462"/>
    <w:rsid w:val="00532A62"/>
    <w:rsid w:val="00532CAB"/>
    <w:rsid w:val="00532E67"/>
    <w:rsid w:val="00533077"/>
    <w:rsid w:val="005331B7"/>
    <w:rsid w:val="005333A9"/>
    <w:rsid w:val="00533504"/>
    <w:rsid w:val="005337DE"/>
    <w:rsid w:val="00533CA2"/>
    <w:rsid w:val="00533DEE"/>
    <w:rsid w:val="00533E95"/>
    <w:rsid w:val="005340AC"/>
    <w:rsid w:val="005342CE"/>
    <w:rsid w:val="005343A7"/>
    <w:rsid w:val="00534701"/>
    <w:rsid w:val="00534AC0"/>
    <w:rsid w:val="005353F9"/>
    <w:rsid w:val="00535A4B"/>
    <w:rsid w:val="00535B15"/>
    <w:rsid w:val="00535D20"/>
    <w:rsid w:val="00535EAC"/>
    <w:rsid w:val="00535FDD"/>
    <w:rsid w:val="00536512"/>
    <w:rsid w:val="00536557"/>
    <w:rsid w:val="00536986"/>
    <w:rsid w:val="0053734D"/>
    <w:rsid w:val="00537537"/>
    <w:rsid w:val="0053795E"/>
    <w:rsid w:val="00537C1A"/>
    <w:rsid w:val="00537C38"/>
    <w:rsid w:val="00537D19"/>
    <w:rsid w:val="00537E29"/>
    <w:rsid w:val="00537F94"/>
    <w:rsid w:val="00537FD7"/>
    <w:rsid w:val="00540108"/>
    <w:rsid w:val="00540420"/>
    <w:rsid w:val="0054047D"/>
    <w:rsid w:val="0054053F"/>
    <w:rsid w:val="00540CA4"/>
    <w:rsid w:val="00540D64"/>
    <w:rsid w:val="00540D78"/>
    <w:rsid w:val="00540E7C"/>
    <w:rsid w:val="0054106D"/>
    <w:rsid w:val="00541097"/>
    <w:rsid w:val="0054167D"/>
    <w:rsid w:val="00541BD8"/>
    <w:rsid w:val="0054202E"/>
    <w:rsid w:val="00542093"/>
    <w:rsid w:val="0054210C"/>
    <w:rsid w:val="005429B1"/>
    <w:rsid w:val="00542EF1"/>
    <w:rsid w:val="00543465"/>
    <w:rsid w:val="00543792"/>
    <w:rsid w:val="00543DF4"/>
    <w:rsid w:val="00544236"/>
    <w:rsid w:val="005444DC"/>
    <w:rsid w:val="00544574"/>
    <w:rsid w:val="00544A51"/>
    <w:rsid w:val="00544ADD"/>
    <w:rsid w:val="005456BA"/>
    <w:rsid w:val="00545898"/>
    <w:rsid w:val="00545C2D"/>
    <w:rsid w:val="00545C79"/>
    <w:rsid w:val="005463E7"/>
    <w:rsid w:val="00546703"/>
    <w:rsid w:val="00546B51"/>
    <w:rsid w:val="00546FFA"/>
    <w:rsid w:val="005470F4"/>
    <w:rsid w:val="005471FF"/>
    <w:rsid w:val="00547480"/>
    <w:rsid w:val="0054767B"/>
    <w:rsid w:val="00547773"/>
    <w:rsid w:val="00547840"/>
    <w:rsid w:val="00547AEC"/>
    <w:rsid w:val="00547C9E"/>
    <w:rsid w:val="00547ED3"/>
    <w:rsid w:val="005501EE"/>
    <w:rsid w:val="00550344"/>
    <w:rsid w:val="00550935"/>
    <w:rsid w:val="005509ED"/>
    <w:rsid w:val="005518EB"/>
    <w:rsid w:val="00551A59"/>
    <w:rsid w:val="005525B1"/>
    <w:rsid w:val="005527CC"/>
    <w:rsid w:val="00552BAA"/>
    <w:rsid w:val="00553726"/>
    <w:rsid w:val="005539F5"/>
    <w:rsid w:val="00553B0C"/>
    <w:rsid w:val="005542F4"/>
    <w:rsid w:val="0055433C"/>
    <w:rsid w:val="00554464"/>
    <w:rsid w:val="005545E3"/>
    <w:rsid w:val="00554771"/>
    <w:rsid w:val="005547DF"/>
    <w:rsid w:val="005549C9"/>
    <w:rsid w:val="00554AA2"/>
    <w:rsid w:val="00554DAB"/>
    <w:rsid w:val="005550A2"/>
    <w:rsid w:val="0055546D"/>
    <w:rsid w:val="005556A8"/>
    <w:rsid w:val="00555926"/>
    <w:rsid w:val="00555A33"/>
    <w:rsid w:val="00555A80"/>
    <w:rsid w:val="00555D63"/>
    <w:rsid w:val="00555EE4"/>
    <w:rsid w:val="005561AF"/>
    <w:rsid w:val="0055685F"/>
    <w:rsid w:val="00556C3A"/>
    <w:rsid w:val="00556CA6"/>
    <w:rsid w:val="0055703B"/>
    <w:rsid w:val="005571FC"/>
    <w:rsid w:val="00557323"/>
    <w:rsid w:val="00557354"/>
    <w:rsid w:val="005575EA"/>
    <w:rsid w:val="0055797E"/>
    <w:rsid w:val="00557CF0"/>
    <w:rsid w:val="00560145"/>
    <w:rsid w:val="00560384"/>
    <w:rsid w:val="005603C3"/>
    <w:rsid w:val="005605AB"/>
    <w:rsid w:val="00560A19"/>
    <w:rsid w:val="005610C4"/>
    <w:rsid w:val="005614A1"/>
    <w:rsid w:val="0056179F"/>
    <w:rsid w:val="00561932"/>
    <w:rsid w:val="005619DB"/>
    <w:rsid w:val="00561FE0"/>
    <w:rsid w:val="005624E9"/>
    <w:rsid w:val="00562C4C"/>
    <w:rsid w:val="00562F5D"/>
    <w:rsid w:val="00563252"/>
    <w:rsid w:val="005632B7"/>
    <w:rsid w:val="00563562"/>
    <w:rsid w:val="00563991"/>
    <w:rsid w:val="00563F1C"/>
    <w:rsid w:val="005642B3"/>
    <w:rsid w:val="00564A94"/>
    <w:rsid w:val="00564D20"/>
    <w:rsid w:val="00564F42"/>
    <w:rsid w:val="00564FCE"/>
    <w:rsid w:val="00565058"/>
    <w:rsid w:val="0056512E"/>
    <w:rsid w:val="00565392"/>
    <w:rsid w:val="00565436"/>
    <w:rsid w:val="005655A7"/>
    <w:rsid w:val="005655D5"/>
    <w:rsid w:val="00565856"/>
    <w:rsid w:val="00565B96"/>
    <w:rsid w:val="00565F84"/>
    <w:rsid w:val="00566093"/>
    <w:rsid w:val="005666EC"/>
    <w:rsid w:val="00566E6F"/>
    <w:rsid w:val="00566FD8"/>
    <w:rsid w:val="0056706A"/>
    <w:rsid w:val="00567413"/>
    <w:rsid w:val="00567808"/>
    <w:rsid w:val="00567F68"/>
    <w:rsid w:val="00570BCB"/>
    <w:rsid w:val="00570DF9"/>
    <w:rsid w:val="00570E3C"/>
    <w:rsid w:val="00570F12"/>
    <w:rsid w:val="005713FE"/>
    <w:rsid w:val="00571C4F"/>
    <w:rsid w:val="00571D64"/>
    <w:rsid w:val="00571E56"/>
    <w:rsid w:val="00571E7B"/>
    <w:rsid w:val="0057201A"/>
    <w:rsid w:val="005721D0"/>
    <w:rsid w:val="0057252C"/>
    <w:rsid w:val="0057260B"/>
    <w:rsid w:val="0057265E"/>
    <w:rsid w:val="00572836"/>
    <w:rsid w:val="00572E6D"/>
    <w:rsid w:val="00573241"/>
    <w:rsid w:val="00573425"/>
    <w:rsid w:val="00573441"/>
    <w:rsid w:val="005734D7"/>
    <w:rsid w:val="005735A5"/>
    <w:rsid w:val="00573834"/>
    <w:rsid w:val="00573BBB"/>
    <w:rsid w:val="00573C2F"/>
    <w:rsid w:val="00573F41"/>
    <w:rsid w:val="00574B0B"/>
    <w:rsid w:val="00574D66"/>
    <w:rsid w:val="00575045"/>
    <w:rsid w:val="0057546A"/>
    <w:rsid w:val="00575794"/>
    <w:rsid w:val="0057627E"/>
    <w:rsid w:val="00576493"/>
    <w:rsid w:val="00576A65"/>
    <w:rsid w:val="00576B08"/>
    <w:rsid w:val="0057707B"/>
    <w:rsid w:val="005771DC"/>
    <w:rsid w:val="005772D8"/>
    <w:rsid w:val="0057743E"/>
    <w:rsid w:val="0057767F"/>
    <w:rsid w:val="00577DF7"/>
    <w:rsid w:val="0058031F"/>
    <w:rsid w:val="005803B3"/>
    <w:rsid w:val="005803B5"/>
    <w:rsid w:val="0058044D"/>
    <w:rsid w:val="0058083C"/>
    <w:rsid w:val="0058109F"/>
    <w:rsid w:val="0058122F"/>
    <w:rsid w:val="00581B36"/>
    <w:rsid w:val="00581B48"/>
    <w:rsid w:val="00581CEA"/>
    <w:rsid w:val="00581DDF"/>
    <w:rsid w:val="00582092"/>
    <w:rsid w:val="005820E7"/>
    <w:rsid w:val="00582206"/>
    <w:rsid w:val="00582A4C"/>
    <w:rsid w:val="00582ECE"/>
    <w:rsid w:val="00582EF6"/>
    <w:rsid w:val="00582FDD"/>
    <w:rsid w:val="0058305D"/>
    <w:rsid w:val="005830EA"/>
    <w:rsid w:val="0058372F"/>
    <w:rsid w:val="005839ED"/>
    <w:rsid w:val="00583D0C"/>
    <w:rsid w:val="00583FF9"/>
    <w:rsid w:val="00584178"/>
    <w:rsid w:val="00584230"/>
    <w:rsid w:val="00584286"/>
    <w:rsid w:val="0058430C"/>
    <w:rsid w:val="005845CF"/>
    <w:rsid w:val="00584C87"/>
    <w:rsid w:val="00584DAF"/>
    <w:rsid w:val="00584DDF"/>
    <w:rsid w:val="00584FEB"/>
    <w:rsid w:val="0058539A"/>
    <w:rsid w:val="0058541C"/>
    <w:rsid w:val="005855B7"/>
    <w:rsid w:val="00585821"/>
    <w:rsid w:val="005859CE"/>
    <w:rsid w:val="00585D4E"/>
    <w:rsid w:val="00585E98"/>
    <w:rsid w:val="00585FD4"/>
    <w:rsid w:val="005865A7"/>
    <w:rsid w:val="00586908"/>
    <w:rsid w:val="00586BDF"/>
    <w:rsid w:val="00586CEF"/>
    <w:rsid w:val="0058703D"/>
    <w:rsid w:val="0058711D"/>
    <w:rsid w:val="005876B6"/>
    <w:rsid w:val="005877A8"/>
    <w:rsid w:val="00587B9D"/>
    <w:rsid w:val="00587FC6"/>
    <w:rsid w:val="00590705"/>
    <w:rsid w:val="00590A72"/>
    <w:rsid w:val="00590AF1"/>
    <w:rsid w:val="00590C46"/>
    <w:rsid w:val="00591330"/>
    <w:rsid w:val="00591527"/>
    <w:rsid w:val="00591959"/>
    <w:rsid w:val="005919A2"/>
    <w:rsid w:val="00591B75"/>
    <w:rsid w:val="00591EE2"/>
    <w:rsid w:val="005920F2"/>
    <w:rsid w:val="00592344"/>
    <w:rsid w:val="00592483"/>
    <w:rsid w:val="0059253C"/>
    <w:rsid w:val="005928FC"/>
    <w:rsid w:val="00592BD9"/>
    <w:rsid w:val="00593280"/>
    <w:rsid w:val="00593838"/>
    <w:rsid w:val="00593AB2"/>
    <w:rsid w:val="00593DBC"/>
    <w:rsid w:val="00594693"/>
    <w:rsid w:val="00594C46"/>
    <w:rsid w:val="00594CA0"/>
    <w:rsid w:val="00594D3F"/>
    <w:rsid w:val="00594EBA"/>
    <w:rsid w:val="00595446"/>
    <w:rsid w:val="00595897"/>
    <w:rsid w:val="005958FA"/>
    <w:rsid w:val="005959B6"/>
    <w:rsid w:val="00595B6B"/>
    <w:rsid w:val="00595EF2"/>
    <w:rsid w:val="0059603E"/>
    <w:rsid w:val="00596220"/>
    <w:rsid w:val="005965C8"/>
    <w:rsid w:val="00596778"/>
    <w:rsid w:val="00596814"/>
    <w:rsid w:val="00596A63"/>
    <w:rsid w:val="00596DA2"/>
    <w:rsid w:val="00597032"/>
    <w:rsid w:val="00597D65"/>
    <w:rsid w:val="005A0128"/>
    <w:rsid w:val="005A0372"/>
    <w:rsid w:val="005A046D"/>
    <w:rsid w:val="005A048C"/>
    <w:rsid w:val="005A075C"/>
    <w:rsid w:val="005A0D30"/>
    <w:rsid w:val="005A10DA"/>
    <w:rsid w:val="005A15AD"/>
    <w:rsid w:val="005A1A4E"/>
    <w:rsid w:val="005A1FEB"/>
    <w:rsid w:val="005A20C2"/>
    <w:rsid w:val="005A2928"/>
    <w:rsid w:val="005A2C56"/>
    <w:rsid w:val="005A2D6D"/>
    <w:rsid w:val="005A2FB9"/>
    <w:rsid w:val="005A3170"/>
    <w:rsid w:val="005A325F"/>
    <w:rsid w:val="005A33F1"/>
    <w:rsid w:val="005A3407"/>
    <w:rsid w:val="005A35DC"/>
    <w:rsid w:val="005A3B27"/>
    <w:rsid w:val="005A42AE"/>
    <w:rsid w:val="005A42BD"/>
    <w:rsid w:val="005A44AE"/>
    <w:rsid w:val="005A4A03"/>
    <w:rsid w:val="005A4F35"/>
    <w:rsid w:val="005A5247"/>
    <w:rsid w:val="005A5290"/>
    <w:rsid w:val="005A53EB"/>
    <w:rsid w:val="005A575F"/>
    <w:rsid w:val="005A58BD"/>
    <w:rsid w:val="005A58E9"/>
    <w:rsid w:val="005A5AF7"/>
    <w:rsid w:val="005A5C08"/>
    <w:rsid w:val="005A5F97"/>
    <w:rsid w:val="005A64C7"/>
    <w:rsid w:val="005A65D8"/>
    <w:rsid w:val="005A6A75"/>
    <w:rsid w:val="005A6A8A"/>
    <w:rsid w:val="005A6B70"/>
    <w:rsid w:val="005A6BDB"/>
    <w:rsid w:val="005A6E4B"/>
    <w:rsid w:val="005A6E51"/>
    <w:rsid w:val="005A6E5D"/>
    <w:rsid w:val="005A7397"/>
    <w:rsid w:val="005A7597"/>
    <w:rsid w:val="005A77D5"/>
    <w:rsid w:val="005A78A5"/>
    <w:rsid w:val="005B0329"/>
    <w:rsid w:val="005B0564"/>
    <w:rsid w:val="005B0AF7"/>
    <w:rsid w:val="005B0D0F"/>
    <w:rsid w:val="005B0F8E"/>
    <w:rsid w:val="005B1008"/>
    <w:rsid w:val="005B16E8"/>
    <w:rsid w:val="005B19CE"/>
    <w:rsid w:val="005B1BF4"/>
    <w:rsid w:val="005B1C1E"/>
    <w:rsid w:val="005B1F4C"/>
    <w:rsid w:val="005B2701"/>
    <w:rsid w:val="005B2728"/>
    <w:rsid w:val="005B30B2"/>
    <w:rsid w:val="005B30F0"/>
    <w:rsid w:val="005B321C"/>
    <w:rsid w:val="005B3556"/>
    <w:rsid w:val="005B364F"/>
    <w:rsid w:val="005B3875"/>
    <w:rsid w:val="005B39BD"/>
    <w:rsid w:val="005B3A5D"/>
    <w:rsid w:val="005B3B7D"/>
    <w:rsid w:val="005B3C4F"/>
    <w:rsid w:val="005B3F1B"/>
    <w:rsid w:val="005B48C0"/>
    <w:rsid w:val="005B509B"/>
    <w:rsid w:val="005B51C5"/>
    <w:rsid w:val="005B57B9"/>
    <w:rsid w:val="005B58AD"/>
    <w:rsid w:val="005B5A9D"/>
    <w:rsid w:val="005B5AB7"/>
    <w:rsid w:val="005B5ADB"/>
    <w:rsid w:val="005B5BC4"/>
    <w:rsid w:val="005B64D3"/>
    <w:rsid w:val="005B6858"/>
    <w:rsid w:val="005B6902"/>
    <w:rsid w:val="005B6951"/>
    <w:rsid w:val="005B7080"/>
    <w:rsid w:val="005B709A"/>
    <w:rsid w:val="005B72A2"/>
    <w:rsid w:val="005B7654"/>
    <w:rsid w:val="005B7846"/>
    <w:rsid w:val="005B79AE"/>
    <w:rsid w:val="005B7AA3"/>
    <w:rsid w:val="005B7DE5"/>
    <w:rsid w:val="005C0DB5"/>
    <w:rsid w:val="005C135D"/>
    <w:rsid w:val="005C15A3"/>
    <w:rsid w:val="005C1880"/>
    <w:rsid w:val="005C190C"/>
    <w:rsid w:val="005C1D93"/>
    <w:rsid w:val="005C1DF3"/>
    <w:rsid w:val="005C1FEB"/>
    <w:rsid w:val="005C2261"/>
    <w:rsid w:val="005C23FE"/>
    <w:rsid w:val="005C2579"/>
    <w:rsid w:val="005C2AD6"/>
    <w:rsid w:val="005C2BB0"/>
    <w:rsid w:val="005C2D83"/>
    <w:rsid w:val="005C2EC8"/>
    <w:rsid w:val="005C2F8A"/>
    <w:rsid w:val="005C304D"/>
    <w:rsid w:val="005C394B"/>
    <w:rsid w:val="005C411E"/>
    <w:rsid w:val="005C46F5"/>
    <w:rsid w:val="005C4C90"/>
    <w:rsid w:val="005C4E4D"/>
    <w:rsid w:val="005C5531"/>
    <w:rsid w:val="005C5AFA"/>
    <w:rsid w:val="005C5F7A"/>
    <w:rsid w:val="005C6260"/>
    <w:rsid w:val="005C630D"/>
    <w:rsid w:val="005C632E"/>
    <w:rsid w:val="005C63E2"/>
    <w:rsid w:val="005C6460"/>
    <w:rsid w:val="005C66E8"/>
    <w:rsid w:val="005C6AAA"/>
    <w:rsid w:val="005C6ECA"/>
    <w:rsid w:val="005C7487"/>
    <w:rsid w:val="005C7853"/>
    <w:rsid w:val="005C7F4D"/>
    <w:rsid w:val="005D0087"/>
    <w:rsid w:val="005D07CE"/>
    <w:rsid w:val="005D0A20"/>
    <w:rsid w:val="005D0AD3"/>
    <w:rsid w:val="005D0BA0"/>
    <w:rsid w:val="005D1043"/>
    <w:rsid w:val="005D1059"/>
    <w:rsid w:val="005D146D"/>
    <w:rsid w:val="005D1524"/>
    <w:rsid w:val="005D179A"/>
    <w:rsid w:val="005D1D92"/>
    <w:rsid w:val="005D20B4"/>
    <w:rsid w:val="005D213B"/>
    <w:rsid w:val="005D2175"/>
    <w:rsid w:val="005D2200"/>
    <w:rsid w:val="005D2228"/>
    <w:rsid w:val="005D26C0"/>
    <w:rsid w:val="005D2917"/>
    <w:rsid w:val="005D29D7"/>
    <w:rsid w:val="005D2C84"/>
    <w:rsid w:val="005D2D60"/>
    <w:rsid w:val="005D2E21"/>
    <w:rsid w:val="005D3210"/>
    <w:rsid w:val="005D3A6F"/>
    <w:rsid w:val="005D3AC2"/>
    <w:rsid w:val="005D3C89"/>
    <w:rsid w:val="005D3DA7"/>
    <w:rsid w:val="005D43FD"/>
    <w:rsid w:val="005D4507"/>
    <w:rsid w:val="005D5803"/>
    <w:rsid w:val="005D5AA4"/>
    <w:rsid w:val="005D602D"/>
    <w:rsid w:val="005D6402"/>
    <w:rsid w:val="005D673D"/>
    <w:rsid w:val="005D6E66"/>
    <w:rsid w:val="005D78CB"/>
    <w:rsid w:val="005D7D9D"/>
    <w:rsid w:val="005E02A3"/>
    <w:rsid w:val="005E0328"/>
    <w:rsid w:val="005E032E"/>
    <w:rsid w:val="005E0331"/>
    <w:rsid w:val="005E04D5"/>
    <w:rsid w:val="005E0D28"/>
    <w:rsid w:val="005E108B"/>
    <w:rsid w:val="005E152F"/>
    <w:rsid w:val="005E1585"/>
    <w:rsid w:val="005E1CA7"/>
    <w:rsid w:val="005E2171"/>
    <w:rsid w:val="005E2627"/>
    <w:rsid w:val="005E2AE0"/>
    <w:rsid w:val="005E2C28"/>
    <w:rsid w:val="005E2D07"/>
    <w:rsid w:val="005E2D82"/>
    <w:rsid w:val="005E300B"/>
    <w:rsid w:val="005E3108"/>
    <w:rsid w:val="005E3612"/>
    <w:rsid w:val="005E3EF2"/>
    <w:rsid w:val="005E40EA"/>
    <w:rsid w:val="005E41DE"/>
    <w:rsid w:val="005E43D1"/>
    <w:rsid w:val="005E44D1"/>
    <w:rsid w:val="005E4526"/>
    <w:rsid w:val="005E4826"/>
    <w:rsid w:val="005E4E8B"/>
    <w:rsid w:val="005E5217"/>
    <w:rsid w:val="005E59BB"/>
    <w:rsid w:val="005E5D1C"/>
    <w:rsid w:val="005E5E36"/>
    <w:rsid w:val="005E62AE"/>
    <w:rsid w:val="005E64E3"/>
    <w:rsid w:val="005E672E"/>
    <w:rsid w:val="005E675A"/>
    <w:rsid w:val="005E69F9"/>
    <w:rsid w:val="005E6B87"/>
    <w:rsid w:val="005E6C04"/>
    <w:rsid w:val="005E6C63"/>
    <w:rsid w:val="005E6E41"/>
    <w:rsid w:val="005E723A"/>
    <w:rsid w:val="005E72BB"/>
    <w:rsid w:val="005E7620"/>
    <w:rsid w:val="005E7A91"/>
    <w:rsid w:val="005E7ADB"/>
    <w:rsid w:val="005E7C21"/>
    <w:rsid w:val="005E7E2B"/>
    <w:rsid w:val="005E7EA7"/>
    <w:rsid w:val="005F0002"/>
    <w:rsid w:val="005F013E"/>
    <w:rsid w:val="005F03C6"/>
    <w:rsid w:val="005F08E8"/>
    <w:rsid w:val="005F0962"/>
    <w:rsid w:val="005F09BB"/>
    <w:rsid w:val="005F0B66"/>
    <w:rsid w:val="005F0C51"/>
    <w:rsid w:val="005F0D54"/>
    <w:rsid w:val="005F0E3D"/>
    <w:rsid w:val="005F0E64"/>
    <w:rsid w:val="005F19DB"/>
    <w:rsid w:val="005F1B17"/>
    <w:rsid w:val="005F1C17"/>
    <w:rsid w:val="005F1D13"/>
    <w:rsid w:val="005F2431"/>
    <w:rsid w:val="005F24E6"/>
    <w:rsid w:val="005F266F"/>
    <w:rsid w:val="005F26EB"/>
    <w:rsid w:val="005F2BAD"/>
    <w:rsid w:val="005F2C63"/>
    <w:rsid w:val="005F35BE"/>
    <w:rsid w:val="005F3618"/>
    <w:rsid w:val="005F37AB"/>
    <w:rsid w:val="005F37D3"/>
    <w:rsid w:val="005F3BDD"/>
    <w:rsid w:val="005F41B5"/>
    <w:rsid w:val="005F4420"/>
    <w:rsid w:val="005F46D7"/>
    <w:rsid w:val="005F49DE"/>
    <w:rsid w:val="005F4EC0"/>
    <w:rsid w:val="005F4FA4"/>
    <w:rsid w:val="005F5387"/>
    <w:rsid w:val="005F551C"/>
    <w:rsid w:val="005F58C6"/>
    <w:rsid w:val="005F5AD9"/>
    <w:rsid w:val="005F5D7F"/>
    <w:rsid w:val="005F5FC9"/>
    <w:rsid w:val="005F603E"/>
    <w:rsid w:val="005F62D1"/>
    <w:rsid w:val="005F63CC"/>
    <w:rsid w:val="005F6932"/>
    <w:rsid w:val="005F6D85"/>
    <w:rsid w:val="005F6DD3"/>
    <w:rsid w:val="005F72E8"/>
    <w:rsid w:val="005F7519"/>
    <w:rsid w:val="005F76A7"/>
    <w:rsid w:val="005F784C"/>
    <w:rsid w:val="005F7A10"/>
    <w:rsid w:val="005F7E95"/>
    <w:rsid w:val="005F7ED3"/>
    <w:rsid w:val="0060008E"/>
    <w:rsid w:val="006001AB"/>
    <w:rsid w:val="006006A5"/>
    <w:rsid w:val="00600979"/>
    <w:rsid w:val="006009D3"/>
    <w:rsid w:val="00600AE4"/>
    <w:rsid w:val="00600B77"/>
    <w:rsid w:val="00600BD7"/>
    <w:rsid w:val="00600D18"/>
    <w:rsid w:val="00600EEF"/>
    <w:rsid w:val="00600F10"/>
    <w:rsid w:val="006011FC"/>
    <w:rsid w:val="006014E7"/>
    <w:rsid w:val="0060189A"/>
    <w:rsid w:val="00601A1C"/>
    <w:rsid w:val="00601C19"/>
    <w:rsid w:val="00602280"/>
    <w:rsid w:val="00602A28"/>
    <w:rsid w:val="00602F7F"/>
    <w:rsid w:val="0060300F"/>
    <w:rsid w:val="00603611"/>
    <w:rsid w:val="006036C9"/>
    <w:rsid w:val="0060399C"/>
    <w:rsid w:val="00604268"/>
    <w:rsid w:val="00604383"/>
    <w:rsid w:val="00604389"/>
    <w:rsid w:val="006048DA"/>
    <w:rsid w:val="00604946"/>
    <w:rsid w:val="00604AE1"/>
    <w:rsid w:val="00604B4A"/>
    <w:rsid w:val="0060518F"/>
    <w:rsid w:val="006052B5"/>
    <w:rsid w:val="0060534B"/>
    <w:rsid w:val="00605841"/>
    <w:rsid w:val="006059BA"/>
    <w:rsid w:val="006059DC"/>
    <w:rsid w:val="00605A46"/>
    <w:rsid w:val="00605A6C"/>
    <w:rsid w:val="00605AD8"/>
    <w:rsid w:val="00605D3D"/>
    <w:rsid w:val="00605F09"/>
    <w:rsid w:val="00605F41"/>
    <w:rsid w:val="006063AE"/>
    <w:rsid w:val="00606D56"/>
    <w:rsid w:val="00606EB2"/>
    <w:rsid w:val="006071D7"/>
    <w:rsid w:val="00607253"/>
    <w:rsid w:val="006074E3"/>
    <w:rsid w:val="006076D9"/>
    <w:rsid w:val="0060787A"/>
    <w:rsid w:val="006102C7"/>
    <w:rsid w:val="006102EF"/>
    <w:rsid w:val="00610353"/>
    <w:rsid w:val="00610604"/>
    <w:rsid w:val="0061066D"/>
    <w:rsid w:val="00611043"/>
    <w:rsid w:val="0061119E"/>
    <w:rsid w:val="0061121C"/>
    <w:rsid w:val="006115AA"/>
    <w:rsid w:val="006117D5"/>
    <w:rsid w:val="00611D58"/>
    <w:rsid w:val="00612084"/>
    <w:rsid w:val="0061210D"/>
    <w:rsid w:val="006121BA"/>
    <w:rsid w:val="00612326"/>
    <w:rsid w:val="006123E4"/>
    <w:rsid w:val="00612461"/>
    <w:rsid w:val="00612A6A"/>
    <w:rsid w:val="00612BA2"/>
    <w:rsid w:val="006133D0"/>
    <w:rsid w:val="006134A2"/>
    <w:rsid w:val="00613657"/>
    <w:rsid w:val="006136C4"/>
    <w:rsid w:val="00613803"/>
    <w:rsid w:val="00613EE9"/>
    <w:rsid w:val="00613F56"/>
    <w:rsid w:val="00613F9F"/>
    <w:rsid w:val="00614416"/>
    <w:rsid w:val="00614596"/>
    <w:rsid w:val="00614604"/>
    <w:rsid w:val="006148CB"/>
    <w:rsid w:val="00614AFD"/>
    <w:rsid w:val="00614B81"/>
    <w:rsid w:val="00614C00"/>
    <w:rsid w:val="00614E07"/>
    <w:rsid w:val="006152CF"/>
    <w:rsid w:val="00615338"/>
    <w:rsid w:val="0061572A"/>
    <w:rsid w:val="00615A0B"/>
    <w:rsid w:val="00615CD3"/>
    <w:rsid w:val="00615D6B"/>
    <w:rsid w:val="00615D9E"/>
    <w:rsid w:val="00615EC2"/>
    <w:rsid w:val="0061607D"/>
    <w:rsid w:val="00616099"/>
    <w:rsid w:val="006160F3"/>
    <w:rsid w:val="00616106"/>
    <w:rsid w:val="00616355"/>
    <w:rsid w:val="006163B4"/>
    <w:rsid w:val="006165B9"/>
    <w:rsid w:val="006165F9"/>
    <w:rsid w:val="006168E7"/>
    <w:rsid w:val="00617180"/>
    <w:rsid w:val="0061731E"/>
    <w:rsid w:val="0061743A"/>
    <w:rsid w:val="006177BE"/>
    <w:rsid w:val="0061791A"/>
    <w:rsid w:val="00617B01"/>
    <w:rsid w:val="00617DF6"/>
    <w:rsid w:val="00617F0C"/>
    <w:rsid w:val="00617FC4"/>
    <w:rsid w:val="0062008C"/>
    <w:rsid w:val="00620A63"/>
    <w:rsid w:val="00620DCE"/>
    <w:rsid w:val="006215DB"/>
    <w:rsid w:val="00621610"/>
    <w:rsid w:val="00621BB2"/>
    <w:rsid w:val="00621E72"/>
    <w:rsid w:val="00621EA6"/>
    <w:rsid w:val="00622A18"/>
    <w:rsid w:val="00622B7A"/>
    <w:rsid w:val="006230C0"/>
    <w:rsid w:val="0062333C"/>
    <w:rsid w:val="006234A5"/>
    <w:rsid w:val="006237B3"/>
    <w:rsid w:val="006239EB"/>
    <w:rsid w:val="00623CE7"/>
    <w:rsid w:val="00623D5C"/>
    <w:rsid w:val="00624331"/>
    <w:rsid w:val="00624778"/>
    <w:rsid w:val="00625122"/>
    <w:rsid w:val="00625263"/>
    <w:rsid w:val="00625622"/>
    <w:rsid w:val="006260C1"/>
    <w:rsid w:val="006262D4"/>
    <w:rsid w:val="0062632C"/>
    <w:rsid w:val="00626407"/>
    <w:rsid w:val="006264B1"/>
    <w:rsid w:val="006264C7"/>
    <w:rsid w:val="006265E8"/>
    <w:rsid w:val="0062667F"/>
    <w:rsid w:val="006269B8"/>
    <w:rsid w:val="00626E66"/>
    <w:rsid w:val="00626F90"/>
    <w:rsid w:val="006272CA"/>
    <w:rsid w:val="00627484"/>
    <w:rsid w:val="006276D1"/>
    <w:rsid w:val="00627C5B"/>
    <w:rsid w:val="00627ED6"/>
    <w:rsid w:val="00627F81"/>
    <w:rsid w:val="006302DB"/>
    <w:rsid w:val="00630641"/>
    <w:rsid w:val="00630CF0"/>
    <w:rsid w:val="006314A0"/>
    <w:rsid w:val="00631562"/>
    <w:rsid w:val="0063163E"/>
    <w:rsid w:val="00631C27"/>
    <w:rsid w:val="00631D60"/>
    <w:rsid w:val="00631DB0"/>
    <w:rsid w:val="00631E2C"/>
    <w:rsid w:val="00631F2E"/>
    <w:rsid w:val="00632223"/>
    <w:rsid w:val="0063267F"/>
    <w:rsid w:val="00632AE6"/>
    <w:rsid w:val="00632C4E"/>
    <w:rsid w:val="00632F9C"/>
    <w:rsid w:val="00633337"/>
    <w:rsid w:val="00633B55"/>
    <w:rsid w:val="00633D50"/>
    <w:rsid w:val="00633FFE"/>
    <w:rsid w:val="0063408F"/>
    <w:rsid w:val="006341DD"/>
    <w:rsid w:val="006341FF"/>
    <w:rsid w:val="00634697"/>
    <w:rsid w:val="006349D4"/>
    <w:rsid w:val="00634B23"/>
    <w:rsid w:val="00634C26"/>
    <w:rsid w:val="00634FFB"/>
    <w:rsid w:val="00635266"/>
    <w:rsid w:val="00635707"/>
    <w:rsid w:val="006359ED"/>
    <w:rsid w:val="00635A14"/>
    <w:rsid w:val="00635E27"/>
    <w:rsid w:val="00635F7A"/>
    <w:rsid w:val="00636180"/>
    <w:rsid w:val="006365A6"/>
    <w:rsid w:val="006369C8"/>
    <w:rsid w:val="00636BCB"/>
    <w:rsid w:val="00636DF0"/>
    <w:rsid w:val="00637015"/>
    <w:rsid w:val="006373D8"/>
    <w:rsid w:val="006375B4"/>
    <w:rsid w:val="00637752"/>
    <w:rsid w:val="0063780E"/>
    <w:rsid w:val="00637AE2"/>
    <w:rsid w:val="00637F45"/>
    <w:rsid w:val="006400FB"/>
    <w:rsid w:val="0064034D"/>
    <w:rsid w:val="006405C7"/>
    <w:rsid w:val="006406FC"/>
    <w:rsid w:val="00640817"/>
    <w:rsid w:val="0064141D"/>
    <w:rsid w:val="00641524"/>
    <w:rsid w:val="0064152E"/>
    <w:rsid w:val="00641600"/>
    <w:rsid w:val="00641A9A"/>
    <w:rsid w:val="00641C99"/>
    <w:rsid w:val="00641FAA"/>
    <w:rsid w:val="0064212C"/>
    <w:rsid w:val="006422FE"/>
    <w:rsid w:val="00642ADB"/>
    <w:rsid w:val="00642C9E"/>
    <w:rsid w:val="00642F6A"/>
    <w:rsid w:val="00643360"/>
    <w:rsid w:val="0064386B"/>
    <w:rsid w:val="00643C83"/>
    <w:rsid w:val="00643CB5"/>
    <w:rsid w:val="00643E41"/>
    <w:rsid w:val="00643FE8"/>
    <w:rsid w:val="006441F2"/>
    <w:rsid w:val="00644212"/>
    <w:rsid w:val="00644AC3"/>
    <w:rsid w:val="00644CB9"/>
    <w:rsid w:val="00645062"/>
    <w:rsid w:val="0064559E"/>
    <w:rsid w:val="00645A44"/>
    <w:rsid w:val="00645AAF"/>
    <w:rsid w:val="00645CF0"/>
    <w:rsid w:val="00646073"/>
    <w:rsid w:val="006462AF"/>
    <w:rsid w:val="0064638F"/>
    <w:rsid w:val="006464D5"/>
    <w:rsid w:val="00646505"/>
    <w:rsid w:val="00646ACB"/>
    <w:rsid w:val="00646E41"/>
    <w:rsid w:val="00646EC9"/>
    <w:rsid w:val="00647183"/>
    <w:rsid w:val="00647477"/>
    <w:rsid w:val="0064754A"/>
    <w:rsid w:val="006477C7"/>
    <w:rsid w:val="0064798F"/>
    <w:rsid w:val="00647AA2"/>
    <w:rsid w:val="00647C61"/>
    <w:rsid w:val="00647D2C"/>
    <w:rsid w:val="006505AC"/>
    <w:rsid w:val="00650668"/>
    <w:rsid w:val="00650C66"/>
    <w:rsid w:val="00650F52"/>
    <w:rsid w:val="00651136"/>
    <w:rsid w:val="00651D88"/>
    <w:rsid w:val="00652926"/>
    <w:rsid w:val="00653059"/>
    <w:rsid w:val="006536A0"/>
    <w:rsid w:val="006537B6"/>
    <w:rsid w:val="00653D24"/>
    <w:rsid w:val="00653FEF"/>
    <w:rsid w:val="0065401C"/>
    <w:rsid w:val="00654215"/>
    <w:rsid w:val="00654322"/>
    <w:rsid w:val="00654601"/>
    <w:rsid w:val="006546AB"/>
    <w:rsid w:val="00654B6B"/>
    <w:rsid w:val="00654C3F"/>
    <w:rsid w:val="00654CA4"/>
    <w:rsid w:val="006559EE"/>
    <w:rsid w:val="00655AED"/>
    <w:rsid w:val="00655B1B"/>
    <w:rsid w:val="00655D34"/>
    <w:rsid w:val="00655E1A"/>
    <w:rsid w:val="00655F3D"/>
    <w:rsid w:val="0065608A"/>
    <w:rsid w:val="00656B6F"/>
    <w:rsid w:val="00656BB1"/>
    <w:rsid w:val="00657095"/>
    <w:rsid w:val="006571EE"/>
    <w:rsid w:val="006575F3"/>
    <w:rsid w:val="00657C3C"/>
    <w:rsid w:val="0066000E"/>
    <w:rsid w:val="00660DF0"/>
    <w:rsid w:val="00660EDE"/>
    <w:rsid w:val="00661251"/>
    <w:rsid w:val="00661261"/>
    <w:rsid w:val="00661484"/>
    <w:rsid w:val="0066167E"/>
    <w:rsid w:val="00661D1D"/>
    <w:rsid w:val="0066240A"/>
    <w:rsid w:val="006625B8"/>
    <w:rsid w:val="00662BA8"/>
    <w:rsid w:val="00662F28"/>
    <w:rsid w:val="006634D1"/>
    <w:rsid w:val="0066385F"/>
    <w:rsid w:val="00663A24"/>
    <w:rsid w:val="00664008"/>
    <w:rsid w:val="0066404D"/>
    <w:rsid w:val="0066415A"/>
    <w:rsid w:val="006641E5"/>
    <w:rsid w:val="00664445"/>
    <w:rsid w:val="0066489E"/>
    <w:rsid w:val="0066491A"/>
    <w:rsid w:val="0066493A"/>
    <w:rsid w:val="00664A35"/>
    <w:rsid w:val="00664FE2"/>
    <w:rsid w:val="006658A6"/>
    <w:rsid w:val="006658B5"/>
    <w:rsid w:val="006658E4"/>
    <w:rsid w:val="00665C83"/>
    <w:rsid w:val="0066609B"/>
    <w:rsid w:val="00666113"/>
    <w:rsid w:val="00666246"/>
    <w:rsid w:val="0066628A"/>
    <w:rsid w:val="0066667F"/>
    <w:rsid w:val="00666F7C"/>
    <w:rsid w:val="00667125"/>
    <w:rsid w:val="006672EB"/>
    <w:rsid w:val="006675F9"/>
    <w:rsid w:val="00667883"/>
    <w:rsid w:val="0066795D"/>
    <w:rsid w:val="00667CF6"/>
    <w:rsid w:val="006701EF"/>
    <w:rsid w:val="006706DF"/>
    <w:rsid w:val="00670B66"/>
    <w:rsid w:val="00670BDF"/>
    <w:rsid w:val="00670E65"/>
    <w:rsid w:val="00670F69"/>
    <w:rsid w:val="00671A5D"/>
    <w:rsid w:val="00671B64"/>
    <w:rsid w:val="00671C8D"/>
    <w:rsid w:val="00671CAE"/>
    <w:rsid w:val="00671EEC"/>
    <w:rsid w:val="006722EB"/>
    <w:rsid w:val="00672574"/>
    <w:rsid w:val="006725A3"/>
    <w:rsid w:val="0067276D"/>
    <w:rsid w:val="00672A94"/>
    <w:rsid w:val="006731A8"/>
    <w:rsid w:val="006733CA"/>
    <w:rsid w:val="00673855"/>
    <w:rsid w:val="00674288"/>
    <w:rsid w:val="006744AE"/>
    <w:rsid w:val="006748B9"/>
    <w:rsid w:val="006749AC"/>
    <w:rsid w:val="00674A53"/>
    <w:rsid w:val="00674E25"/>
    <w:rsid w:val="00674F10"/>
    <w:rsid w:val="0067502F"/>
    <w:rsid w:val="00675CF7"/>
    <w:rsid w:val="00676349"/>
    <w:rsid w:val="006763DE"/>
    <w:rsid w:val="00676503"/>
    <w:rsid w:val="006767FB"/>
    <w:rsid w:val="00676977"/>
    <w:rsid w:val="00676D91"/>
    <w:rsid w:val="00676E0B"/>
    <w:rsid w:val="0067709A"/>
    <w:rsid w:val="00677256"/>
    <w:rsid w:val="006774A3"/>
    <w:rsid w:val="006775C0"/>
    <w:rsid w:val="00677B1F"/>
    <w:rsid w:val="00677FD0"/>
    <w:rsid w:val="00677FF7"/>
    <w:rsid w:val="0068004F"/>
    <w:rsid w:val="00680692"/>
    <w:rsid w:val="006809FE"/>
    <w:rsid w:val="00680D61"/>
    <w:rsid w:val="00680DE7"/>
    <w:rsid w:val="00681003"/>
    <w:rsid w:val="0068115B"/>
    <w:rsid w:val="006812FB"/>
    <w:rsid w:val="006817AD"/>
    <w:rsid w:val="00681A66"/>
    <w:rsid w:val="00681B32"/>
    <w:rsid w:val="00681E2E"/>
    <w:rsid w:val="0068248F"/>
    <w:rsid w:val="00682A38"/>
    <w:rsid w:val="00683066"/>
    <w:rsid w:val="00683077"/>
    <w:rsid w:val="006832D9"/>
    <w:rsid w:val="00683649"/>
    <w:rsid w:val="006838A9"/>
    <w:rsid w:val="006839D6"/>
    <w:rsid w:val="00683B4C"/>
    <w:rsid w:val="00683B7B"/>
    <w:rsid w:val="00683BBD"/>
    <w:rsid w:val="006841EA"/>
    <w:rsid w:val="0068421B"/>
    <w:rsid w:val="0068461A"/>
    <w:rsid w:val="00684C25"/>
    <w:rsid w:val="00684C86"/>
    <w:rsid w:val="00684CA1"/>
    <w:rsid w:val="00684CD5"/>
    <w:rsid w:val="00685057"/>
    <w:rsid w:val="00685223"/>
    <w:rsid w:val="0068555F"/>
    <w:rsid w:val="00685A98"/>
    <w:rsid w:val="00685B2B"/>
    <w:rsid w:val="00685D7E"/>
    <w:rsid w:val="00685F21"/>
    <w:rsid w:val="00685F5E"/>
    <w:rsid w:val="00686214"/>
    <w:rsid w:val="00686231"/>
    <w:rsid w:val="0068630F"/>
    <w:rsid w:val="00686336"/>
    <w:rsid w:val="00686700"/>
    <w:rsid w:val="0068701B"/>
    <w:rsid w:val="006872B1"/>
    <w:rsid w:val="00687CEC"/>
    <w:rsid w:val="00690355"/>
    <w:rsid w:val="00690769"/>
    <w:rsid w:val="00690AE2"/>
    <w:rsid w:val="00690B7D"/>
    <w:rsid w:val="00690EFB"/>
    <w:rsid w:val="006911AC"/>
    <w:rsid w:val="006913C7"/>
    <w:rsid w:val="006914EF"/>
    <w:rsid w:val="006917DD"/>
    <w:rsid w:val="00691BC7"/>
    <w:rsid w:val="00691F65"/>
    <w:rsid w:val="00692663"/>
    <w:rsid w:val="00692742"/>
    <w:rsid w:val="006927EE"/>
    <w:rsid w:val="00693212"/>
    <w:rsid w:val="00693310"/>
    <w:rsid w:val="00693D78"/>
    <w:rsid w:val="00693EC8"/>
    <w:rsid w:val="00693F47"/>
    <w:rsid w:val="00693F89"/>
    <w:rsid w:val="00694059"/>
    <w:rsid w:val="006940D6"/>
    <w:rsid w:val="00694318"/>
    <w:rsid w:val="0069457D"/>
    <w:rsid w:val="006946D9"/>
    <w:rsid w:val="006949E7"/>
    <w:rsid w:val="00694B11"/>
    <w:rsid w:val="00694CAA"/>
    <w:rsid w:val="00694CCE"/>
    <w:rsid w:val="00694EAA"/>
    <w:rsid w:val="0069516D"/>
    <w:rsid w:val="00695458"/>
    <w:rsid w:val="00695602"/>
    <w:rsid w:val="00695BCC"/>
    <w:rsid w:val="00695C81"/>
    <w:rsid w:val="00696394"/>
    <w:rsid w:val="00696BB5"/>
    <w:rsid w:val="00697345"/>
    <w:rsid w:val="006979F3"/>
    <w:rsid w:val="00697A66"/>
    <w:rsid w:val="006A0088"/>
    <w:rsid w:val="006A02D0"/>
    <w:rsid w:val="006A04BB"/>
    <w:rsid w:val="006A05B1"/>
    <w:rsid w:val="006A0869"/>
    <w:rsid w:val="006A0A57"/>
    <w:rsid w:val="006A0B6A"/>
    <w:rsid w:val="006A0E79"/>
    <w:rsid w:val="006A0FB3"/>
    <w:rsid w:val="006A118F"/>
    <w:rsid w:val="006A122D"/>
    <w:rsid w:val="006A2030"/>
    <w:rsid w:val="006A2052"/>
    <w:rsid w:val="006A2408"/>
    <w:rsid w:val="006A25AC"/>
    <w:rsid w:val="006A2604"/>
    <w:rsid w:val="006A292B"/>
    <w:rsid w:val="006A2B49"/>
    <w:rsid w:val="006A2CFD"/>
    <w:rsid w:val="006A2F7D"/>
    <w:rsid w:val="006A3201"/>
    <w:rsid w:val="006A32D2"/>
    <w:rsid w:val="006A3DE8"/>
    <w:rsid w:val="006A45D0"/>
    <w:rsid w:val="006A45F2"/>
    <w:rsid w:val="006A470C"/>
    <w:rsid w:val="006A4B6A"/>
    <w:rsid w:val="006A4DE7"/>
    <w:rsid w:val="006A5031"/>
    <w:rsid w:val="006A505B"/>
    <w:rsid w:val="006A51C6"/>
    <w:rsid w:val="006A57B7"/>
    <w:rsid w:val="006A57C3"/>
    <w:rsid w:val="006A5C5E"/>
    <w:rsid w:val="006A5E04"/>
    <w:rsid w:val="006A6740"/>
    <w:rsid w:val="006A6775"/>
    <w:rsid w:val="006A6A64"/>
    <w:rsid w:val="006A6AC6"/>
    <w:rsid w:val="006A6BC3"/>
    <w:rsid w:val="006A6C5F"/>
    <w:rsid w:val="006A70BC"/>
    <w:rsid w:val="006A7192"/>
    <w:rsid w:val="006B0390"/>
    <w:rsid w:val="006B04B0"/>
    <w:rsid w:val="006B0596"/>
    <w:rsid w:val="006B06AE"/>
    <w:rsid w:val="006B07B1"/>
    <w:rsid w:val="006B081B"/>
    <w:rsid w:val="006B0E77"/>
    <w:rsid w:val="006B0FDD"/>
    <w:rsid w:val="006B16CC"/>
    <w:rsid w:val="006B1DE9"/>
    <w:rsid w:val="006B1EDD"/>
    <w:rsid w:val="006B20EC"/>
    <w:rsid w:val="006B21D5"/>
    <w:rsid w:val="006B2582"/>
    <w:rsid w:val="006B26EF"/>
    <w:rsid w:val="006B2741"/>
    <w:rsid w:val="006B2EB7"/>
    <w:rsid w:val="006B326B"/>
    <w:rsid w:val="006B36CC"/>
    <w:rsid w:val="006B37C4"/>
    <w:rsid w:val="006B3F30"/>
    <w:rsid w:val="006B46C7"/>
    <w:rsid w:val="006B49AC"/>
    <w:rsid w:val="006B4D85"/>
    <w:rsid w:val="006B536D"/>
    <w:rsid w:val="006B546A"/>
    <w:rsid w:val="006B58D9"/>
    <w:rsid w:val="006B5A26"/>
    <w:rsid w:val="006B5B9C"/>
    <w:rsid w:val="006B5BCA"/>
    <w:rsid w:val="006B669D"/>
    <w:rsid w:val="006B6A80"/>
    <w:rsid w:val="006B6CC4"/>
    <w:rsid w:val="006B6E18"/>
    <w:rsid w:val="006B7065"/>
    <w:rsid w:val="006B7436"/>
    <w:rsid w:val="006B7563"/>
    <w:rsid w:val="006B785E"/>
    <w:rsid w:val="006B790A"/>
    <w:rsid w:val="006B7AD9"/>
    <w:rsid w:val="006B7B7E"/>
    <w:rsid w:val="006C00DA"/>
    <w:rsid w:val="006C0706"/>
    <w:rsid w:val="006C083D"/>
    <w:rsid w:val="006C0A06"/>
    <w:rsid w:val="006C0B4A"/>
    <w:rsid w:val="006C0BB9"/>
    <w:rsid w:val="006C110C"/>
    <w:rsid w:val="006C1327"/>
    <w:rsid w:val="006C15B0"/>
    <w:rsid w:val="006C15C8"/>
    <w:rsid w:val="006C1C91"/>
    <w:rsid w:val="006C1D70"/>
    <w:rsid w:val="006C1EB7"/>
    <w:rsid w:val="006C1F54"/>
    <w:rsid w:val="006C22B8"/>
    <w:rsid w:val="006C23A9"/>
    <w:rsid w:val="006C2785"/>
    <w:rsid w:val="006C27AF"/>
    <w:rsid w:val="006C27C9"/>
    <w:rsid w:val="006C2800"/>
    <w:rsid w:val="006C2B4C"/>
    <w:rsid w:val="006C2C34"/>
    <w:rsid w:val="006C2D15"/>
    <w:rsid w:val="006C321A"/>
    <w:rsid w:val="006C33D0"/>
    <w:rsid w:val="006C35DB"/>
    <w:rsid w:val="006C3A78"/>
    <w:rsid w:val="006C3DEF"/>
    <w:rsid w:val="006C3DF3"/>
    <w:rsid w:val="006C4988"/>
    <w:rsid w:val="006C4A05"/>
    <w:rsid w:val="006C50BE"/>
    <w:rsid w:val="006C52AD"/>
    <w:rsid w:val="006C596D"/>
    <w:rsid w:val="006C5BA9"/>
    <w:rsid w:val="006C5D2B"/>
    <w:rsid w:val="006C631B"/>
    <w:rsid w:val="006C63FD"/>
    <w:rsid w:val="006C6477"/>
    <w:rsid w:val="006C6667"/>
    <w:rsid w:val="006C6895"/>
    <w:rsid w:val="006C693C"/>
    <w:rsid w:val="006C69AA"/>
    <w:rsid w:val="006C713E"/>
    <w:rsid w:val="006C76DE"/>
    <w:rsid w:val="006C7E1D"/>
    <w:rsid w:val="006C7E52"/>
    <w:rsid w:val="006D009C"/>
    <w:rsid w:val="006D0320"/>
    <w:rsid w:val="006D0801"/>
    <w:rsid w:val="006D0920"/>
    <w:rsid w:val="006D0F0B"/>
    <w:rsid w:val="006D107D"/>
    <w:rsid w:val="006D1428"/>
    <w:rsid w:val="006D15D9"/>
    <w:rsid w:val="006D18EE"/>
    <w:rsid w:val="006D20EA"/>
    <w:rsid w:val="006D2D39"/>
    <w:rsid w:val="006D2EF9"/>
    <w:rsid w:val="006D3011"/>
    <w:rsid w:val="006D370F"/>
    <w:rsid w:val="006D3953"/>
    <w:rsid w:val="006D3965"/>
    <w:rsid w:val="006D3AA3"/>
    <w:rsid w:val="006D3DE4"/>
    <w:rsid w:val="006D435A"/>
    <w:rsid w:val="006D4597"/>
    <w:rsid w:val="006D4A11"/>
    <w:rsid w:val="006D4CD0"/>
    <w:rsid w:val="006D4CF2"/>
    <w:rsid w:val="006D53CD"/>
    <w:rsid w:val="006D541C"/>
    <w:rsid w:val="006D57E1"/>
    <w:rsid w:val="006D5862"/>
    <w:rsid w:val="006D5C54"/>
    <w:rsid w:val="006D5EA6"/>
    <w:rsid w:val="006D6079"/>
    <w:rsid w:val="006D6276"/>
    <w:rsid w:val="006D6603"/>
    <w:rsid w:val="006D6787"/>
    <w:rsid w:val="006D6B61"/>
    <w:rsid w:val="006D6D78"/>
    <w:rsid w:val="006D6FD1"/>
    <w:rsid w:val="006D7170"/>
    <w:rsid w:val="006D71E6"/>
    <w:rsid w:val="006D749D"/>
    <w:rsid w:val="006D7623"/>
    <w:rsid w:val="006D79BD"/>
    <w:rsid w:val="006D7D33"/>
    <w:rsid w:val="006E01F7"/>
    <w:rsid w:val="006E03E2"/>
    <w:rsid w:val="006E0A8F"/>
    <w:rsid w:val="006E0E29"/>
    <w:rsid w:val="006E0EF3"/>
    <w:rsid w:val="006E112A"/>
    <w:rsid w:val="006E1BE6"/>
    <w:rsid w:val="006E1D8A"/>
    <w:rsid w:val="006E1E6B"/>
    <w:rsid w:val="006E2594"/>
    <w:rsid w:val="006E293B"/>
    <w:rsid w:val="006E2A4B"/>
    <w:rsid w:val="006E2B40"/>
    <w:rsid w:val="006E3317"/>
    <w:rsid w:val="006E334F"/>
    <w:rsid w:val="006E3350"/>
    <w:rsid w:val="006E3563"/>
    <w:rsid w:val="006E3A30"/>
    <w:rsid w:val="006E3E75"/>
    <w:rsid w:val="006E46CF"/>
    <w:rsid w:val="006E48D4"/>
    <w:rsid w:val="006E4A79"/>
    <w:rsid w:val="006E4B54"/>
    <w:rsid w:val="006E4B8A"/>
    <w:rsid w:val="006E4D26"/>
    <w:rsid w:val="006E4E54"/>
    <w:rsid w:val="006E5365"/>
    <w:rsid w:val="006E5890"/>
    <w:rsid w:val="006E5939"/>
    <w:rsid w:val="006E5C78"/>
    <w:rsid w:val="006E5F1F"/>
    <w:rsid w:val="006E5FDA"/>
    <w:rsid w:val="006E6038"/>
    <w:rsid w:val="006E6043"/>
    <w:rsid w:val="006E6081"/>
    <w:rsid w:val="006E63AE"/>
    <w:rsid w:val="006E63D6"/>
    <w:rsid w:val="006E641F"/>
    <w:rsid w:val="006E64B0"/>
    <w:rsid w:val="006E64ED"/>
    <w:rsid w:val="006E6604"/>
    <w:rsid w:val="006E66FB"/>
    <w:rsid w:val="006E6E41"/>
    <w:rsid w:val="006E701A"/>
    <w:rsid w:val="006E7033"/>
    <w:rsid w:val="006E7106"/>
    <w:rsid w:val="006E7171"/>
    <w:rsid w:val="006E725E"/>
    <w:rsid w:val="006E7571"/>
    <w:rsid w:val="006E7787"/>
    <w:rsid w:val="006E780E"/>
    <w:rsid w:val="006E7E87"/>
    <w:rsid w:val="006F01C5"/>
    <w:rsid w:val="006F05A0"/>
    <w:rsid w:val="006F08ED"/>
    <w:rsid w:val="006F0AB2"/>
    <w:rsid w:val="006F0CB3"/>
    <w:rsid w:val="006F133D"/>
    <w:rsid w:val="006F1686"/>
    <w:rsid w:val="006F1835"/>
    <w:rsid w:val="006F199F"/>
    <w:rsid w:val="006F1CBE"/>
    <w:rsid w:val="006F211B"/>
    <w:rsid w:val="006F23EC"/>
    <w:rsid w:val="006F249C"/>
    <w:rsid w:val="006F2A74"/>
    <w:rsid w:val="006F2A7E"/>
    <w:rsid w:val="006F2D30"/>
    <w:rsid w:val="006F35AE"/>
    <w:rsid w:val="006F364B"/>
    <w:rsid w:val="006F3E2D"/>
    <w:rsid w:val="006F4091"/>
    <w:rsid w:val="006F477B"/>
    <w:rsid w:val="006F4A05"/>
    <w:rsid w:val="006F4F27"/>
    <w:rsid w:val="006F504E"/>
    <w:rsid w:val="006F5577"/>
    <w:rsid w:val="006F55E3"/>
    <w:rsid w:val="006F5713"/>
    <w:rsid w:val="006F583C"/>
    <w:rsid w:val="006F5962"/>
    <w:rsid w:val="006F5D94"/>
    <w:rsid w:val="006F61A2"/>
    <w:rsid w:val="006F6344"/>
    <w:rsid w:val="006F653D"/>
    <w:rsid w:val="006F67A6"/>
    <w:rsid w:val="006F6920"/>
    <w:rsid w:val="006F6FC1"/>
    <w:rsid w:val="006F74D8"/>
    <w:rsid w:val="006F7913"/>
    <w:rsid w:val="006F7E0C"/>
    <w:rsid w:val="006F7FAF"/>
    <w:rsid w:val="0070011C"/>
    <w:rsid w:val="007001FE"/>
    <w:rsid w:val="00700248"/>
    <w:rsid w:val="00700256"/>
    <w:rsid w:val="00700CCB"/>
    <w:rsid w:val="00700CEC"/>
    <w:rsid w:val="00700E08"/>
    <w:rsid w:val="00700E24"/>
    <w:rsid w:val="00700E2E"/>
    <w:rsid w:val="00700EB3"/>
    <w:rsid w:val="00700EDE"/>
    <w:rsid w:val="00701132"/>
    <w:rsid w:val="00701809"/>
    <w:rsid w:val="00701E02"/>
    <w:rsid w:val="00702142"/>
    <w:rsid w:val="00702B3D"/>
    <w:rsid w:val="00702D2D"/>
    <w:rsid w:val="00702E07"/>
    <w:rsid w:val="007031D3"/>
    <w:rsid w:val="0070389E"/>
    <w:rsid w:val="00703961"/>
    <w:rsid w:val="007039D1"/>
    <w:rsid w:val="00703A33"/>
    <w:rsid w:val="00703AF1"/>
    <w:rsid w:val="00703C91"/>
    <w:rsid w:val="00703CE7"/>
    <w:rsid w:val="00703D65"/>
    <w:rsid w:val="00704607"/>
    <w:rsid w:val="00704895"/>
    <w:rsid w:val="007048C5"/>
    <w:rsid w:val="00704BDD"/>
    <w:rsid w:val="00704C7D"/>
    <w:rsid w:val="007050CA"/>
    <w:rsid w:val="00705153"/>
    <w:rsid w:val="007051CB"/>
    <w:rsid w:val="007054A6"/>
    <w:rsid w:val="0070561D"/>
    <w:rsid w:val="00705BD4"/>
    <w:rsid w:val="00705BE5"/>
    <w:rsid w:val="00705E0D"/>
    <w:rsid w:val="007064C8"/>
    <w:rsid w:val="0070668D"/>
    <w:rsid w:val="00706BD4"/>
    <w:rsid w:val="0070729A"/>
    <w:rsid w:val="0070769D"/>
    <w:rsid w:val="007076A5"/>
    <w:rsid w:val="007076AE"/>
    <w:rsid w:val="00707ED6"/>
    <w:rsid w:val="00707FB3"/>
    <w:rsid w:val="00707FDA"/>
    <w:rsid w:val="00710340"/>
    <w:rsid w:val="00710346"/>
    <w:rsid w:val="00710951"/>
    <w:rsid w:val="007109CE"/>
    <w:rsid w:val="00710B97"/>
    <w:rsid w:val="00711196"/>
    <w:rsid w:val="0071134D"/>
    <w:rsid w:val="00711523"/>
    <w:rsid w:val="007122FD"/>
    <w:rsid w:val="007126B2"/>
    <w:rsid w:val="007126B7"/>
    <w:rsid w:val="0071279F"/>
    <w:rsid w:val="00712870"/>
    <w:rsid w:val="007129F1"/>
    <w:rsid w:val="00712BCC"/>
    <w:rsid w:val="00712CFD"/>
    <w:rsid w:val="00712D04"/>
    <w:rsid w:val="007130F3"/>
    <w:rsid w:val="00713124"/>
    <w:rsid w:val="00713285"/>
    <w:rsid w:val="007132B4"/>
    <w:rsid w:val="0071331C"/>
    <w:rsid w:val="00713C23"/>
    <w:rsid w:val="00713E75"/>
    <w:rsid w:val="0071446F"/>
    <w:rsid w:val="00714590"/>
    <w:rsid w:val="00714AB0"/>
    <w:rsid w:val="007150E7"/>
    <w:rsid w:val="007153EC"/>
    <w:rsid w:val="00715741"/>
    <w:rsid w:val="00715AD0"/>
    <w:rsid w:val="00715C96"/>
    <w:rsid w:val="0071633F"/>
    <w:rsid w:val="00716461"/>
    <w:rsid w:val="007164AF"/>
    <w:rsid w:val="007165B0"/>
    <w:rsid w:val="0071695D"/>
    <w:rsid w:val="00716BDF"/>
    <w:rsid w:val="00716D76"/>
    <w:rsid w:val="00717094"/>
    <w:rsid w:val="007171F2"/>
    <w:rsid w:val="007172C4"/>
    <w:rsid w:val="0071743C"/>
    <w:rsid w:val="0071752F"/>
    <w:rsid w:val="007178C2"/>
    <w:rsid w:val="00720046"/>
    <w:rsid w:val="0072007D"/>
    <w:rsid w:val="007204F1"/>
    <w:rsid w:val="0072055F"/>
    <w:rsid w:val="007206B1"/>
    <w:rsid w:val="007207AB"/>
    <w:rsid w:val="00720B12"/>
    <w:rsid w:val="00720F3E"/>
    <w:rsid w:val="00721125"/>
    <w:rsid w:val="00721396"/>
    <w:rsid w:val="00721BB3"/>
    <w:rsid w:val="00721CD1"/>
    <w:rsid w:val="00721DDE"/>
    <w:rsid w:val="00721FAC"/>
    <w:rsid w:val="00722403"/>
    <w:rsid w:val="00722887"/>
    <w:rsid w:val="007228F3"/>
    <w:rsid w:val="00722CF0"/>
    <w:rsid w:val="00723141"/>
    <w:rsid w:val="0072364D"/>
    <w:rsid w:val="007237B3"/>
    <w:rsid w:val="007239C7"/>
    <w:rsid w:val="00723C18"/>
    <w:rsid w:val="0072431B"/>
    <w:rsid w:val="00724660"/>
    <w:rsid w:val="007246D8"/>
    <w:rsid w:val="007247DA"/>
    <w:rsid w:val="00724804"/>
    <w:rsid w:val="007249E3"/>
    <w:rsid w:val="00724C21"/>
    <w:rsid w:val="00724C35"/>
    <w:rsid w:val="00725579"/>
    <w:rsid w:val="00725A17"/>
    <w:rsid w:val="00725AB5"/>
    <w:rsid w:val="00725C2F"/>
    <w:rsid w:val="00725E79"/>
    <w:rsid w:val="00725E86"/>
    <w:rsid w:val="00726167"/>
    <w:rsid w:val="00726377"/>
    <w:rsid w:val="007263CB"/>
    <w:rsid w:val="00726C70"/>
    <w:rsid w:val="00726D6D"/>
    <w:rsid w:val="00726F89"/>
    <w:rsid w:val="00727ED9"/>
    <w:rsid w:val="0073004E"/>
    <w:rsid w:val="00730132"/>
    <w:rsid w:val="00730827"/>
    <w:rsid w:val="00730D11"/>
    <w:rsid w:val="00731008"/>
    <w:rsid w:val="00731762"/>
    <w:rsid w:val="00731884"/>
    <w:rsid w:val="00731909"/>
    <w:rsid w:val="007319FA"/>
    <w:rsid w:val="00731BBB"/>
    <w:rsid w:val="00732167"/>
    <w:rsid w:val="0073290E"/>
    <w:rsid w:val="00732AA8"/>
    <w:rsid w:val="00732C1D"/>
    <w:rsid w:val="00732D5A"/>
    <w:rsid w:val="00733121"/>
    <w:rsid w:val="007332A2"/>
    <w:rsid w:val="007335F4"/>
    <w:rsid w:val="007336B3"/>
    <w:rsid w:val="00733727"/>
    <w:rsid w:val="00733AA1"/>
    <w:rsid w:val="00733C93"/>
    <w:rsid w:val="00733D31"/>
    <w:rsid w:val="00733F78"/>
    <w:rsid w:val="00734118"/>
    <w:rsid w:val="00734226"/>
    <w:rsid w:val="00734320"/>
    <w:rsid w:val="00734524"/>
    <w:rsid w:val="00734C39"/>
    <w:rsid w:val="00735110"/>
    <w:rsid w:val="00735180"/>
    <w:rsid w:val="0073573C"/>
    <w:rsid w:val="00735825"/>
    <w:rsid w:val="00735AB8"/>
    <w:rsid w:val="00735C42"/>
    <w:rsid w:val="00735D4E"/>
    <w:rsid w:val="0073678C"/>
    <w:rsid w:val="00736947"/>
    <w:rsid w:val="007369E8"/>
    <w:rsid w:val="00736DCD"/>
    <w:rsid w:val="007377F9"/>
    <w:rsid w:val="00737A78"/>
    <w:rsid w:val="00737CF0"/>
    <w:rsid w:val="00737D28"/>
    <w:rsid w:val="00740124"/>
    <w:rsid w:val="0074072C"/>
    <w:rsid w:val="00740B79"/>
    <w:rsid w:val="00740F13"/>
    <w:rsid w:val="0074149D"/>
    <w:rsid w:val="007416F3"/>
    <w:rsid w:val="00741734"/>
    <w:rsid w:val="00741AA2"/>
    <w:rsid w:val="00741DAD"/>
    <w:rsid w:val="00741E3F"/>
    <w:rsid w:val="00741E52"/>
    <w:rsid w:val="0074232C"/>
    <w:rsid w:val="00742B12"/>
    <w:rsid w:val="00742E42"/>
    <w:rsid w:val="00742E47"/>
    <w:rsid w:val="00742EB6"/>
    <w:rsid w:val="00743629"/>
    <w:rsid w:val="007436AC"/>
    <w:rsid w:val="0074386B"/>
    <w:rsid w:val="007438E8"/>
    <w:rsid w:val="00743C3C"/>
    <w:rsid w:val="0074438E"/>
    <w:rsid w:val="007444F0"/>
    <w:rsid w:val="00744DFA"/>
    <w:rsid w:val="00745144"/>
    <w:rsid w:val="007455AA"/>
    <w:rsid w:val="00745928"/>
    <w:rsid w:val="00745C73"/>
    <w:rsid w:val="0074603F"/>
    <w:rsid w:val="00746C22"/>
    <w:rsid w:val="00746D67"/>
    <w:rsid w:val="00746EAD"/>
    <w:rsid w:val="00747187"/>
    <w:rsid w:val="007472A7"/>
    <w:rsid w:val="007473B9"/>
    <w:rsid w:val="00747AE0"/>
    <w:rsid w:val="00747C21"/>
    <w:rsid w:val="00747DFC"/>
    <w:rsid w:val="00747EF8"/>
    <w:rsid w:val="00750AB1"/>
    <w:rsid w:val="00750DB4"/>
    <w:rsid w:val="00751040"/>
    <w:rsid w:val="00751271"/>
    <w:rsid w:val="00751584"/>
    <w:rsid w:val="0075161F"/>
    <w:rsid w:val="00751BF0"/>
    <w:rsid w:val="00752069"/>
    <w:rsid w:val="007523B3"/>
    <w:rsid w:val="00752746"/>
    <w:rsid w:val="00752825"/>
    <w:rsid w:val="00752EE1"/>
    <w:rsid w:val="00753011"/>
    <w:rsid w:val="007532D4"/>
    <w:rsid w:val="00753879"/>
    <w:rsid w:val="007538D6"/>
    <w:rsid w:val="007539BE"/>
    <w:rsid w:val="007539ED"/>
    <w:rsid w:val="00753A74"/>
    <w:rsid w:val="00753D3E"/>
    <w:rsid w:val="00753DCC"/>
    <w:rsid w:val="007551E0"/>
    <w:rsid w:val="0075520D"/>
    <w:rsid w:val="00755347"/>
    <w:rsid w:val="007553B6"/>
    <w:rsid w:val="007554F9"/>
    <w:rsid w:val="007559D1"/>
    <w:rsid w:val="00755B6E"/>
    <w:rsid w:val="00755CC4"/>
    <w:rsid w:val="0075639B"/>
    <w:rsid w:val="00756414"/>
    <w:rsid w:val="00756658"/>
    <w:rsid w:val="00756788"/>
    <w:rsid w:val="007569E0"/>
    <w:rsid w:val="00756B23"/>
    <w:rsid w:val="00756F2F"/>
    <w:rsid w:val="00757134"/>
    <w:rsid w:val="00757389"/>
    <w:rsid w:val="00760001"/>
    <w:rsid w:val="00760B95"/>
    <w:rsid w:val="00760D13"/>
    <w:rsid w:val="00760FD4"/>
    <w:rsid w:val="0076114C"/>
    <w:rsid w:val="007611C3"/>
    <w:rsid w:val="007615E8"/>
    <w:rsid w:val="0076277F"/>
    <w:rsid w:val="00762980"/>
    <w:rsid w:val="00763942"/>
    <w:rsid w:val="007639DF"/>
    <w:rsid w:val="00763DAA"/>
    <w:rsid w:val="00764560"/>
    <w:rsid w:val="0076470E"/>
    <w:rsid w:val="0076485C"/>
    <w:rsid w:val="00764877"/>
    <w:rsid w:val="0076506D"/>
    <w:rsid w:val="0076543C"/>
    <w:rsid w:val="00765458"/>
    <w:rsid w:val="0076585D"/>
    <w:rsid w:val="00765A9C"/>
    <w:rsid w:val="00765C84"/>
    <w:rsid w:val="0076619D"/>
    <w:rsid w:val="00766285"/>
    <w:rsid w:val="007666B2"/>
    <w:rsid w:val="007667C7"/>
    <w:rsid w:val="00767448"/>
    <w:rsid w:val="007675A2"/>
    <w:rsid w:val="00767C2A"/>
    <w:rsid w:val="00767D72"/>
    <w:rsid w:val="00767FAD"/>
    <w:rsid w:val="0077052A"/>
    <w:rsid w:val="0077077C"/>
    <w:rsid w:val="007708C8"/>
    <w:rsid w:val="007709CF"/>
    <w:rsid w:val="00770C6C"/>
    <w:rsid w:val="00770EA8"/>
    <w:rsid w:val="007717B7"/>
    <w:rsid w:val="00771A63"/>
    <w:rsid w:val="00771D86"/>
    <w:rsid w:val="00771EDC"/>
    <w:rsid w:val="0077223C"/>
    <w:rsid w:val="00772335"/>
    <w:rsid w:val="00772470"/>
    <w:rsid w:val="00772532"/>
    <w:rsid w:val="00772645"/>
    <w:rsid w:val="007727AC"/>
    <w:rsid w:val="007727CD"/>
    <w:rsid w:val="00772977"/>
    <w:rsid w:val="00772A72"/>
    <w:rsid w:val="00772AC5"/>
    <w:rsid w:val="00772D7B"/>
    <w:rsid w:val="007734F1"/>
    <w:rsid w:val="00773F9D"/>
    <w:rsid w:val="00774048"/>
    <w:rsid w:val="007740BE"/>
    <w:rsid w:val="007745B3"/>
    <w:rsid w:val="00774A5C"/>
    <w:rsid w:val="00774AFA"/>
    <w:rsid w:val="00774B6A"/>
    <w:rsid w:val="00774C8A"/>
    <w:rsid w:val="00774D29"/>
    <w:rsid w:val="00774EFA"/>
    <w:rsid w:val="00774F99"/>
    <w:rsid w:val="00775444"/>
    <w:rsid w:val="00775851"/>
    <w:rsid w:val="00775B6C"/>
    <w:rsid w:val="00776308"/>
    <w:rsid w:val="0077649D"/>
    <w:rsid w:val="0077649F"/>
    <w:rsid w:val="007764AF"/>
    <w:rsid w:val="007765F0"/>
    <w:rsid w:val="00776816"/>
    <w:rsid w:val="007768C0"/>
    <w:rsid w:val="007768CD"/>
    <w:rsid w:val="00776A70"/>
    <w:rsid w:val="00776F2D"/>
    <w:rsid w:val="007775F4"/>
    <w:rsid w:val="00777656"/>
    <w:rsid w:val="00777A74"/>
    <w:rsid w:val="00777D5B"/>
    <w:rsid w:val="00777FC8"/>
    <w:rsid w:val="00780014"/>
    <w:rsid w:val="0078022C"/>
    <w:rsid w:val="007807AB"/>
    <w:rsid w:val="007809EC"/>
    <w:rsid w:val="00780E12"/>
    <w:rsid w:val="00781626"/>
    <w:rsid w:val="0078169B"/>
    <w:rsid w:val="007819E7"/>
    <w:rsid w:val="00781AD5"/>
    <w:rsid w:val="00781C88"/>
    <w:rsid w:val="00782328"/>
    <w:rsid w:val="0078240F"/>
    <w:rsid w:val="00782A25"/>
    <w:rsid w:val="00782ECE"/>
    <w:rsid w:val="007833F2"/>
    <w:rsid w:val="0078357B"/>
    <w:rsid w:val="00783A6F"/>
    <w:rsid w:val="007847E1"/>
    <w:rsid w:val="00784B75"/>
    <w:rsid w:val="00784DFF"/>
    <w:rsid w:val="00785055"/>
    <w:rsid w:val="00785A02"/>
    <w:rsid w:val="00785F8C"/>
    <w:rsid w:val="007864EF"/>
    <w:rsid w:val="00786781"/>
    <w:rsid w:val="007867DD"/>
    <w:rsid w:val="007868AB"/>
    <w:rsid w:val="0078697A"/>
    <w:rsid w:val="007869AC"/>
    <w:rsid w:val="00786B33"/>
    <w:rsid w:val="00786B4B"/>
    <w:rsid w:val="007873FA"/>
    <w:rsid w:val="007876B5"/>
    <w:rsid w:val="00790110"/>
    <w:rsid w:val="00790339"/>
    <w:rsid w:val="007909B2"/>
    <w:rsid w:val="00790B36"/>
    <w:rsid w:val="00791349"/>
    <w:rsid w:val="007916E8"/>
    <w:rsid w:val="00791AB3"/>
    <w:rsid w:val="00791AE2"/>
    <w:rsid w:val="00791C18"/>
    <w:rsid w:val="00791FF2"/>
    <w:rsid w:val="007922A6"/>
    <w:rsid w:val="007924C7"/>
    <w:rsid w:val="0079283B"/>
    <w:rsid w:val="00792A2D"/>
    <w:rsid w:val="00792C87"/>
    <w:rsid w:val="00792DB9"/>
    <w:rsid w:val="0079338F"/>
    <w:rsid w:val="00793A04"/>
    <w:rsid w:val="007942F7"/>
    <w:rsid w:val="007943E0"/>
    <w:rsid w:val="007949F5"/>
    <w:rsid w:val="00794D28"/>
    <w:rsid w:val="00794E2B"/>
    <w:rsid w:val="00795695"/>
    <w:rsid w:val="007958A1"/>
    <w:rsid w:val="00795B62"/>
    <w:rsid w:val="00795E60"/>
    <w:rsid w:val="007963BC"/>
    <w:rsid w:val="007964E2"/>
    <w:rsid w:val="007966CB"/>
    <w:rsid w:val="00796965"/>
    <w:rsid w:val="00796C54"/>
    <w:rsid w:val="00797162"/>
    <w:rsid w:val="007975C7"/>
    <w:rsid w:val="007978E9"/>
    <w:rsid w:val="00797BAD"/>
    <w:rsid w:val="00797CA4"/>
    <w:rsid w:val="00797EA0"/>
    <w:rsid w:val="00797FF1"/>
    <w:rsid w:val="007A0809"/>
    <w:rsid w:val="007A0970"/>
    <w:rsid w:val="007A10B6"/>
    <w:rsid w:val="007A1263"/>
    <w:rsid w:val="007A1723"/>
    <w:rsid w:val="007A1898"/>
    <w:rsid w:val="007A1AB7"/>
    <w:rsid w:val="007A1B6E"/>
    <w:rsid w:val="007A1C59"/>
    <w:rsid w:val="007A20A5"/>
    <w:rsid w:val="007A24B2"/>
    <w:rsid w:val="007A29D6"/>
    <w:rsid w:val="007A3137"/>
    <w:rsid w:val="007A3E5D"/>
    <w:rsid w:val="007A3EF7"/>
    <w:rsid w:val="007A4053"/>
    <w:rsid w:val="007A447E"/>
    <w:rsid w:val="007A4934"/>
    <w:rsid w:val="007A4B1A"/>
    <w:rsid w:val="007A4C1C"/>
    <w:rsid w:val="007A5074"/>
    <w:rsid w:val="007A5230"/>
    <w:rsid w:val="007A52AF"/>
    <w:rsid w:val="007A5363"/>
    <w:rsid w:val="007A5469"/>
    <w:rsid w:val="007A5871"/>
    <w:rsid w:val="007A59D9"/>
    <w:rsid w:val="007A5AA1"/>
    <w:rsid w:val="007A5CBC"/>
    <w:rsid w:val="007A5FE0"/>
    <w:rsid w:val="007A60B2"/>
    <w:rsid w:val="007A6A1D"/>
    <w:rsid w:val="007A71D8"/>
    <w:rsid w:val="007A7343"/>
    <w:rsid w:val="007A73BF"/>
    <w:rsid w:val="007A7A38"/>
    <w:rsid w:val="007A7D55"/>
    <w:rsid w:val="007B003D"/>
    <w:rsid w:val="007B00AB"/>
    <w:rsid w:val="007B01DA"/>
    <w:rsid w:val="007B0397"/>
    <w:rsid w:val="007B093B"/>
    <w:rsid w:val="007B0B8E"/>
    <w:rsid w:val="007B0CE9"/>
    <w:rsid w:val="007B0F0E"/>
    <w:rsid w:val="007B14E8"/>
    <w:rsid w:val="007B1A18"/>
    <w:rsid w:val="007B1C34"/>
    <w:rsid w:val="007B1DE3"/>
    <w:rsid w:val="007B1F3F"/>
    <w:rsid w:val="007B2031"/>
    <w:rsid w:val="007B23F1"/>
    <w:rsid w:val="007B25A4"/>
    <w:rsid w:val="007B2A93"/>
    <w:rsid w:val="007B2D8C"/>
    <w:rsid w:val="007B2F70"/>
    <w:rsid w:val="007B31C9"/>
    <w:rsid w:val="007B33DF"/>
    <w:rsid w:val="007B4534"/>
    <w:rsid w:val="007B4F6A"/>
    <w:rsid w:val="007B501A"/>
    <w:rsid w:val="007B5460"/>
    <w:rsid w:val="007B5A5D"/>
    <w:rsid w:val="007B5C59"/>
    <w:rsid w:val="007B5F07"/>
    <w:rsid w:val="007B5F54"/>
    <w:rsid w:val="007B6213"/>
    <w:rsid w:val="007B6702"/>
    <w:rsid w:val="007B687F"/>
    <w:rsid w:val="007B7208"/>
    <w:rsid w:val="007B74B2"/>
    <w:rsid w:val="007B7BFF"/>
    <w:rsid w:val="007B7C5A"/>
    <w:rsid w:val="007C02B8"/>
    <w:rsid w:val="007C02BC"/>
    <w:rsid w:val="007C0599"/>
    <w:rsid w:val="007C0634"/>
    <w:rsid w:val="007C0A76"/>
    <w:rsid w:val="007C0D67"/>
    <w:rsid w:val="007C0DBE"/>
    <w:rsid w:val="007C0E7D"/>
    <w:rsid w:val="007C0F42"/>
    <w:rsid w:val="007C18A1"/>
    <w:rsid w:val="007C1B29"/>
    <w:rsid w:val="007C26D2"/>
    <w:rsid w:val="007C270A"/>
    <w:rsid w:val="007C275A"/>
    <w:rsid w:val="007C27EB"/>
    <w:rsid w:val="007C3077"/>
    <w:rsid w:val="007C3551"/>
    <w:rsid w:val="007C368A"/>
    <w:rsid w:val="007C3F04"/>
    <w:rsid w:val="007C480C"/>
    <w:rsid w:val="007C4957"/>
    <w:rsid w:val="007C4D25"/>
    <w:rsid w:val="007C5121"/>
    <w:rsid w:val="007C595A"/>
    <w:rsid w:val="007C5AB2"/>
    <w:rsid w:val="007C5B9A"/>
    <w:rsid w:val="007C5D1F"/>
    <w:rsid w:val="007C6574"/>
    <w:rsid w:val="007C677B"/>
    <w:rsid w:val="007C6A71"/>
    <w:rsid w:val="007C7038"/>
    <w:rsid w:val="007C7260"/>
    <w:rsid w:val="007C7772"/>
    <w:rsid w:val="007C77A4"/>
    <w:rsid w:val="007C7893"/>
    <w:rsid w:val="007C7900"/>
    <w:rsid w:val="007C7C99"/>
    <w:rsid w:val="007C7E11"/>
    <w:rsid w:val="007D0156"/>
    <w:rsid w:val="007D0909"/>
    <w:rsid w:val="007D131D"/>
    <w:rsid w:val="007D144A"/>
    <w:rsid w:val="007D1808"/>
    <w:rsid w:val="007D1A9C"/>
    <w:rsid w:val="007D1C6B"/>
    <w:rsid w:val="007D1C8B"/>
    <w:rsid w:val="007D206D"/>
    <w:rsid w:val="007D22EB"/>
    <w:rsid w:val="007D2406"/>
    <w:rsid w:val="007D25C2"/>
    <w:rsid w:val="007D277B"/>
    <w:rsid w:val="007D2905"/>
    <w:rsid w:val="007D29D3"/>
    <w:rsid w:val="007D2CD5"/>
    <w:rsid w:val="007D2EF9"/>
    <w:rsid w:val="007D31BD"/>
    <w:rsid w:val="007D35B5"/>
    <w:rsid w:val="007D37FC"/>
    <w:rsid w:val="007D3D08"/>
    <w:rsid w:val="007D3FE8"/>
    <w:rsid w:val="007D400A"/>
    <w:rsid w:val="007D4C12"/>
    <w:rsid w:val="007D5065"/>
    <w:rsid w:val="007D5376"/>
    <w:rsid w:val="007D54B4"/>
    <w:rsid w:val="007D5A3E"/>
    <w:rsid w:val="007D5B14"/>
    <w:rsid w:val="007D6061"/>
    <w:rsid w:val="007D67AF"/>
    <w:rsid w:val="007D67E1"/>
    <w:rsid w:val="007D68AC"/>
    <w:rsid w:val="007D69E6"/>
    <w:rsid w:val="007D6E3F"/>
    <w:rsid w:val="007D6FFB"/>
    <w:rsid w:val="007D70D5"/>
    <w:rsid w:val="007D7A36"/>
    <w:rsid w:val="007D7CF5"/>
    <w:rsid w:val="007E0050"/>
    <w:rsid w:val="007E040A"/>
    <w:rsid w:val="007E0546"/>
    <w:rsid w:val="007E05C8"/>
    <w:rsid w:val="007E07C2"/>
    <w:rsid w:val="007E085D"/>
    <w:rsid w:val="007E0E5B"/>
    <w:rsid w:val="007E0EFB"/>
    <w:rsid w:val="007E0F76"/>
    <w:rsid w:val="007E152C"/>
    <w:rsid w:val="007E1614"/>
    <w:rsid w:val="007E19D0"/>
    <w:rsid w:val="007E1A3E"/>
    <w:rsid w:val="007E1C6F"/>
    <w:rsid w:val="007E22E4"/>
    <w:rsid w:val="007E22ED"/>
    <w:rsid w:val="007E244B"/>
    <w:rsid w:val="007E2780"/>
    <w:rsid w:val="007E30AC"/>
    <w:rsid w:val="007E324C"/>
    <w:rsid w:val="007E334C"/>
    <w:rsid w:val="007E35BD"/>
    <w:rsid w:val="007E3820"/>
    <w:rsid w:val="007E3C04"/>
    <w:rsid w:val="007E3D94"/>
    <w:rsid w:val="007E3F19"/>
    <w:rsid w:val="007E4224"/>
    <w:rsid w:val="007E44B9"/>
    <w:rsid w:val="007E45E7"/>
    <w:rsid w:val="007E466B"/>
    <w:rsid w:val="007E473F"/>
    <w:rsid w:val="007E4B55"/>
    <w:rsid w:val="007E4BA1"/>
    <w:rsid w:val="007E4D2E"/>
    <w:rsid w:val="007E4D6F"/>
    <w:rsid w:val="007E4EF0"/>
    <w:rsid w:val="007E4F20"/>
    <w:rsid w:val="007E4FDB"/>
    <w:rsid w:val="007E5316"/>
    <w:rsid w:val="007E56CA"/>
    <w:rsid w:val="007E56DD"/>
    <w:rsid w:val="007E5746"/>
    <w:rsid w:val="007E57AB"/>
    <w:rsid w:val="007E587E"/>
    <w:rsid w:val="007E5906"/>
    <w:rsid w:val="007E5EF5"/>
    <w:rsid w:val="007E5F9A"/>
    <w:rsid w:val="007E6323"/>
    <w:rsid w:val="007E633D"/>
    <w:rsid w:val="007E6420"/>
    <w:rsid w:val="007E6440"/>
    <w:rsid w:val="007E6B07"/>
    <w:rsid w:val="007E6C47"/>
    <w:rsid w:val="007E6D3C"/>
    <w:rsid w:val="007E6E65"/>
    <w:rsid w:val="007E6F37"/>
    <w:rsid w:val="007E6FF1"/>
    <w:rsid w:val="007E70C5"/>
    <w:rsid w:val="007E7542"/>
    <w:rsid w:val="007E7788"/>
    <w:rsid w:val="007E7B02"/>
    <w:rsid w:val="007E7C10"/>
    <w:rsid w:val="007E7E37"/>
    <w:rsid w:val="007E7F6C"/>
    <w:rsid w:val="007F0329"/>
    <w:rsid w:val="007F0DCC"/>
    <w:rsid w:val="007F1010"/>
    <w:rsid w:val="007F121F"/>
    <w:rsid w:val="007F1601"/>
    <w:rsid w:val="007F1869"/>
    <w:rsid w:val="007F18AF"/>
    <w:rsid w:val="007F2266"/>
    <w:rsid w:val="007F2384"/>
    <w:rsid w:val="007F263F"/>
    <w:rsid w:val="007F284A"/>
    <w:rsid w:val="007F2A52"/>
    <w:rsid w:val="007F2DBC"/>
    <w:rsid w:val="007F2F5B"/>
    <w:rsid w:val="007F30D0"/>
    <w:rsid w:val="007F3289"/>
    <w:rsid w:val="007F330F"/>
    <w:rsid w:val="007F33C7"/>
    <w:rsid w:val="007F3899"/>
    <w:rsid w:val="007F3F18"/>
    <w:rsid w:val="007F4063"/>
    <w:rsid w:val="007F412F"/>
    <w:rsid w:val="007F42EA"/>
    <w:rsid w:val="007F4468"/>
    <w:rsid w:val="007F5264"/>
    <w:rsid w:val="007F53A5"/>
    <w:rsid w:val="007F540D"/>
    <w:rsid w:val="007F5662"/>
    <w:rsid w:val="007F5914"/>
    <w:rsid w:val="007F5AB6"/>
    <w:rsid w:val="007F5AEC"/>
    <w:rsid w:val="007F5C2A"/>
    <w:rsid w:val="007F65C0"/>
    <w:rsid w:val="007F668B"/>
    <w:rsid w:val="007F6970"/>
    <w:rsid w:val="007F6AC1"/>
    <w:rsid w:val="007F741F"/>
    <w:rsid w:val="007F7641"/>
    <w:rsid w:val="007F77E7"/>
    <w:rsid w:val="007F781B"/>
    <w:rsid w:val="007F7EA4"/>
    <w:rsid w:val="007F7FA7"/>
    <w:rsid w:val="007F7FFE"/>
    <w:rsid w:val="00800219"/>
    <w:rsid w:val="008006CA"/>
    <w:rsid w:val="00800CC1"/>
    <w:rsid w:val="00800DEB"/>
    <w:rsid w:val="0080185F"/>
    <w:rsid w:val="008018CA"/>
    <w:rsid w:val="00801A7B"/>
    <w:rsid w:val="00801E28"/>
    <w:rsid w:val="008020E2"/>
    <w:rsid w:val="008024AE"/>
    <w:rsid w:val="0080273A"/>
    <w:rsid w:val="008027C2"/>
    <w:rsid w:val="008028F1"/>
    <w:rsid w:val="00802D80"/>
    <w:rsid w:val="00802E5D"/>
    <w:rsid w:val="00803041"/>
    <w:rsid w:val="0080305B"/>
    <w:rsid w:val="00803081"/>
    <w:rsid w:val="008030B9"/>
    <w:rsid w:val="008030E3"/>
    <w:rsid w:val="00803349"/>
    <w:rsid w:val="0080399E"/>
    <w:rsid w:val="00803B15"/>
    <w:rsid w:val="00803E40"/>
    <w:rsid w:val="00804327"/>
    <w:rsid w:val="008044CD"/>
    <w:rsid w:val="008045E9"/>
    <w:rsid w:val="00804647"/>
    <w:rsid w:val="00804741"/>
    <w:rsid w:val="00804837"/>
    <w:rsid w:val="00804883"/>
    <w:rsid w:val="008048CF"/>
    <w:rsid w:val="00804904"/>
    <w:rsid w:val="00804DDB"/>
    <w:rsid w:val="008050B3"/>
    <w:rsid w:val="0080552B"/>
    <w:rsid w:val="008056F2"/>
    <w:rsid w:val="0080570A"/>
    <w:rsid w:val="008057E5"/>
    <w:rsid w:val="008059BE"/>
    <w:rsid w:val="00805A4A"/>
    <w:rsid w:val="00805CDD"/>
    <w:rsid w:val="00805F62"/>
    <w:rsid w:val="008060F5"/>
    <w:rsid w:val="0080618A"/>
    <w:rsid w:val="00806220"/>
    <w:rsid w:val="008063B5"/>
    <w:rsid w:val="0080667C"/>
    <w:rsid w:val="00806D91"/>
    <w:rsid w:val="008074F9"/>
    <w:rsid w:val="008077C7"/>
    <w:rsid w:val="008077D5"/>
    <w:rsid w:val="00807D7F"/>
    <w:rsid w:val="00810117"/>
    <w:rsid w:val="00810271"/>
    <w:rsid w:val="00810E21"/>
    <w:rsid w:val="00810FAD"/>
    <w:rsid w:val="00811658"/>
    <w:rsid w:val="00811EC0"/>
    <w:rsid w:val="00811EC7"/>
    <w:rsid w:val="008121CF"/>
    <w:rsid w:val="00812207"/>
    <w:rsid w:val="00812404"/>
    <w:rsid w:val="00812670"/>
    <w:rsid w:val="00812A2A"/>
    <w:rsid w:val="00812ACC"/>
    <w:rsid w:val="00813045"/>
    <w:rsid w:val="00813466"/>
    <w:rsid w:val="008138D5"/>
    <w:rsid w:val="00813BF1"/>
    <w:rsid w:val="00813D9A"/>
    <w:rsid w:val="00813FB4"/>
    <w:rsid w:val="00814084"/>
    <w:rsid w:val="008142D2"/>
    <w:rsid w:val="0081438A"/>
    <w:rsid w:val="00814F30"/>
    <w:rsid w:val="008150F3"/>
    <w:rsid w:val="00815202"/>
    <w:rsid w:val="00815800"/>
    <w:rsid w:val="00816175"/>
    <w:rsid w:val="00816265"/>
    <w:rsid w:val="008163EE"/>
    <w:rsid w:val="00816450"/>
    <w:rsid w:val="00816699"/>
    <w:rsid w:val="008166CE"/>
    <w:rsid w:val="008166D5"/>
    <w:rsid w:val="00816A12"/>
    <w:rsid w:val="00816AA1"/>
    <w:rsid w:val="00816B55"/>
    <w:rsid w:val="00816C42"/>
    <w:rsid w:val="00816F34"/>
    <w:rsid w:val="008172D1"/>
    <w:rsid w:val="008173D5"/>
    <w:rsid w:val="00817432"/>
    <w:rsid w:val="0081744A"/>
    <w:rsid w:val="00817485"/>
    <w:rsid w:val="00817578"/>
    <w:rsid w:val="008175C8"/>
    <w:rsid w:val="0081766C"/>
    <w:rsid w:val="008200A6"/>
    <w:rsid w:val="00820407"/>
    <w:rsid w:val="0082070B"/>
    <w:rsid w:val="00820878"/>
    <w:rsid w:val="00820DAA"/>
    <w:rsid w:val="008212A5"/>
    <w:rsid w:val="00821496"/>
    <w:rsid w:val="00821B49"/>
    <w:rsid w:val="00821BA1"/>
    <w:rsid w:val="00821D26"/>
    <w:rsid w:val="00822259"/>
    <w:rsid w:val="0082267B"/>
    <w:rsid w:val="00822C4B"/>
    <w:rsid w:val="00822DCE"/>
    <w:rsid w:val="00822DDF"/>
    <w:rsid w:val="00822FA9"/>
    <w:rsid w:val="008230C6"/>
    <w:rsid w:val="0082368A"/>
    <w:rsid w:val="00823813"/>
    <w:rsid w:val="00823CFD"/>
    <w:rsid w:val="00824401"/>
    <w:rsid w:val="00824689"/>
    <w:rsid w:val="00824BB9"/>
    <w:rsid w:val="00824CFB"/>
    <w:rsid w:val="008250A3"/>
    <w:rsid w:val="00825651"/>
    <w:rsid w:val="008257B9"/>
    <w:rsid w:val="008258ED"/>
    <w:rsid w:val="00826042"/>
    <w:rsid w:val="008264E6"/>
    <w:rsid w:val="00826A3F"/>
    <w:rsid w:val="00826E1C"/>
    <w:rsid w:val="0082729B"/>
    <w:rsid w:val="008273BD"/>
    <w:rsid w:val="008279FC"/>
    <w:rsid w:val="00827B9C"/>
    <w:rsid w:val="00827C4D"/>
    <w:rsid w:val="00827CB8"/>
    <w:rsid w:val="00827F55"/>
    <w:rsid w:val="00830031"/>
    <w:rsid w:val="0083017D"/>
    <w:rsid w:val="00830870"/>
    <w:rsid w:val="0083104F"/>
    <w:rsid w:val="0083115B"/>
    <w:rsid w:val="008311DA"/>
    <w:rsid w:val="008312AE"/>
    <w:rsid w:val="00831315"/>
    <w:rsid w:val="00831470"/>
    <w:rsid w:val="008314FA"/>
    <w:rsid w:val="00831A24"/>
    <w:rsid w:val="00831A8E"/>
    <w:rsid w:val="00831BC9"/>
    <w:rsid w:val="00831DF9"/>
    <w:rsid w:val="00831FB0"/>
    <w:rsid w:val="008320A3"/>
    <w:rsid w:val="00832626"/>
    <w:rsid w:val="00832ABE"/>
    <w:rsid w:val="00832E1E"/>
    <w:rsid w:val="00832E51"/>
    <w:rsid w:val="00832EB8"/>
    <w:rsid w:val="008336F8"/>
    <w:rsid w:val="008345F8"/>
    <w:rsid w:val="008347CD"/>
    <w:rsid w:val="00834B80"/>
    <w:rsid w:val="00834DF9"/>
    <w:rsid w:val="00835AE0"/>
    <w:rsid w:val="00835C56"/>
    <w:rsid w:val="00835C62"/>
    <w:rsid w:val="00835DF3"/>
    <w:rsid w:val="008361A2"/>
    <w:rsid w:val="0083626C"/>
    <w:rsid w:val="00836372"/>
    <w:rsid w:val="008363C8"/>
    <w:rsid w:val="00836826"/>
    <w:rsid w:val="008372BD"/>
    <w:rsid w:val="0083761C"/>
    <w:rsid w:val="008376C6"/>
    <w:rsid w:val="00837961"/>
    <w:rsid w:val="00837F22"/>
    <w:rsid w:val="008400E0"/>
    <w:rsid w:val="0084018A"/>
    <w:rsid w:val="00840BCC"/>
    <w:rsid w:val="00840C71"/>
    <w:rsid w:val="00841264"/>
    <w:rsid w:val="00841BBF"/>
    <w:rsid w:val="00841C27"/>
    <w:rsid w:val="00841CA9"/>
    <w:rsid w:val="008420BC"/>
    <w:rsid w:val="008420CC"/>
    <w:rsid w:val="00842593"/>
    <w:rsid w:val="00842AD7"/>
    <w:rsid w:val="00842CA9"/>
    <w:rsid w:val="00842E97"/>
    <w:rsid w:val="00842F45"/>
    <w:rsid w:val="00843187"/>
    <w:rsid w:val="00843C54"/>
    <w:rsid w:val="00843D6F"/>
    <w:rsid w:val="008446D7"/>
    <w:rsid w:val="00844F7F"/>
    <w:rsid w:val="00845009"/>
    <w:rsid w:val="00845052"/>
    <w:rsid w:val="0084520D"/>
    <w:rsid w:val="0084526E"/>
    <w:rsid w:val="00845279"/>
    <w:rsid w:val="008452A5"/>
    <w:rsid w:val="00845558"/>
    <w:rsid w:val="00845604"/>
    <w:rsid w:val="008456B5"/>
    <w:rsid w:val="008458EA"/>
    <w:rsid w:val="00845B41"/>
    <w:rsid w:val="00845D1A"/>
    <w:rsid w:val="00846366"/>
    <w:rsid w:val="00846369"/>
    <w:rsid w:val="0084686D"/>
    <w:rsid w:val="00847158"/>
    <w:rsid w:val="00847571"/>
    <w:rsid w:val="008478B7"/>
    <w:rsid w:val="00850431"/>
    <w:rsid w:val="00850C38"/>
    <w:rsid w:val="008511AD"/>
    <w:rsid w:val="00851260"/>
    <w:rsid w:val="00851ACD"/>
    <w:rsid w:val="00851D26"/>
    <w:rsid w:val="008524A6"/>
    <w:rsid w:val="008524DB"/>
    <w:rsid w:val="008526D9"/>
    <w:rsid w:val="008528B8"/>
    <w:rsid w:val="00852AC7"/>
    <w:rsid w:val="00852D88"/>
    <w:rsid w:val="00853152"/>
    <w:rsid w:val="0085336A"/>
    <w:rsid w:val="00853BD9"/>
    <w:rsid w:val="00853C5F"/>
    <w:rsid w:val="00853EC3"/>
    <w:rsid w:val="00853FBE"/>
    <w:rsid w:val="0085413E"/>
    <w:rsid w:val="00854214"/>
    <w:rsid w:val="008549D8"/>
    <w:rsid w:val="00854C98"/>
    <w:rsid w:val="00854E8E"/>
    <w:rsid w:val="008551E3"/>
    <w:rsid w:val="008551FE"/>
    <w:rsid w:val="0085548A"/>
    <w:rsid w:val="008555B5"/>
    <w:rsid w:val="00855696"/>
    <w:rsid w:val="00855BF1"/>
    <w:rsid w:val="00855F33"/>
    <w:rsid w:val="0085613F"/>
    <w:rsid w:val="0085648B"/>
    <w:rsid w:val="0085659B"/>
    <w:rsid w:val="00856CCF"/>
    <w:rsid w:val="008570BC"/>
    <w:rsid w:val="008571D6"/>
    <w:rsid w:val="00857588"/>
    <w:rsid w:val="008577E6"/>
    <w:rsid w:val="00857C76"/>
    <w:rsid w:val="00857EC8"/>
    <w:rsid w:val="0086016B"/>
    <w:rsid w:val="0086030D"/>
    <w:rsid w:val="008603A7"/>
    <w:rsid w:val="00860963"/>
    <w:rsid w:val="0086135A"/>
    <w:rsid w:val="008614DD"/>
    <w:rsid w:val="008617A2"/>
    <w:rsid w:val="008618CB"/>
    <w:rsid w:val="00861A07"/>
    <w:rsid w:val="00861AD0"/>
    <w:rsid w:val="00861D58"/>
    <w:rsid w:val="00861E67"/>
    <w:rsid w:val="00861E8E"/>
    <w:rsid w:val="00861F19"/>
    <w:rsid w:val="008627AB"/>
    <w:rsid w:val="00862879"/>
    <w:rsid w:val="00862A3B"/>
    <w:rsid w:val="00862E13"/>
    <w:rsid w:val="008635F3"/>
    <w:rsid w:val="00863BE4"/>
    <w:rsid w:val="00863CAA"/>
    <w:rsid w:val="00863EBF"/>
    <w:rsid w:val="008641AA"/>
    <w:rsid w:val="008644F6"/>
    <w:rsid w:val="00864838"/>
    <w:rsid w:val="00864EAA"/>
    <w:rsid w:val="00864EE4"/>
    <w:rsid w:val="00865066"/>
    <w:rsid w:val="0086539A"/>
    <w:rsid w:val="008656C2"/>
    <w:rsid w:val="00865BF8"/>
    <w:rsid w:val="00865D81"/>
    <w:rsid w:val="00865E50"/>
    <w:rsid w:val="00865EEA"/>
    <w:rsid w:val="008668BB"/>
    <w:rsid w:val="00866970"/>
    <w:rsid w:val="00866BB3"/>
    <w:rsid w:val="00866C82"/>
    <w:rsid w:val="00866CA7"/>
    <w:rsid w:val="00866DC8"/>
    <w:rsid w:val="00866F39"/>
    <w:rsid w:val="0086713B"/>
    <w:rsid w:val="008671A8"/>
    <w:rsid w:val="008676C9"/>
    <w:rsid w:val="00867DFD"/>
    <w:rsid w:val="008706B7"/>
    <w:rsid w:val="008708C0"/>
    <w:rsid w:val="00870D18"/>
    <w:rsid w:val="00870E3B"/>
    <w:rsid w:val="00870FD5"/>
    <w:rsid w:val="00871000"/>
    <w:rsid w:val="008714EB"/>
    <w:rsid w:val="00871C69"/>
    <w:rsid w:val="00871CAB"/>
    <w:rsid w:val="00872012"/>
    <w:rsid w:val="00872175"/>
    <w:rsid w:val="00872581"/>
    <w:rsid w:val="008728CB"/>
    <w:rsid w:val="008729CA"/>
    <w:rsid w:val="00872B88"/>
    <w:rsid w:val="00872CE1"/>
    <w:rsid w:val="00872CFB"/>
    <w:rsid w:val="00872EE8"/>
    <w:rsid w:val="0087306C"/>
    <w:rsid w:val="00873305"/>
    <w:rsid w:val="00873335"/>
    <w:rsid w:val="008737F6"/>
    <w:rsid w:val="00873D09"/>
    <w:rsid w:val="00873F39"/>
    <w:rsid w:val="00874723"/>
    <w:rsid w:val="0087482E"/>
    <w:rsid w:val="00874D49"/>
    <w:rsid w:val="00874F56"/>
    <w:rsid w:val="008754D9"/>
    <w:rsid w:val="008757C3"/>
    <w:rsid w:val="008759F9"/>
    <w:rsid w:val="00875A5C"/>
    <w:rsid w:val="00875B7C"/>
    <w:rsid w:val="00875C1C"/>
    <w:rsid w:val="008760EC"/>
    <w:rsid w:val="0087630E"/>
    <w:rsid w:val="008763FB"/>
    <w:rsid w:val="00876602"/>
    <w:rsid w:val="008768ED"/>
    <w:rsid w:val="008769EF"/>
    <w:rsid w:val="008778F3"/>
    <w:rsid w:val="0087793C"/>
    <w:rsid w:val="00877F4A"/>
    <w:rsid w:val="0088026F"/>
    <w:rsid w:val="00880515"/>
    <w:rsid w:val="0088078C"/>
    <w:rsid w:val="00880C6F"/>
    <w:rsid w:val="00880DE0"/>
    <w:rsid w:val="00881001"/>
    <w:rsid w:val="00881175"/>
    <w:rsid w:val="00881351"/>
    <w:rsid w:val="00881863"/>
    <w:rsid w:val="00881AF2"/>
    <w:rsid w:val="00881C55"/>
    <w:rsid w:val="00882A58"/>
    <w:rsid w:val="00883896"/>
    <w:rsid w:val="0088389C"/>
    <w:rsid w:val="00883931"/>
    <w:rsid w:val="00883B16"/>
    <w:rsid w:val="00883D5D"/>
    <w:rsid w:val="00883DF4"/>
    <w:rsid w:val="00884632"/>
    <w:rsid w:val="008847D7"/>
    <w:rsid w:val="008852C0"/>
    <w:rsid w:val="008856A8"/>
    <w:rsid w:val="008857DF"/>
    <w:rsid w:val="008858C2"/>
    <w:rsid w:val="008859CD"/>
    <w:rsid w:val="00885B11"/>
    <w:rsid w:val="00885C79"/>
    <w:rsid w:val="00885D5C"/>
    <w:rsid w:val="00885D83"/>
    <w:rsid w:val="0088605B"/>
    <w:rsid w:val="00886123"/>
    <w:rsid w:val="008864C9"/>
    <w:rsid w:val="008864DA"/>
    <w:rsid w:val="00886535"/>
    <w:rsid w:val="008866DC"/>
    <w:rsid w:val="00886D36"/>
    <w:rsid w:val="0088734F"/>
    <w:rsid w:val="008873EA"/>
    <w:rsid w:val="0088745F"/>
    <w:rsid w:val="008875D7"/>
    <w:rsid w:val="00887946"/>
    <w:rsid w:val="00887B16"/>
    <w:rsid w:val="00887C55"/>
    <w:rsid w:val="00887D56"/>
    <w:rsid w:val="00890BEA"/>
    <w:rsid w:val="0089125B"/>
    <w:rsid w:val="00891331"/>
    <w:rsid w:val="008914AD"/>
    <w:rsid w:val="008914BF"/>
    <w:rsid w:val="00891740"/>
    <w:rsid w:val="00891783"/>
    <w:rsid w:val="008918A9"/>
    <w:rsid w:val="00891959"/>
    <w:rsid w:val="00891C89"/>
    <w:rsid w:val="00891CE7"/>
    <w:rsid w:val="00891EE0"/>
    <w:rsid w:val="0089233E"/>
    <w:rsid w:val="00892830"/>
    <w:rsid w:val="008928D3"/>
    <w:rsid w:val="008929A3"/>
    <w:rsid w:val="00892B39"/>
    <w:rsid w:val="00892BC3"/>
    <w:rsid w:val="00892F0D"/>
    <w:rsid w:val="00892F64"/>
    <w:rsid w:val="00893081"/>
    <w:rsid w:val="008930BD"/>
    <w:rsid w:val="008932AC"/>
    <w:rsid w:val="008932F1"/>
    <w:rsid w:val="00893523"/>
    <w:rsid w:val="0089369B"/>
    <w:rsid w:val="0089384B"/>
    <w:rsid w:val="00893936"/>
    <w:rsid w:val="00893AA2"/>
    <w:rsid w:val="00893B82"/>
    <w:rsid w:val="00893D55"/>
    <w:rsid w:val="008940A7"/>
    <w:rsid w:val="0089421F"/>
    <w:rsid w:val="00894389"/>
    <w:rsid w:val="008946F1"/>
    <w:rsid w:val="0089489E"/>
    <w:rsid w:val="00894D81"/>
    <w:rsid w:val="00894E96"/>
    <w:rsid w:val="00894EFC"/>
    <w:rsid w:val="00894FDA"/>
    <w:rsid w:val="0089501F"/>
    <w:rsid w:val="00895276"/>
    <w:rsid w:val="00895440"/>
    <w:rsid w:val="00895612"/>
    <w:rsid w:val="00895D47"/>
    <w:rsid w:val="0089600C"/>
    <w:rsid w:val="008960B6"/>
    <w:rsid w:val="0089675A"/>
    <w:rsid w:val="00896924"/>
    <w:rsid w:val="0089693B"/>
    <w:rsid w:val="00896977"/>
    <w:rsid w:val="00897066"/>
    <w:rsid w:val="008970F9"/>
    <w:rsid w:val="0089714F"/>
    <w:rsid w:val="00897513"/>
    <w:rsid w:val="0089759B"/>
    <w:rsid w:val="00897906"/>
    <w:rsid w:val="00897BE0"/>
    <w:rsid w:val="00897C8F"/>
    <w:rsid w:val="00897D0C"/>
    <w:rsid w:val="00897E6B"/>
    <w:rsid w:val="00897F22"/>
    <w:rsid w:val="008A009B"/>
    <w:rsid w:val="008A03A5"/>
    <w:rsid w:val="008A0B05"/>
    <w:rsid w:val="008A0B92"/>
    <w:rsid w:val="008A110C"/>
    <w:rsid w:val="008A15C6"/>
    <w:rsid w:val="008A18D4"/>
    <w:rsid w:val="008A1DC0"/>
    <w:rsid w:val="008A1E03"/>
    <w:rsid w:val="008A217F"/>
    <w:rsid w:val="008A23D6"/>
    <w:rsid w:val="008A2467"/>
    <w:rsid w:val="008A2580"/>
    <w:rsid w:val="008A2910"/>
    <w:rsid w:val="008A2AFB"/>
    <w:rsid w:val="008A2F5F"/>
    <w:rsid w:val="008A2FBE"/>
    <w:rsid w:val="008A3122"/>
    <w:rsid w:val="008A33B2"/>
    <w:rsid w:val="008A35BB"/>
    <w:rsid w:val="008A368B"/>
    <w:rsid w:val="008A39D2"/>
    <w:rsid w:val="008A3AA9"/>
    <w:rsid w:val="008A3B5A"/>
    <w:rsid w:val="008A3C86"/>
    <w:rsid w:val="008A3D44"/>
    <w:rsid w:val="008A3E59"/>
    <w:rsid w:val="008A4104"/>
    <w:rsid w:val="008A43DA"/>
    <w:rsid w:val="008A45A5"/>
    <w:rsid w:val="008A4825"/>
    <w:rsid w:val="008A4EBD"/>
    <w:rsid w:val="008A52FF"/>
    <w:rsid w:val="008A5337"/>
    <w:rsid w:val="008A53F8"/>
    <w:rsid w:val="008A5664"/>
    <w:rsid w:val="008A57F3"/>
    <w:rsid w:val="008A5875"/>
    <w:rsid w:val="008A5A8D"/>
    <w:rsid w:val="008A5DA2"/>
    <w:rsid w:val="008A61F0"/>
    <w:rsid w:val="008A63BA"/>
    <w:rsid w:val="008A6699"/>
    <w:rsid w:val="008A679A"/>
    <w:rsid w:val="008A67EA"/>
    <w:rsid w:val="008A6AAC"/>
    <w:rsid w:val="008A6CE4"/>
    <w:rsid w:val="008A6CEC"/>
    <w:rsid w:val="008A6E07"/>
    <w:rsid w:val="008A6E37"/>
    <w:rsid w:val="008A6EE8"/>
    <w:rsid w:val="008A7EB1"/>
    <w:rsid w:val="008A7F3B"/>
    <w:rsid w:val="008B016D"/>
    <w:rsid w:val="008B0260"/>
    <w:rsid w:val="008B02E6"/>
    <w:rsid w:val="008B0793"/>
    <w:rsid w:val="008B0851"/>
    <w:rsid w:val="008B0B5E"/>
    <w:rsid w:val="008B0F04"/>
    <w:rsid w:val="008B1230"/>
    <w:rsid w:val="008B15D9"/>
    <w:rsid w:val="008B18F0"/>
    <w:rsid w:val="008B202C"/>
    <w:rsid w:val="008B20CB"/>
    <w:rsid w:val="008B2776"/>
    <w:rsid w:val="008B2847"/>
    <w:rsid w:val="008B32BA"/>
    <w:rsid w:val="008B34F5"/>
    <w:rsid w:val="008B37DD"/>
    <w:rsid w:val="008B39AE"/>
    <w:rsid w:val="008B3BB7"/>
    <w:rsid w:val="008B3D00"/>
    <w:rsid w:val="008B40DB"/>
    <w:rsid w:val="008B41FD"/>
    <w:rsid w:val="008B4A42"/>
    <w:rsid w:val="008B4BDE"/>
    <w:rsid w:val="008B4FBA"/>
    <w:rsid w:val="008B4FE9"/>
    <w:rsid w:val="008B505E"/>
    <w:rsid w:val="008B5131"/>
    <w:rsid w:val="008B52AC"/>
    <w:rsid w:val="008B57CE"/>
    <w:rsid w:val="008B68D3"/>
    <w:rsid w:val="008B6A19"/>
    <w:rsid w:val="008B6D1C"/>
    <w:rsid w:val="008B7A58"/>
    <w:rsid w:val="008B7ABB"/>
    <w:rsid w:val="008B7C23"/>
    <w:rsid w:val="008B7C97"/>
    <w:rsid w:val="008C0563"/>
    <w:rsid w:val="008C0CF3"/>
    <w:rsid w:val="008C0E58"/>
    <w:rsid w:val="008C10C9"/>
    <w:rsid w:val="008C1106"/>
    <w:rsid w:val="008C12FE"/>
    <w:rsid w:val="008C1521"/>
    <w:rsid w:val="008C158F"/>
    <w:rsid w:val="008C15DA"/>
    <w:rsid w:val="008C194B"/>
    <w:rsid w:val="008C20DE"/>
    <w:rsid w:val="008C21E1"/>
    <w:rsid w:val="008C2915"/>
    <w:rsid w:val="008C2B5F"/>
    <w:rsid w:val="008C3615"/>
    <w:rsid w:val="008C366A"/>
    <w:rsid w:val="008C36AD"/>
    <w:rsid w:val="008C3918"/>
    <w:rsid w:val="008C4564"/>
    <w:rsid w:val="008C4882"/>
    <w:rsid w:val="008C4B64"/>
    <w:rsid w:val="008C519E"/>
    <w:rsid w:val="008C5280"/>
    <w:rsid w:val="008C5762"/>
    <w:rsid w:val="008C5E5F"/>
    <w:rsid w:val="008C61CA"/>
    <w:rsid w:val="008C6424"/>
    <w:rsid w:val="008C650A"/>
    <w:rsid w:val="008C6687"/>
    <w:rsid w:val="008C6CD1"/>
    <w:rsid w:val="008C6EF7"/>
    <w:rsid w:val="008C7528"/>
    <w:rsid w:val="008C7617"/>
    <w:rsid w:val="008C76E2"/>
    <w:rsid w:val="008C781D"/>
    <w:rsid w:val="008D0166"/>
    <w:rsid w:val="008D0174"/>
    <w:rsid w:val="008D0305"/>
    <w:rsid w:val="008D0391"/>
    <w:rsid w:val="008D0642"/>
    <w:rsid w:val="008D0B93"/>
    <w:rsid w:val="008D0D0A"/>
    <w:rsid w:val="008D0DCA"/>
    <w:rsid w:val="008D0F9A"/>
    <w:rsid w:val="008D1172"/>
    <w:rsid w:val="008D1361"/>
    <w:rsid w:val="008D1371"/>
    <w:rsid w:val="008D140A"/>
    <w:rsid w:val="008D1522"/>
    <w:rsid w:val="008D15BB"/>
    <w:rsid w:val="008D167B"/>
    <w:rsid w:val="008D1705"/>
    <w:rsid w:val="008D1772"/>
    <w:rsid w:val="008D17A1"/>
    <w:rsid w:val="008D1B79"/>
    <w:rsid w:val="008D235F"/>
    <w:rsid w:val="008D2502"/>
    <w:rsid w:val="008D2874"/>
    <w:rsid w:val="008D2876"/>
    <w:rsid w:val="008D29BF"/>
    <w:rsid w:val="008D2B7C"/>
    <w:rsid w:val="008D2F62"/>
    <w:rsid w:val="008D32F5"/>
    <w:rsid w:val="008D3572"/>
    <w:rsid w:val="008D3624"/>
    <w:rsid w:val="008D3670"/>
    <w:rsid w:val="008D3E7D"/>
    <w:rsid w:val="008D440E"/>
    <w:rsid w:val="008D4464"/>
    <w:rsid w:val="008D4708"/>
    <w:rsid w:val="008D4C06"/>
    <w:rsid w:val="008D4E30"/>
    <w:rsid w:val="008D4E3F"/>
    <w:rsid w:val="008D53CA"/>
    <w:rsid w:val="008D53D1"/>
    <w:rsid w:val="008D59B8"/>
    <w:rsid w:val="008D5A85"/>
    <w:rsid w:val="008D5B74"/>
    <w:rsid w:val="008D62F4"/>
    <w:rsid w:val="008D6785"/>
    <w:rsid w:val="008D68A5"/>
    <w:rsid w:val="008D6966"/>
    <w:rsid w:val="008D69C4"/>
    <w:rsid w:val="008D6C5A"/>
    <w:rsid w:val="008D6E2A"/>
    <w:rsid w:val="008D6F24"/>
    <w:rsid w:val="008D70FF"/>
    <w:rsid w:val="008D7668"/>
    <w:rsid w:val="008D76B2"/>
    <w:rsid w:val="008D77B1"/>
    <w:rsid w:val="008D7AF7"/>
    <w:rsid w:val="008D7C3D"/>
    <w:rsid w:val="008D7DCA"/>
    <w:rsid w:val="008E04D4"/>
    <w:rsid w:val="008E0677"/>
    <w:rsid w:val="008E06B8"/>
    <w:rsid w:val="008E0C31"/>
    <w:rsid w:val="008E1154"/>
    <w:rsid w:val="008E179C"/>
    <w:rsid w:val="008E17C6"/>
    <w:rsid w:val="008E1E13"/>
    <w:rsid w:val="008E232B"/>
    <w:rsid w:val="008E235C"/>
    <w:rsid w:val="008E29BE"/>
    <w:rsid w:val="008E2FA9"/>
    <w:rsid w:val="008E3019"/>
    <w:rsid w:val="008E332B"/>
    <w:rsid w:val="008E344A"/>
    <w:rsid w:val="008E36EE"/>
    <w:rsid w:val="008E3A18"/>
    <w:rsid w:val="008E3A7F"/>
    <w:rsid w:val="008E3DC1"/>
    <w:rsid w:val="008E3E80"/>
    <w:rsid w:val="008E3F93"/>
    <w:rsid w:val="008E4150"/>
    <w:rsid w:val="008E418C"/>
    <w:rsid w:val="008E47D4"/>
    <w:rsid w:val="008E499E"/>
    <w:rsid w:val="008E4BE4"/>
    <w:rsid w:val="008E4D5C"/>
    <w:rsid w:val="008E4E83"/>
    <w:rsid w:val="008E4EC3"/>
    <w:rsid w:val="008E4F4B"/>
    <w:rsid w:val="008E520E"/>
    <w:rsid w:val="008E5317"/>
    <w:rsid w:val="008E5900"/>
    <w:rsid w:val="008E5987"/>
    <w:rsid w:val="008E5B69"/>
    <w:rsid w:val="008E5B91"/>
    <w:rsid w:val="008E5CB3"/>
    <w:rsid w:val="008E5DC8"/>
    <w:rsid w:val="008E6444"/>
    <w:rsid w:val="008E6566"/>
    <w:rsid w:val="008E6A5F"/>
    <w:rsid w:val="008E6CA3"/>
    <w:rsid w:val="008E6CB0"/>
    <w:rsid w:val="008E78EA"/>
    <w:rsid w:val="008E7C2D"/>
    <w:rsid w:val="008E7E93"/>
    <w:rsid w:val="008F0068"/>
    <w:rsid w:val="008F019A"/>
    <w:rsid w:val="008F0609"/>
    <w:rsid w:val="008F06C5"/>
    <w:rsid w:val="008F176E"/>
    <w:rsid w:val="008F1788"/>
    <w:rsid w:val="008F193F"/>
    <w:rsid w:val="008F19F0"/>
    <w:rsid w:val="008F1C28"/>
    <w:rsid w:val="008F2056"/>
    <w:rsid w:val="008F221A"/>
    <w:rsid w:val="008F2382"/>
    <w:rsid w:val="008F2A68"/>
    <w:rsid w:val="008F2AB3"/>
    <w:rsid w:val="008F2E31"/>
    <w:rsid w:val="008F2E66"/>
    <w:rsid w:val="008F3548"/>
    <w:rsid w:val="008F396F"/>
    <w:rsid w:val="008F39F9"/>
    <w:rsid w:val="008F3A6A"/>
    <w:rsid w:val="008F3E8D"/>
    <w:rsid w:val="008F3EB4"/>
    <w:rsid w:val="008F3F16"/>
    <w:rsid w:val="008F4130"/>
    <w:rsid w:val="008F415D"/>
    <w:rsid w:val="008F4229"/>
    <w:rsid w:val="008F4321"/>
    <w:rsid w:val="008F4492"/>
    <w:rsid w:val="008F44BF"/>
    <w:rsid w:val="008F4712"/>
    <w:rsid w:val="008F4A05"/>
    <w:rsid w:val="008F525B"/>
    <w:rsid w:val="008F5554"/>
    <w:rsid w:val="008F5705"/>
    <w:rsid w:val="008F5F45"/>
    <w:rsid w:val="008F60AE"/>
    <w:rsid w:val="008F63AC"/>
    <w:rsid w:val="008F640E"/>
    <w:rsid w:val="008F6B84"/>
    <w:rsid w:val="008F6B8E"/>
    <w:rsid w:val="008F6C38"/>
    <w:rsid w:val="008F6F01"/>
    <w:rsid w:val="008F7079"/>
    <w:rsid w:val="008F726F"/>
    <w:rsid w:val="008F7614"/>
    <w:rsid w:val="008F7946"/>
    <w:rsid w:val="008F7959"/>
    <w:rsid w:val="008F7A0E"/>
    <w:rsid w:val="008F7E3A"/>
    <w:rsid w:val="0090036B"/>
    <w:rsid w:val="009003AA"/>
    <w:rsid w:val="009004AD"/>
    <w:rsid w:val="009005C2"/>
    <w:rsid w:val="0090072D"/>
    <w:rsid w:val="009007E4"/>
    <w:rsid w:val="00900BB8"/>
    <w:rsid w:val="00900D4F"/>
    <w:rsid w:val="00900DAE"/>
    <w:rsid w:val="00900FE1"/>
    <w:rsid w:val="009015B2"/>
    <w:rsid w:val="00901941"/>
    <w:rsid w:val="00901B4F"/>
    <w:rsid w:val="00901F1D"/>
    <w:rsid w:val="00901F57"/>
    <w:rsid w:val="00902735"/>
    <w:rsid w:val="00902831"/>
    <w:rsid w:val="00902B9B"/>
    <w:rsid w:val="00902C2A"/>
    <w:rsid w:val="00903036"/>
    <w:rsid w:val="009035AF"/>
    <w:rsid w:val="00904427"/>
    <w:rsid w:val="009046AD"/>
    <w:rsid w:val="00904817"/>
    <w:rsid w:val="00904B18"/>
    <w:rsid w:val="0090563C"/>
    <w:rsid w:val="00905A30"/>
    <w:rsid w:val="00905AF4"/>
    <w:rsid w:val="009060CC"/>
    <w:rsid w:val="00906232"/>
    <w:rsid w:val="0090688E"/>
    <w:rsid w:val="009068FA"/>
    <w:rsid w:val="009069BA"/>
    <w:rsid w:val="00906A2D"/>
    <w:rsid w:val="00906AA9"/>
    <w:rsid w:val="00906AAC"/>
    <w:rsid w:val="00906BDF"/>
    <w:rsid w:val="00906BF1"/>
    <w:rsid w:val="00906DDB"/>
    <w:rsid w:val="00907315"/>
    <w:rsid w:val="009075D4"/>
    <w:rsid w:val="009077B2"/>
    <w:rsid w:val="009079C5"/>
    <w:rsid w:val="00907C24"/>
    <w:rsid w:val="00910248"/>
    <w:rsid w:val="0091092E"/>
    <w:rsid w:val="00910953"/>
    <w:rsid w:val="009109EE"/>
    <w:rsid w:val="00910D42"/>
    <w:rsid w:val="00910D52"/>
    <w:rsid w:val="00911158"/>
    <w:rsid w:val="00911322"/>
    <w:rsid w:val="0091140D"/>
    <w:rsid w:val="00911847"/>
    <w:rsid w:val="009119D1"/>
    <w:rsid w:val="00911B25"/>
    <w:rsid w:val="00911C06"/>
    <w:rsid w:val="00911E63"/>
    <w:rsid w:val="00912838"/>
    <w:rsid w:val="009128CF"/>
    <w:rsid w:val="00912ACD"/>
    <w:rsid w:val="00912BA2"/>
    <w:rsid w:val="00912D79"/>
    <w:rsid w:val="00912F7E"/>
    <w:rsid w:val="0091304C"/>
    <w:rsid w:val="00913074"/>
    <w:rsid w:val="0091375F"/>
    <w:rsid w:val="009139A8"/>
    <w:rsid w:val="009143DA"/>
    <w:rsid w:val="00914455"/>
    <w:rsid w:val="0091449C"/>
    <w:rsid w:val="009144B7"/>
    <w:rsid w:val="0091469C"/>
    <w:rsid w:val="00914748"/>
    <w:rsid w:val="00914958"/>
    <w:rsid w:val="009149C4"/>
    <w:rsid w:val="00914B66"/>
    <w:rsid w:val="00914FC8"/>
    <w:rsid w:val="009152A8"/>
    <w:rsid w:val="0091543E"/>
    <w:rsid w:val="00915703"/>
    <w:rsid w:val="00915D0B"/>
    <w:rsid w:val="00916010"/>
    <w:rsid w:val="0091656B"/>
    <w:rsid w:val="00916912"/>
    <w:rsid w:val="009169AB"/>
    <w:rsid w:val="009169E1"/>
    <w:rsid w:val="00916A41"/>
    <w:rsid w:val="00917506"/>
    <w:rsid w:val="00917A22"/>
    <w:rsid w:val="00917A91"/>
    <w:rsid w:val="00917C6B"/>
    <w:rsid w:val="00917D6E"/>
    <w:rsid w:val="00920213"/>
    <w:rsid w:val="0092052F"/>
    <w:rsid w:val="0092085A"/>
    <w:rsid w:val="00920BDF"/>
    <w:rsid w:val="00920CB7"/>
    <w:rsid w:val="0092138E"/>
    <w:rsid w:val="0092177C"/>
    <w:rsid w:val="009217C2"/>
    <w:rsid w:val="009217DA"/>
    <w:rsid w:val="00921CEF"/>
    <w:rsid w:val="00922316"/>
    <w:rsid w:val="00922843"/>
    <w:rsid w:val="00923069"/>
    <w:rsid w:val="00923DA8"/>
    <w:rsid w:val="00923ED3"/>
    <w:rsid w:val="009240A7"/>
    <w:rsid w:val="009240DB"/>
    <w:rsid w:val="00924149"/>
    <w:rsid w:val="00924285"/>
    <w:rsid w:val="009243F2"/>
    <w:rsid w:val="00924A32"/>
    <w:rsid w:val="00924B22"/>
    <w:rsid w:val="00924B2A"/>
    <w:rsid w:val="00924F29"/>
    <w:rsid w:val="009253EC"/>
    <w:rsid w:val="00925516"/>
    <w:rsid w:val="00925770"/>
    <w:rsid w:val="00925C7B"/>
    <w:rsid w:val="0092619E"/>
    <w:rsid w:val="00926446"/>
    <w:rsid w:val="009267D8"/>
    <w:rsid w:val="009269E2"/>
    <w:rsid w:val="00926B04"/>
    <w:rsid w:val="00926D74"/>
    <w:rsid w:val="00927398"/>
    <w:rsid w:val="00927E91"/>
    <w:rsid w:val="00927EA6"/>
    <w:rsid w:val="00930053"/>
    <w:rsid w:val="00930163"/>
    <w:rsid w:val="00930361"/>
    <w:rsid w:val="009306D9"/>
    <w:rsid w:val="009307F7"/>
    <w:rsid w:val="0093106D"/>
    <w:rsid w:val="0093107F"/>
    <w:rsid w:val="00931622"/>
    <w:rsid w:val="00931DC5"/>
    <w:rsid w:val="00931FC6"/>
    <w:rsid w:val="00931FFA"/>
    <w:rsid w:val="00932194"/>
    <w:rsid w:val="00932324"/>
    <w:rsid w:val="00932401"/>
    <w:rsid w:val="0093245E"/>
    <w:rsid w:val="00932771"/>
    <w:rsid w:val="00932A83"/>
    <w:rsid w:val="00932F60"/>
    <w:rsid w:val="009330E6"/>
    <w:rsid w:val="00933728"/>
    <w:rsid w:val="009338DD"/>
    <w:rsid w:val="00933974"/>
    <w:rsid w:val="00933CB3"/>
    <w:rsid w:val="00933FC0"/>
    <w:rsid w:val="0093408B"/>
    <w:rsid w:val="009341FF"/>
    <w:rsid w:val="00934DB9"/>
    <w:rsid w:val="00934E2A"/>
    <w:rsid w:val="009354FE"/>
    <w:rsid w:val="009358FD"/>
    <w:rsid w:val="00935B71"/>
    <w:rsid w:val="00935C7D"/>
    <w:rsid w:val="00935E61"/>
    <w:rsid w:val="00935FEC"/>
    <w:rsid w:val="00936084"/>
    <w:rsid w:val="009362B7"/>
    <w:rsid w:val="0093656A"/>
    <w:rsid w:val="0093691F"/>
    <w:rsid w:val="00936DB0"/>
    <w:rsid w:val="00937243"/>
    <w:rsid w:val="00937A20"/>
    <w:rsid w:val="00937CD5"/>
    <w:rsid w:val="009400E1"/>
    <w:rsid w:val="00940380"/>
    <w:rsid w:val="009403A0"/>
    <w:rsid w:val="009404D9"/>
    <w:rsid w:val="00940CDD"/>
    <w:rsid w:val="00940D3C"/>
    <w:rsid w:val="009410DF"/>
    <w:rsid w:val="0094130E"/>
    <w:rsid w:val="00941350"/>
    <w:rsid w:val="00941460"/>
    <w:rsid w:val="009414AD"/>
    <w:rsid w:val="009415C4"/>
    <w:rsid w:val="00941615"/>
    <w:rsid w:val="009417D8"/>
    <w:rsid w:val="009417F4"/>
    <w:rsid w:val="00941851"/>
    <w:rsid w:val="00941AC1"/>
    <w:rsid w:val="009421DE"/>
    <w:rsid w:val="0094238E"/>
    <w:rsid w:val="0094265E"/>
    <w:rsid w:val="009426D8"/>
    <w:rsid w:val="00942ACC"/>
    <w:rsid w:val="00942BAA"/>
    <w:rsid w:val="00942C06"/>
    <w:rsid w:val="00942F95"/>
    <w:rsid w:val="00943669"/>
    <w:rsid w:val="009436BC"/>
    <w:rsid w:val="00943863"/>
    <w:rsid w:val="00943947"/>
    <w:rsid w:val="00943CF9"/>
    <w:rsid w:val="00943EA8"/>
    <w:rsid w:val="00944391"/>
    <w:rsid w:val="00944441"/>
    <w:rsid w:val="00944BBB"/>
    <w:rsid w:val="00945561"/>
    <w:rsid w:val="0094566A"/>
    <w:rsid w:val="00945CB5"/>
    <w:rsid w:val="00945E0F"/>
    <w:rsid w:val="00946544"/>
    <w:rsid w:val="0094683C"/>
    <w:rsid w:val="00946A93"/>
    <w:rsid w:val="00946B90"/>
    <w:rsid w:val="00946F99"/>
    <w:rsid w:val="00946FDE"/>
    <w:rsid w:val="00947018"/>
    <w:rsid w:val="00947073"/>
    <w:rsid w:val="0094731D"/>
    <w:rsid w:val="009473BB"/>
    <w:rsid w:val="00947871"/>
    <w:rsid w:val="00947CE9"/>
    <w:rsid w:val="00947D94"/>
    <w:rsid w:val="00947F9F"/>
    <w:rsid w:val="00950841"/>
    <w:rsid w:val="00950BF6"/>
    <w:rsid w:val="0095103D"/>
    <w:rsid w:val="00951C0D"/>
    <w:rsid w:val="00951CFB"/>
    <w:rsid w:val="00952305"/>
    <w:rsid w:val="00952841"/>
    <w:rsid w:val="00952A87"/>
    <w:rsid w:val="00952AB4"/>
    <w:rsid w:val="00953199"/>
    <w:rsid w:val="009532BA"/>
    <w:rsid w:val="00953561"/>
    <w:rsid w:val="009535AD"/>
    <w:rsid w:val="00953705"/>
    <w:rsid w:val="00953E6A"/>
    <w:rsid w:val="00953F92"/>
    <w:rsid w:val="009546AA"/>
    <w:rsid w:val="00954B3A"/>
    <w:rsid w:val="00954ED1"/>
    <w:rsid w:val="00955ACC"/>
    <w:rsid w:val="00955CD3"/>
    <w:rsid w:val="00955F62"/>
    <w:rsid w:val="0095658C"/>
    <w:rsid w:val="0095668A"/>
    <w:rsid w:val="00956F5A"/>
    <w:rsid w:val="00957581"/>
    <w:rsid w:val="009576FF"/>
    <w:rsid w:val="00957AB9"/>
    <w:rsid w:val="00957B55"/>
    <w:rsid w:val="00957B71"/>
    <w:rsid w:val="00957CF1"/>
    <w:rsid w:val="00960009"/>
    <w:rsid w:val="009600E4"/>
    <w:rsid w:val="009602FF"/>
    <w:rsid w:val="00960328"/>
    <w:rsid w:val="009613C1"/>
    <w:rsid w:val="009613D6"/>
    <w:rsid w:val="009614A7"/>
    <w:rsid w:val="00961782"/>
    <w:rsid w:val="0096189F"/>
    <w:rsid w:val="009619F1"/>
    <w:rsid w:val="00961BDD"/>
    <w:rsid w:val="00961C9C"/>
    <w:rsid w:val="00961EDF"/>
    <w:rsid w:val="00962286"/>
    <w:rsid w:val="00962993"/>
    <w:rsid w:val="009629D3"/>
    <w:rsid w:val="00962BAC"/>
    <w:rsid w:val="00962C2A"/>
    <w:rsid w:val="00962DC6"/>
    <w:rsid w:val="00962F76"/>
    <w:rsid w:val="009632BB"/>
    <w:rsid w:val="00963626"/>
    <w:rsid w:val="009637BD"/>
    <w:rsid w:val="00963B09"/>
    <w:rsid w:val="00963D47"/>
    <w:rsid w:val="00964330"/>
    <w:rsid w:val="00964449"/>
    <w:rsid w:val="00964776"/>
    <w:rsid w:val="0096492B"/>
    <w:rsid w:val="0096505C"/>
    <w:rsid w:val="0096563A"/>
    <w:rsid w:val="009659D5"/>
    <w:rsid w:val="00965FDE"/>
    <w:rsid w:val="009663E0"/>
    <w:rsid w:val="00966A49"/>
    <w:rsid w:val="00966AEF"/>
    <w:rsid w:val="0096742F"/>
    <w:rsid w:val="009677B7"/>
    <w:rsid w:val="0096785F"/>
    <w:rsid w:val="0096798F"/>
    <w:rsid w:val="00967DC7"/>
    <w:rsid w:val="00970121"/>
    <w:rsid w:val="009705E1"/>
    <w:rsid w:val="009705EE"/>
    <w:rsid w:val="009705FF"/>
    <w:rsid w:val="00970AC3"/>
    <w:rsid w:val="00971019"/>
    <w:rsid w:val="009711AE"/>
    <w:rsid w:val="009713BF"/>
    <w:rsid w:val="00971415"/>
    <w:rsid w:val="00971807"/>
    <w:rsid w:val="00971A78"/>
    <w:rsid w:val="00971A79"/>
    <w:rsid w:val="00972185"/>
    <w:rsid w:val="009721C7"/>
    <w:rsid w:val="0097221E"/>
    <w:rsid w:val="00972354"/>
    <w:rsid w:val="00972ED8"/>
    <w:rsid w:val="00973503"/>
    <w:rsid w:val="009738DC"/>
    <w:rsid w:val="00973DED"/>
    <w:rsid w:val="00973E10"/>
    <w:rsid w:val="00973F1D"/>
    <w:rsid w:val="009741AB"/>
    <w:rsid w:val="0097425C"/>
    <w:rsid w:val="0097433C"/>
    <w:rsid w:val="0097445A"/>
    <w:rsid w:val="0097489C"/>
    <w:rsid w:val="00974AA5"/>
    <w:rsid w:val="00974B7B"/>
    <w:rsid w:val="00975444"/>
    <w:rsid w:val="0097584E"/>
    <w:rsid w:val="009758CF"/>
    <w:rsid w:val="00975A7E"/>
    <w:rsid w:val="009761EF"/>
    <w:rsid w:val="009763E7"/>
    <w:rsid w:val="00976A04"/>
    <w:rsid w:val="00976D2D"/>
    <w:rsid w:val="00976DBD"/>
    <w:rsid w:val="00976E30"/>
    <w:rsid w:val="00976E49"/>
    <w:rsid w:val="0097763B"/>
    <w:rsid w:val="00977974"/>
    <w:rsid w:val="00977D00"/>
    <w:rsid w:val="00977E8F"/>
    <w:rsid w:val="00980746"/>
    <w:rsid w:val="00980AE6"/>
    <w:rsid w:val="00980E04"/>
    <w:rsid w:val="00980F2F"/>
    <w:rsid w:val="00981534"/>
    <w:rsid w:val="009815E7"/>
    <w:rsid w:val="00981BAF"/>
    <w:rsid w:val="00981BEC"/>
    <w:rsid w:val="00981CCB"/>
    <w:rsid w:val="0098224B"/>
    <w:rsid w:val="0098226E"/>
    <w:rsid w:val="009827FF"/>
    <w:rsid w:val="00982BB0"/>
    <w:rsid w:val="00982C02"/>
    <w:rsid w:val="00983697"/>
    <w:rsid w:val="00983C6F"/>
    <w:rsid w:val="0098422F"/>
    <w:rsid w:val="00984592"/>
    <w:rsid w:val="009845A9"/>
    <w:rsid w:val="009845E0"/>
    <w:rsid w:val="00984B85"/>
    <w:rsid w:val="00984C5B"/>
    <w:rsid w:val="0098522C"/>
    <w:rsid w:val="009852F4"/>
    <w:rsid w:val="009853F2"/>
    <w:rsid w:val="00985AD5"/>
    <w:rsid w:val="009861CA"/>
    <w:rsid w:val="00986C7B"/>
    <w:rsid w:val="00986E30"/>
    <w:rsid w:val="009870A3"/>
    <w:rsid w:val="00987138"/>
    <w:rsid w:val="0098752E"/>
    <w:rsid w:val="009876A6"/>
    <w:rsid w:val="009876AF"/>
    <w:rsid w:val="00987A44"/>
    <w:rsid w:val="00987A6B"/>
    <w:rsid w:val="00987F74"/>
    <w:rsid w:val="00990267"/>
    <w:rsid w:val="00990435"/>
    <w:rsid w:val="009909ED"/>
    <w:rsid w:val="00990C4D"/>
    <w:rsid w:val="00990CC9"/>
    <w:rsid w:val="00991123"/>
    <w:rsid w:val="0099187F"/>
    <w:rsid w:val="00991B39"/>
    <w:rsid w:val="00991CAB"/>
    <w:rsid w:val="00991EEF"/>
    <w:rsid w:val="00992071"/>
    <w:rsid w:val="00992347"/>
    <w:rsid w:val="009926BF"/>
    <w:rsid w:val="00992F8A"/>
    <w:rsid w:val="00993091"/>
    <w:rsid w:val="00993728"/>
    <w:rsid w:val="009937BE"/>
    <w:rsid w:val="00993A04"/>
    <w:rsid w:val="00993AB2"/>
    <w:rsid w:val="00994296"/>
    <w:rsid w:val="0099498B"/>
    <w:rsid w:val="00994C54"/>
    <w:rsid w:val="00994DB1"/>
    <w:rsid w:val="00994EFE"/>
    <w:rsid w:val="0099530E"/>
    <w:rsid w:val="0099534F"/>
    <w:rsid w:val="009953A2"/>
    <w:rsid w:val="009954AF"/>
    <w:rsid w:val="009957A0"/>
    <w:rsid w:val="009957C6"/>
    <w:rsid w:val="00995A2A"/>
    <w:rsid w:val="00995D8A"/>
    <w:rsid w:val="00995E35"/>
    <w:rsid w:val="0099651D"/>
    <w:rsid w:val="00996573"/>
    <w:rsid w:val="009968E5"/>
    <w:rsid w:val="00996A66"/>
    <w:rsid w:val="00996B01"/>
    <w:rsid w:val="00996F3E"/>
    <w:rsid w:val="00997434"/>
    <w:rsid w:val="009974EE"/>
    <w:rsid w:val="009976F7"/>
    <w:rsid w:val="00997805"/>
    <w:rsid w:val="00997845"/>
    <w:rsid w:val="009A0180"/>
    <w:rsid w:val="009A0288"/>
    <w:rsid w:val="009A0894"/>
    <w:rsid w:val="009A0904"/>
    <w:rsid w:val="009A0E83"/>
    <w:rsid w:val="009A1032"/>
    <w:rsid w:val="009A1382"/>
    <w:rsid w:val="009A19C7"/>
    <w:rsid w:val="009A1C44"/>
    <w:rsid w:val="009A1C84"/>
    <w:rsid w:val="009A2113"/>
    <w:rsid w:val="009A216E"/>
    <w:rsid w:val="009A2BA1"/>
    <w:rsid w:val="009A2D43"/>
    <w:rsid w:val="009A2E02"/>
    <w:rsid w:val="009A372D"/>
    <w:rsid w:val="009A3822"/>
    <w:rsid w:val="009A3948"/>
    <w:rsid w:val="009A3BCC"/>
    <w:rsid w:val="009A3CCC"/>
    <w:rsid w:val="009A3D69"/>
    <w:rsid w:val="009A43CA"/>
    <w:rsid w:val="009A44F0"/>
    <w:rsid w:val="009A45D8"/>
    <w:rsid w:val="009A48B6"/>
    <w:rsid w:val="009A495C"/>
    <w:rsid w:val="009A49AF"/>
    <w:rsid w:val="009A4B7F"/>
    <w:rsid w:val="009A4DB2"/>
    <w:rsid w:val="009A4F46"/>
    <w:rsid w:val="009A53BA"/>
    <w:rsid w:val="009A5539"/>
    <w:rsid w:val="009A575F"/>
    <w:rsid w:val="009A5EEE"/>
    <w:rsid w:val="009A5F16"/>
    <w:rsid w:val="009A623F"/>
    <w:rsid w:val="009A6527"/>
    <w:rsid w:val="009A6855"/>
    <w:rsid w:val="009A685D"/>
    <w:rsid w:val="009A6860"/>
    <w:rsid w:val="009A69F1"/>
    <w:rsid w:val="009A6C59"/>
    <w:rsid w:val="009A6CB9"/>
    <w:rsid w:val="009A6EE1"/>
    <w:rsid w:val="009A6F16"/>
    <w:rsid w:val="009A703D"/>
    <w:rsid w:val="009A7170"/>
    <w:rsid w:val="009A7567"/>
    <w:rsid w:val="009A766B"/>
    <w:rsid w:val="009A774B"/>
    <w:rsid w:val="009A7821"/>
    <w:rsid w:val="009A7881"/>
    <w:rsid w:val="009A7C15"/>
    <w:rsid w:val="009A7E84"/>
    <w:rsid w:val="009B02AC"/>
    <w:rsid w:val="009B0812"/>
    <w:rsid w:val="009B089F"/>
    <w:rsid w:val="009B09BE"/>
    <w:rsid w:val="009B0F3F"/>
    <w:rsid w:val="009B103C"/>
    <w:rsid w:val="009B11F0"/>
    <w:rsid w:val="009B1287"/>
    <w:rsid w:val="009B15A3"/>
    <w:rsid w:val="009B15D8"/>
    <w:rsid w:val="009B169B"/>
    <w:rsid w:val="009B1810"/>
    <w:rsid w:val="009B1B2E"/>
    <w:rsid w:val="009B1B5A"/>
    <w:rsid w:val="009B1F1F"/>
    <w:rsid w:val="009B1F76"/>
    <w:rsid w:val="009B2026"/>
    <w:rsid w:val="009B22D4"/>
    <w:rsid w:val="009B2342"/>
    <w:rsid w:val="009B27B7"/>
    <w:rsid w:val="009B2AD7"/>
    <w:rsid w:val="009B2F2C"/>
    <w:rsid w:val="009B3256"/>
    <w:rsid w:val="009B349D"/>
    <w:rsid w:val="009B3EC2"/>
    <w:rsid w:val="009B3F75"/>
    <w:rsid w:val="009B3F8D"/>
    <w:rsid w:val="009B4303"/>
    <w:rsid w:val="009B446A"/>
    <w:rsid w:val="009B48E9"/>
    <w:rsid w:val="009B4F2D"/>
    <w:rsid w:val="009B4F6D"/>
    <w:rsid w:val="009B51D2"/>
    <w:rsid w:val="009B53A0"/>
    <w:rsid w:val="009B546C"/>
    <w:rsid w:val="009B5472"/>
    <w:rsid w:val="009B5514"/>
    <w:rsid w:val="009B56D8"/>
    <w:rsid w:val="009B5E52"/>
    <w:rsid w:val="009B6201"/>
    <w:rsid w:val="009B63CF"/>
    <w:rsid w:val="009B648D"/>
    <w:rsid w:val="009B69A9"/>
    <w:rsid w:val="009B6E89"/>
    <w:rsid w:val="009B6FBC"/>
    <w:rsid w:val="009B7424"/>
    <w:rsid w:val="009B7C8E"/>
    <w:rsid w:val="009B7CBA"/>
    <w:rsid w:val="009B7E4E"/>
    <w:rsid w:val="009B7F80"/>
    <w:rsid w:val="009C0030"/>
    <w:rsid w:val="009C01FC"/>
    <w:rsid w:val="009C020B"/>
    <w:rsid w:val="009C044C"/>
    <w:rsid w:val="009C07DD"/>
    <w:rsid w:val="009C0D71"/>
    <w:rsid w:val="009C1284"/>
    <w:rsid w:val="009C147D"/>
    <w:rsid w:val="009C151B"/>
    <w:rsid w:val="009C18AF"/>
    <w:rsid w:val="009C1994"/>
    <w:rsid w:val="009C19B4"/>
    <w:rsid w:val="009C1A27"/>
    <w:rsid w:val="009C1CEE"/>
    <w:rsid w:val="009C1D0A"/>
    <w:rsid w:val="009C231B"/>
    <w:rsid w:val="009C23C4"/>
    <w:rsid w:val="009C24B2"/>
    <w:rsid w:val="009C2A26"/>
    <w:rsid w:val="009C2D24"/>
    <w:rsid w:val="009C2DA8"/>
    <w:rsid w:val="009C3375"/>
    <w:rsid w:val="009C3385"/>
    <w:rsid w:val="009C36E2"/>
    <w:rsid w:val="009C38D1"/>
    <w:rsid w:val="009C3B07"/>
    <w:rsid w:val="009C3BFA"/>
    <w:rsid w:val="009C3FCA"/>
    <w:rsid w:val="009C4108"/>
    <w:rsid w:val="009C441B"/>
    <w:rsid w:val="009C5B02"/>
    <w:rsid w:val="009C5BBC"/>
    <w:rsid w:val="009C5F95"/>
    <w:rsid w:val="009C6007"/>
    <w:rsid w:val="009C60E8"/>
    <w:rsid w:val="009C6282"/>
    <w:rsid w:val="009C6471"/>
    <w:rsid w:val="009C65CB"/>
    <w:rsid w:val="009C6731"/>
    <w:rsid w:val="009C684F"/>
    <w:rsid w:val="009C6A01"/>
    <w:rsid w:val="009C71B0"/>
    <w:rsid w:val="009C7831"/>
    <w:rsid w:val="009C7B05"/>
    <w:rsid w:val="009C7F91"/>
    <w:rsid w:val="009D0179"/>
    <w:rsid w:val="009D0330"/>
    <w:rsid w:val="009D0662"/>
    <w:rsid w:val="009D08A7"/>
    <w:rsid w:val="009D0EE1"/>
    <w:rsid w:val="009D1258"/>
    <w:rsid w:val="009D1286"/>
    <w:rsid w:val="009D1599"/>
    <w:rsid w:val="009D170D"/>
    <w:rsid w:val="009D1BFF"/>
    <w:rsid w:val="009D202A"/>
    <w:rsid w:val="009D2168"/>
    <w:rsid w:val="009D276B"/>
    <w:rsid w:val="009D27BD"/>
    <w:rsid w:val="009D27BE"/>
    <w:rsid w:val="009D28D7"/>
    <w:rsid w:val="009D2975"/>
    <w:rsid w:val="009D2A04"/>
    <w:rsid w:val="009D2B3B"/>
    <w:rsid w:val="009D2B5A"/>
    <w:rsid w:val="009D2F01"/>
    <w:rsid w:val="009D2F43"/>
    <w:rsid w:val="009D310C"/>
    <w:rsid w:val="009D3351"/>
    <w:rsid w:val="009D33AC"/>
    <w:rsid w:val="009D36F4"/>
    <w:rsid w:val="009D3C28"/>
    <w:rsid w:val="009D4476"/>
    <w:rsid w:val="009D4536"/>
    <w:rsid w:val="009D48B7"/>
    <w:rsid w:val="009D502F"/>
    <w:rsid w:val="009D522C"/>
    <w:rsid w:val="009D590F"/>
    <w:rsid w:val="009D63ED"/>
    <w:rsid w:val="009D6596"/>
    <w:rsid w:val="009D6F1F"/>
    <w:rsid w:val="009D7214"/>
    <w:rsid w:val="009D72C6"/>
    <w:rsid w:val="009D7632"/>
    <w:rsid w:val="009D78C9"/>
    <w:rsid w:val="009D791D"/>
    <w:rsid w:val="009D7C49"/>
    <w:rsid w:val="009D7CCA"/>
    <w:rsid w:val="009D7E7B"/>
    <w:rsid w:val="009D7EAC"/>
    <w:rsid w:val="009E01A1"/>
    <w:rsid w:val="009E061D"/>
    <w:rsid w:val="009E08D6"/>
    <w:rsid w:val="009E10A7"/>
    <w:rsid w:val="009E14C9"/>
    <w:rsid w:val="009E1A21"/>
    <w:rsid w:val="009E2001"/>
    <w:rsid w:val="009E232C"/>
    <w:rsid w:val="009E25E9"/>
    <w:rsid w:val="009E3338"/>
    <w:rsid w:val="009E34AF"/>
    <w:rsid w:val="009E3B58"/>
    <w:rsid w:val="009E3C0A"/>
    <w:rsid w:val="009E3D10"/>
    <w:rsid w:val="009E3D75"/>
    <w:rsid w:val="009E3D8D"/>
    <w:rsid w:val="009E3EDE"/>
    <w:rsid w:val="009E52F4"/>
    <w:rsid w:val="009E539E"/>
    <w:rsid w:val="009E57AF"/>
    <w:rsid w:val="009E6117"/>
    <w:rsid w:val="009E6172"/>
    <w:rsid w:val="009E61B4"/>
    <w:rsid w:val="009E636F"/>
    <w:rsid w:val="009E65CD"/>
    <w:rsid w:val="009E65E3"/>
    <w:rsid w:val="009E667A"/>
    <w:rsid w:val="009E6A82"/>
    <w:rsid w:val="009E6B6C"/>
    <w:rsid w:val="009E6C2C"/>
    <w:rsid w:val="009E6D51"/>
    <w:rsid w:val="009E6EC6"/>
    <w:rsid w:val="009E6FAF"/>
    <w:rsid w:val="009E6FB5"/>
    <w:rsid w:val="009E7061"/>
    <w:rsid w:val="009E721C"/>
    <w:rsid w:val="009E7382"/>
    <w:rsid w:val="009E7414"/>
    <w:rsid w:val="009E7465"/>
    <w:rsid w:val="009E74E8"/>
    <w:rsid w:val="009E7831"/>
    <w:rsid w:val="009E79E4"/>
    <w:rsid w:val="009E7A44"/>
    <w:rsid w:val="009E7A7E"/>
    <w:rsid w:val="009E7D68"/>
    <w:rsid w:val="009E7DEA"/>
    <w:rsid w:val="009E7FA8"/>
    <w:rsid w:val="009F0203"/>
    <w:rsid w:val="009F0970"/>
    <w:rsid w:val="009F0AD9"/>
    <w:rsid w:val="009F0DDE"/>
    <w:rsid w:val="009F0F5D"/>
    <w:rsid w:val="009F12D8"/>
    <w:rsid w:val="009F1CDE"/>
    <w:rsid w:val="009F1DF1"/>
    <w:rsid w:val="009F1F2D"/>
    <w:rsid w:val="009F2376"/>
    <w:rsid w:val="009F3471"/>
    <w:rsid w:val="009F3542"/>
    <w:rsid w:val="009F364E"/>
    <w:rsid w:val="009F3BCF"/>
    <w:rsid w:val="009F3F60"/>
    <w:rsid w:val="009F3FD1"/>
    <w:rsid w:val="009F4049"/>
    <w:rsid w:val="009F415B"/>
    <w:rsid w:val="009F45E5"/>
    <w:rsid w:val="009F4BDB"/>
    <w:rsid w:val="009F4D44"/>
    <w:rsid w:val="009F54A6"/>
    <w:rsid w:val="009F579D"/>
    <w:rsid w:val="009F57A4"/>
    <w:rsid w:val="009F5DCC"/>
    <w:rsid w:val="009F5F51"/>
    <w:rsid w:val="009F6096"/>
    <w:rsid w:val="009F626E"/>
    <w:rsid w:val="009F659E"/>
    <w:rsid w:val="009F6665"/>
    <w:rsid w:val="009F698E"/>
    <w:rsid w:val="009F6AB8"/>
    <w:rsid w:val="009F6C15"/>
    <w:rsid w:val="009F6E70"/>
    <w:rsid w:val="009F6EA1"/>
    <w:rsid w:val="009F6EA7"/>
    <w:rsid w:val="009F71C9"/>
    <w:rsid w:val="009F7505"/>
    <w:rsid w:val="009F7AA1"/>
    <w:rsid w:val="009F7F51"/>
    <w:rsid w:val="00A0022C"/>
    <w:rsid w:val="00A00665"/>
    <w:rsid w:val="00A00C5B"/>
    <w:rsid w:val="00A012C4"/>
    <w:rsid w:val="00A018A3"/>
    <w:rsid w:val="00A01D6A"/>
    <w:rsid w:val="00A01E15"/>
    <w:rsid w:val="00A0217C"/>
    <w:rsid w:val="00A02279"/>
    <w:rsid w:val="00A023E3"/>
    <w:rsid w:val="00A024D0"/>
    <w:rsid w:val="00A0269B"/>
    <w:rsid w:val="00A0277A"/>
    <w:rsid w:val="00A02ABC"/>
    <w:rsid w:val="00A030C3"/>
    <w:rsid w:val="00A03289"/>
    <w:rsid w:val="00A03490"/>
    <w:rsid w:val="00A03BB9"/>
    <w:rsid w:val="00A03F37"/>
    <w:rsid w:val="00A03F56"/>
    <w:rsid w:val="00A04574"/>
    <w:rsid w:val="00A04940"/>
    <w:rsid w:val="00A04D6E"/>
    <w:rsid w:val="00A04FB8"/>
    <w:rsid w:val="00A04FD9"/>
    <w:rsid w:val="00A050B7"/>
    <w:rsid w:val="00A05328"/>
    <w:rsid w:val="00A05480"/>
    <w:rsid w:val="00A061C5"/>
    <w:rsid w:val="00A0680B"/>
    <w:rsid w:val="00A06991"/>
    <w:rsid w:val="00A06B37"/>
    <w:rsid w:val="00A06C76"/>
    <w:rsid w:val="00A071CF"/>
    <w:rsid w:val="00A07228"/>
    <w:rsid w:val="00A0777D"/>
    <w:rsid w:val="00A07C2E"/>
    <w:rsid w:val="00A07EBA"/>
    <w:rsid w:val="00A1014C"/>
    <w:rsid w:val="00A10A1F"/>
    <w:rsid w:val="00A10C55"/>
    <w:rsid w:val="00A110C7"/>
    <w:rsid w:val="00A112F4"/>
    <w:rsid w:val="00A11779"/>
    <w:rsid w:val="00A11A46"/>
    <w:rsid w:val="00A11B9B"/>
    <w:rsid w:val="00A11D63"/>
    <w:rsid w:val="00A11F8D"/>
    <w:rsid w:val="00A121BD"/>
    <w:rsid w:val="00A12314"/>
    <w:rsid w:val="00A126C4"/>
    <w:rsid w:val="00A12956"/>
    <w:rsid w:val="00A12B98"/>
    <w:rsid w:val="00A12BBD"/>
    <w:rsid w:val="00A1310A"/>
    <w:rsid w:val="00A135B2"/>
    <w:rsid w:val="00A13640"/>
    <w:rsid w:val="00A13B49"/>
    <w:rsid w:val="00A13E5B"/>
    <w:rsid w:val="00A13F47"/>
    <w:rsid w:val="00A1406E"/>
    <w:rsid w:val="00A1439E"/>
    <w:rsid w:val="00A14729"/>
    <w:rsid w:val="00A14B1B"/>
    <w:rsid w:val="00A14DD6"/>
    <w:rsid w:val="00A14E57"/>
    <w:rsid w:val="00A15686"/>
    <w:rsid w:val="00A15C31"/>
    <w:rsid w:val="00A15F8B"/>
    <w:rsid w:val="00A16294"/>
    <w:rsid w:val="00A1635E"/>
    <w:rsid w:val="00A167AD"/>
    <w:rsid w:val="00A16A30"/>
    <w:rsid w:val="00A16EA2"/>
    <w:rsid w:val="00A16ECF"/>
    <w:rsid w:val="00A17944"/>
    <w:rsid w:val="00A17C43"/>
    <w:rsid w:val="00A2009B"/>
    <w:rsid w:val="00A202C0"/>
    <w:rsid w:val="00A204F5"/>
    <w:rsid w:val="00A2064F"/>
    <w:rsid w:val="00A2139F"/>
    <w:rsid w:val="00A2144F"/>
    <w:rsid w:val="00A21493"/>
    <w:rsid w:val="00A21C6D"/>
    <w:rsid w:val="00A21E5E"/>
    <w:rsid w:val="00A220F6"/>
    <w:rsid w:val="00A22784"/>
    <w:rsid w:val="00A227C3"/>
    <w:rsid w:val="00A22A28"/>
    <w:rsid w:val="00A22BDB"/>
    <w:rsid w:val="00A22C9A"/>
    <w:rsid w:val="00A22D9F"/>
    <w:rsid w:val="00A23462"/>
    <w:rsid w:val="00A2394C"/>
    <w:rsid w:val="00A2395F"/>
    <w:rsid w:val="00A23E46"/>
    <w:rsid w:val="00A23F87"/>
    <w:rsid w:val="00A24BE6"/>
    <w:rsid w:val="00A24F2E"/>
    <w:rsid w:val="00A25658"/>
    <w:rsid w:val="00A257BC"/>
    <w:rsid w:val="00A257D9"/>
    <w:rsid w:val="00A261E7"/>
    <w:rsid w:val="00A2632B"/>
    <w:rsid w:val="00A2654D"/>
    <w:rsid w:val="00A268A3"/>
    <w:rsid w:val="00A26D08"/>
    <w:rsid w:val="00A26E24"/>
    <w:rsid w:val="00A26ED8"/>
    <w:rsid w:val="00A277E5"/>
    <w:rsid w:val="00A27BBE"/>
    <w:rsid w:val="00A27EEB"/>
    <w:rsid w:val="00A27F5F"/>
    <w:rsid w:val="00A30014"/>
    <w:rsid w:val="00A300AF"/>
    <w:rsid w:val="00A30104"/>
    <w:rsid w:val="00A303CA"/>
    <w:rsid w:val="00A306BB"/>
    <w:rsid w:val="00A309D8"/>
    <w:rsid w:val="00A30A26"/>
    <w:rsid w:val="00A30C82"/>
    <w:rsid w:val="00A30C94"/>
    <w:rsid w:val="00A30FBF"/>
    <w:rsid w:val="00A31065"/>
    <w:rsid w:val="00A310FD"/>
    <w:rsid w:val="00A31133"/>
    <w:rsid w:val="00A31390"/>
    <w:rsid w:val="00A313D7"/>
    <w:rsid w:val="00A313EC"/>
    <w:rsid w:val="00A3193C"/>
    <w:rsid w:val="00A32504"/>
    <w:rsid w:val="00A326FE"/>
    <w:rsid w:val="00A32C00"/>
    <w:rsid w:val="00A32D9B"/>
    <w:rsid w:val="00A32EDC"/>
    <w:rsid w:val="00A32F0E"/>
    <w:rsid w:val="00A33047"/>
    <w:rsid w:val="00A330D8"/>
    <w:rsid w:val="00A3330C"/>
    <w:rsid w:val="00A33371"/>
    <w:rsid w:val="00A33394"/>
    <w:rsid w:val="00A33438"/>
    <w:rsid w:val="00A33E20"/>
    <w:rsid w:val="00A33F01"/>
    <w:rsid w:val="00A33F8C"/>
    <w:rsid w:val="00A34281"/>
    <w:rsid w:val="00A34393"/>
    <w:rsid w:val="00A34480"/>
    <w:rsid w:val="00A347BB"/>
    <w:rsid w:val="00A34B37"/>
    <w:rsid w:val="00A35142"/>
    <w:rsid w:val="00A35506"/>
    <w:rsid w:val="00A359D1"/>
    <w:rsid w:val="00A35B15"/>
    <w:rsid w:val="00A35B24"/>
    <w:rsid w:val="00A35F70"/>
    <w:rsid w:val="00A35FF9"/>
    <w:rsid w:val="00A36087"/>
    <w:rsid w:val="00A360E3"/>
    <w:rsid w:val="00A36417"/>
    <w:rsid w:val="00A36927"/>
    <w:rsid w:val="00A36F80"/>
    <w:rsid w:val="00A36FCC"/>
    <w:rsid w:val="00A371F4"/>
    <w:rsid w:val="00A37C3C"/>
    <w:rsid w:val="00A37CE3"/>
    <w:rsid w:val="00A37E2E"/>
    <w:rsid w:val="00A37ED9"/>
    <w:rsid w:val="00A40133"/>
    <w:rsid w:val="00A40153"/>
    <w:rsid w:val="00A4032C"/>
    <w:rsid w:val="00A4065F"/>
    <w:rsid w:val="00A407F7"/>
    <w:rsid w:val="00A40D2B"/>
    <w:rsid w:val="00A40FA1"/>
    <w:rsid w:val="00A414DE"/>
    <w:rsid w:val="00A41808"/>
    <w:rsid w:val="00A418F0"/>
    <w:rsid w:val="00A41A3B"/>
    <w:rsid w:val="00A41D0F"/>
    <w:rsid w:val="00A421C6"/>
    <w:rsid w:val="00A425D8"/>
    <w:rsid w:val="00A42A3F"/>
    <w:rsid w:val="00A42ED5"/>
    <w:rsid w:val="00A42F69"/>
    <w:rsid w:val="00A430E9"/>
    <w:rsid w:val="00A434D4"/>
    <w:rsid w:val="00A43614"/>
    <w:rsid w:val="00A43761"/>
    <w:rsid w:val="00A43C9F"/>
    <w:rsid w:val="00A43D61"/>
    <w:rsid w:val="00A43F8F"/>
    <w:rsid w:val="00A4418E"/>
    <w:rsid w:val="00A4476B"/>
    <w:rsid w:val="00A448C0"/>
    <w:rsid w:val="00A45312"/>
    <w:rsid w:val="00A45727"/>
    <w:rsid w:val="00A460F8"/>
    <w:rsid w:val="00A462A6"/>
    <w:rsid w:val="00A465D3"/>
    <w:rsid w:val="00A46680"/>
    <w:rsid w:val="00A46738"/>
    <w:rsid w:val="00A47001"/>
    <w:rsid w:val="00A471A6"/>
    <w:rsid w:val="00A47426"/>
    <w:rsid w:val="00A475E0"/>
    <w:rsid w:val="00A47E2E"/>
    <w:rsid w:val="00A5003A"/>
    <w:rsid w:val="00A50AB2"/>
    <w:rsid w:val="00A50B9E"/>
    <w:rsid w:val="00A514F7"/>
    <w:rsid w:val="00A5180A"/>
    <w:rsid w:val="00A518AC"/>
    <w:rsid w:val="00A51BBB"/>
    <w:rsid w:val="00A51CA2"/>
    <w:rsid w:val="00A51DAC"/>
    <w:rsid w:val="00A51E5B"/>
    <w:rsid w:val="00A51E86"/>
    <w:rsid w:val="00A52223"/>
    <w:rsid w:val="00A52518"/>
    <w:rsid w:val="00A52722"/>
    <w:rsid w:val="00A52F33"/>
    <w:rsid w:val="00A53133"/>
    <w:rsid w:val="00A53140"/>
    <w:rsid w:val="00A5360C"/>
    <w:rsid w:val="00A53894"/>
    <w:rsid w:val="00A53C11"/>
    <w:rsid w:val="00A53ED5"/>
    <w:rsid w:val="00A53F6C"/>
    <w:rsid w:val="00A545E4"/>
    <w:rsid w:val="00A545E5"/>
    <w:rsid w:val="00A547C9"/>
    <w:rsid w:val="00A5482E"/>
    <w:rsid w:val="00A54A8C"/>
    <w:rsid w:val="00A54D68"/>
    <w:rsid w:val="00A554E4"/>
    <w:rsid w:val="00A55AF9"/>
    <w:rsid w:val="00A55D6D"/>
    <w:rsid w:val="00A55F10"/>
    <w:rsid w:val="00A56478"/>
    <w:rsid w:val="00A5649C"/>
    <w:rsid w:val="00A5658C"/>
    <w:rsid w:val="00A56A07"/>
    <w:rsid w:val="00A56B45"/>
    <w:rsid w:val="00A56D3C"/>
    <w:rsid w:val="00A56E0A"/>
    <w:rsid w:val="00A56F89"/>
    <w:rsid w:val="00A56FF6"/>
    <w:rsid w:val="00A57018"/>
    <w:rsid w:val="00A57275"/>
    <w:rsid w:val="00A57383"/>
    <w:rsid w:val="00A573BC"/>
    <w:rsid w:val="00A5761E"/>
    <w:rsid w:val="00A57806"/>
    <w:rsid w:val="00A57809"/>
    <w:rsid w:val="00A57826"/>
    <w:rsid w:val="00A57ACE"/>
    <w:rsid w:val="00A57AFB"/>
    <w:rsid w:val="00A57F15"/>
    <w:rsid w:val="00A6064B"/>
    <w:rsid w:val="00A6084C"/>
    <w:rsid w:val="00A608E9"/>
    <w:rsid w:val="00A60DEB"/>
    <w:rsid w:val="00A619AB"/>
    <w:rsid w:val="00A61B04"/>
    <w:rsid w:val="00A61D2C"/>
    <w:rsid w:val="00A61EC6"/>
    <w:rsid w:val="00A62176"/>
    <w:rsid w:val="00A62213"/>
    <w:rsid w:val="00A624D2"/>
    <w:rsid w:val="00A630DE"/>
    <w:rsid w:val="00A63283"/>
    <w:rsid w:val="00A63335"/>
    <w:rsid w:val="00A63663"/>
    <w:rsid w:val="00A63778"/>
    <w:rsid w:val="00A63D1E"/>
    <w:rsid w:val="00A6432A"/>
    <w:rsid w:val="00A64490"/>
    <w:rsid w:val="00A64833"/>
    <w:rsid w:val="00A65912"/>
    <w:rsid w:val="00A65A42"/>
    <w:rsid w:val="00A65C2F"/>
    <w:rsid w:val="00A65E81"/>
    <w:rsid w:val="00A66391"/>
    <w:rsid w:val="00A66409"/>
    <w:rsid w:val="00A66855"/>
    <w:rsid w:val="00A66A86"/>
    <w:rsid w:val="00A66DFE"/>
    <w:rsid w:val="00A66E84"/>
    <w:rsid w:val="00A67745"/>
    <w:rsid w:val="00A67EDF"/>
    <w:rsid w:val="00A70128"/>
    <w:rsid w:val="00A7015E"/>
    <w:rsid w:val="00A701FC"/>
    <w:rsid w:val="00A7026D"/>
    <w:rsid w:val="00A703C0"/>
    <w:rsid w:val="00A70650"/>
    <w:rsid w:val="00A70AB2"/>
    <w:rsid w:val="00A70C1B"/>
    <w:rsid w:val="00A70D35"/>
    <w:rsid w:val="00A71591"/>
    <w:rsid w:val="00A7162E"/>
    <w:rsid w:val="00A71B79"/>
    <w:rsid w:val="00A71F8E"/>
    <w:rsid w:val="00A72872"/>
    <w:rsid w:val="00A73213"/>
    <w:rsid w:val="00A7358B"/>
    <w:rsid w:val="00A73C66"/>
    <w:rsid w:val="00A73FA6"/>
    <w:rsid w:val="00A74467"/>
    <w:rsid w:val="00A74C25"/>
    <w:rsid w:val="00A74D12"/>
    <w:rsid w:val="00A753E8"/>
    <w:rsid w:val="00A7573B"/>
    <w:rsid w:val="00A757CA"/>
    <w:rsid w:val="00A7593F"/>
    <w:rsid w:val="00A75ACD"/>
    <w:rsid w:val="00A75B99"/>
    <w:rsid w:val="00A75C79"/>
    <w:rsid w:val="00A75D3E"/>
    <w:rsid w:val="00A76419"/>
    <w:rsid w:val="00A76617"/>
    <w:rsid w:val="00A766B0"/>
    <w:rsid w:val="00A76810"/>
    <w:rsid w:val="00A76A50"/>
    <w:rsid w:val="00A76E56"/>
    <w:rsid w:val="00A77B60"/>
    <w:rsid w:val="00A808A5"/>
    <w:rsid w:val="00A817D5"/>
    <w:rsid w:val="00A819B6"/>
    <w:rsid w:val="00A81B4C"/>
    <w:rsid w:val="00A8250D"/>
    <w:rsid w:val="00A82588"/>
    <w:rsid w:val="00A825BA"/>
    <w:rsid w:val="00A82B59"/>
    <w:rsid w:val="00A82C95"/>
    <w:rsid w:val="00A82DFC"/>
    <w:rsid w:val="00A82FE5"/>
    <w:rsid w:val="00A83199"/>
    <w:rsid w:val="00A831E6"/>
    <w:rsid w:val="00A832AE"/>
    <w:rsid w:val="00A83509"/>
    <w:rsid w:val="00A8371C"/>
    <w:rsid w:val="00A83831"/>
    <w:rsid w:val="00A83C23"/>
    <w:rsid w:val="00A83DB3"/>
    <w:rsid w:val="00A83E16"/>
    <w:rsid w:val="00A84254"/>
    <w:rsid w:val="00A8433E"/>
    <w:rsid w:val="00A844A0"/>
    <w:rsid w:val="00A84A0D"/>
    <w:rsid w:val="00A8504B"/>
    <w:rsid w:val="00A850CD"/>
    <w:rsid w:val="00A85280"/>
    <w:rsid w:val="00A8552A"/>
    <w:rsid w:val="00A85B5F"/>
    <w:rsid w:val="00A85F94"/>
    <w:rsid w:val="00A86692"/>
    <w:rsid w:val="00A86AEE"/>
    <w:rsid w:val="00A86B7F"/>
    <w:rsid w:val="00A86F1F"/>
    <w:rsid w:val="00A86F50"/>
    <w:rsid w:val="00A8743A"/>
    <w:rsid w:val="00A87551"/>
    <w:rsid w:val="00A87634"/>
    <w:rsid w:val="00A87768"/>
    <w:rsid w:val="00A877A8"/>
    <w:rsid w:val="00A87AF0"/>
    <w:rsid w:val="00A87CFF"/>
    <w:rsid w:val="00A90026"/>
    <w:rsid w:val="00A9038D"/>
    <w:rsid w:val="00A903A0"/>
    <w:rsid w:val="00A90619"/>
    <w:rsid w:val="00A90655"/>
    <w:rsid w:val="00A90D39"/>
    <w:rsid w:val="00A90E44"/>
    <w:rsid w:val="00A9102B"/>
    <w:rsid w:val="00A91461"/>
    <w:rsid w:val="00A920B4"/>
    <w:rsid w:val="00A925BE"/>
    <w:rsid w:val="00A929FA"/>
    <w:rsid w:val="00A92D80"/>
    <w:rsid w:val="00A92FAF"/>
    <w:rsid w:val="00A93526"/>
    <w:rsid w:val="00A93CA2"/>
    <w:rsid w:val="00A940B0"/>
    <w:rsid w:val="00A947F5"/>
    <w:rsid w:val="00A948E9"/>
    <w:rsid w:val="00A94B37"/>
    <w:rsid w:val="00A95FD5"/>
    <w:rsid w:val="00A9610E"/>
    <w:rsid w:val="00A96591"/>
    <w:rsid w:val="00A9678A"/>
    <w:rsid w:val="00A9707D"/>
    <w:rsid w:val="00A9775C"/>
    <w:rsid w:val="00A9793B"/>
    <w:rsid w:val="00A97AE6"/>
    <w:rsid w:val="00AA008A"/>
    <w:rsid w:val="00AA0898"/>
    <w:rsid w:val="00AA0D85"/>
    <w:rsid w:val="00AA1132"/>
    <w:rsid w:val="00AA159E"/>
    <w:rsid w:val="00AA19A9"/>
    <w:rsid w:val="00AA24E3"/>
    <w:rsid w:val="00AA2789"/>
    <w:rsid w:val="00AA2A3C"/>
    <w:rsid w:val="00AA2F21"/>
    <w:rsid w:val="00AA34C1"/>
    <w:rsid w:val="00AA3B38"/>
    <w:rsid w:val="00AA49E8"/>
    <w:rsid w:val="00AA4E20"/>
    <w:rsid w:val="00AA53E5"/>
    <w:rsid w:val="00AA5C88"/>
    <w:rsid w:val="00AA629B"/>
    <w:rsid w:val="00AA6BFA"/>
    <w:rsid w:val="00AA6D10"/>
    <w:rsid w:val="00AA733E"/>
    <w:rsid w:val="00AA7501"/>
    <w:rsid w:val="00AA7D56"/>
    <w:rsid w:val="00AB05B4"/>
    <w:rsid w:val="00AB0728"/>
    <w:rsid w:val="00AB07FF"/>
    <w:rsid w:val="00AB0F7B"/>
    <w:rsid w:val="00AB1418"/>
    <w:rsid w:val="00AB1CF1"/>
    <w:rsid w:val="00AB2221"/>
    <w:rsid w:val="00AB22D1"/>
    <w:rsid w:val="00AB235A"/>
    <w:rsid w:val="00AB2408"/>
    <w:rsid w:val="00AB2527"/>
    <w:rsid w:val="00AB2684"/>
    <w:rsid w:val="00AB2AF6"/>
    <w:rsid w:val="00AB2B5D"/>
    <w:rsid w:val="00AB2CBF"/>
    <w:rsid w:val="00AB2CF1"/>
    <w:rsid w:val="00AB2D63"/>
    <w:rsid w:val="00AB2E2B"/>
    <w:rsid w:val="00AB3057"/>
    <w:rsid w:val="00AB33AD"/>
    <w:rsid w:val="00AB3695"/>
    <w:rsid w:val="00AB3B9C"/>
    <w:rsid w:val="00AB3F0D"/>
    <w:rsid w:val="00AB42A0"/>
    <w:rsid w:val="00AB45F8"/>
    <w:rsid w:val="00AB4FA7"/>
    <w:rsid w:val="00AB67C1"/>
    <w:rsid w:val="00AB6B4E"/>
    <w:rsid w:val="00AB6F40"/>
    <w:rsid w:val="00AB6FA3"/>
    <w:rsid w:val="00AB764B"/>
    <w:rsid w:val="00AC02C2"/>
    <w:rsid w:val="00AC032C"/>
    <w:rsid w:val="00AC0837"/>
    <w:rsid w:val="00AC09FF"/>
    <w:rsid w:val="00AC0E51"/>
    <w:rsid w:val="00AC1016"/>
    <w:rsid w:val="00AC12C8"/>
    <w:rsid w:val="00AC18AE"/>
    <w:rsid w:val="00AC1F7E"/>
    <w:rsid w:val="00AC22AB"/>
    <w:rsid w:val="00AC2AD9"/>
    <w:rsid w:val="00AC2B65"/>
    <w:rsid w:val="00AC2C40"/>
    <w:rsid w:val="00AC2CD9"/>
    <w:rsid w:val="00AC2DC2"/>
    <w:rsid w:val="00AC2E97"/>
    <w:rsid w:val="00AC31D9"/>
    <w:rsid w:val="00AC3860"/>
    <w:rsid w:val="00AC397E"/>
    <w:rsid w:val="00AC3EB7"/>
    <w:rsid w:val="00AC425A"/>
    <w:rsid w:val="00AC442D"/>
    <w:rsid w:val="00AC4731"/>
    <w:rsid w:val="00AC4A05"/>
    <w:rsid w:val="00AC50E9"/>
    <w:rsid w:val="00AC5175"/>
    <w:rsid w:val="00AC5542"/>
    <w:rsid w:val="00AC57CC"/>
    <w:rsid w:val="00AC5865"/>
    <w:rsid w:val="00AC592B"/>
    <w:rsid w:val="00AC59E9"/>
    <w:rsid w:val="00AC6345"/>
    <w:rsid w:val="00AC65FB"/>
    <w:rsid w:val="00AC69A5"/>
    <w:rsid w:val="00AC6B30"/>
    <w:rsid w:val="00AC6CFE"/>
    <w:rsid w:val="00AC6D0A"/>
    <w:rsid w:val="00AC6D76"/>
    <w:rsid w:val="00AC6F18"/>
    <w:rsid w:val="00AC71D7"/>
    <w:rsid w:val="00AC73D5"/>
    <w:rsid w:val="00AC7555"/>
    <w:rsid w:val="00AC75E3"/>
    <w:rsid w:val="00AC77D6"/>
    <w:rsid w:val="00AC79D4"/>
    <w:rsid w:val="00AD0052"/>
    <w:rsid w:val="00AD00F3"/>
    <w:rsid w:val="00AD0136"/>
    <w:rsid w:val="00AD05F6"/>
    <w:rsid w:val="00AD06CE"/>
    <w:rsid w:val="00AD09D4"/>
    <w:rsid w:val="00AD10B4"/>
    <w:rsid w:val="00AD10FD"/>
    <w:rsid w:val="00AD1B59"/>
    <w:rsid w:val="00AD1B76"/>
    <w:rsid w:val="00AD1C76"/>
    <w:rsid w:val="00AD1CD1"/>
    <w:rsid w:val="00AD1E90"/>
    <w:rsid w:val="00AD1E9B"/>
    <w:rsid w:val="00AD1EF8"/>
    <w:rsid w:val="00AD21CC"/>
    <w:rsid w:val="00AD2338"/>
    <w:rsid w:val="00AD25EC"/>
    <w:rsid w:val="00AD27E0"/>
    <w:rsid w:val="00AD2920"/>
    <w:rsid w:val="00AD2DD8"/>
    <w:rsid w:val="00AD3134"/>
    <w:rsid w:val="00AD341F"/>
    <w:rsid w:val="00AD367F"/>
    <w:rsid w:val="00AD3862"/>
    <w:rsid w:val="00AD3A6F"/>
    <w:rsid w:val="00AD3FAE"/>
    <w:rsid w:val="00AD4784"/>
    <w:rsid w:val="00AD4863"/>
    <w:rsid w:val="00AD4EE4"/>
    <w:rsid w:val="00AD4F88"/>
    <w:rsid w:val="00AD5520"/>
    <w:rsid w:val="00AD57F8"/>
    <w:rsid w:val="00AD588C"/>
    <w:rsid w:val="00AD5BFF"/>
    <w:rsid w:val="00AD644E"/>
    <w:rsid w:val="00AD68A1"/>
    <w:rsid w:val="00AD6B19"/>
    <w:rsid w:val="00AD6CD6"/>
    <w:rsid w:val="00AD6EB2"/>
    <w:rsid w:val="00AD7209"/>
    <w:rsid w:val="00AD7260"/>
    <w:rsid w:val="00AD7517"/>
    <w:rsid w:val="00AD7809"/>
    <w:rsid w:val="00AD789C"/>
    <w:rsid w:val="00AD7C38"/>
    <w:rsid w:val="00AD7C65"/>
    <w:rsid w:val="00AE0014"/>
    <w:rsid w:val="00AE0CA7"/>
    <w:rsid w:val="00AE0E42"/>
    <w:rsid w:val="00AE10E5"/>
    <w:rsid w:val="00AE1310"/>
    <w:rsid w:val="00AE136B"/>
    <w:rsid w:val="00AE1378"/>
    <w:rsid w:val="00AE19BD"/>
    <w:rsid w:val="00AE1A5B"/>
    <w:rsid w:val="00AE1F82"/>
    <w:rsid w:val="00AE2004"/>
    <w:rsid w:val="00AE23D1"/>
    <w:rsid w:val="00AE24F4"/>
    <w:rsid w:val="00AE2708"/>
    <w:rsid w:val="00AE2831"/>
    <w:rsid w:val="00AE3066"/>
    <w:rsid w:val="00AE33E1"/>
    <w:rsid w:val="00AE3482"/>
    <w:rsid w:val="00AE35B6"/>
    <w:rsid w:val="00AE4028"/>
    <w:rsid w:val="00AE45CB"/>
    <w:rsid w:val="00AE4995"/>
    <w:rsid w:val="00AE4B90"/>
    <w:rsid w:val="00AE4D8A"/>
    <w:rsid w:val="00AE5328"/>
    <w:rsid w:val="00AE5657"/>
    <w:rsid w:val="00AE5666"/>
    <w:rsid w:val="00AE59FC"/>
    <w:rsid w:val="00AE5C48"/>
    <w:rsid w:val="00AE5DAC"/>
    <w:rsid w:val="00AE61DC"/>
    <w:rsid w:val="00AE6239"/>
    <w:rsid w:val="00AE6376"/>
    <w:rsid w:val="00AE6586"/>
    <w:rsid w:val="00AE6C3E"/>
    <w:rsid w:val="00AE6CEE"/>
    <w:rsid w:val="00AE6E0D"/>
    <w:rsid w:val="00AE6F67"/>
    <w:rsid w:val="00AE6FC9"/>
    <w:rsid w:val="00AE7141"/>
    <w:rsid w:val="00AF00FB"/>
    <w:rsid w:val="00AF0201"/>
    <w:rsid w:val="00AF0582"/>
    <w:rsid w:val="00AF058B"/>
    <w:rsid w:val="00AF093E"/>
    <w:rsid w:val="00AF0A86"/>
    <w:rsid w:val="00AF0B52"/>
    <w:rsid w:val="00AF0D16"/>
    <w:rsid w:val="00AF118D"/>
    <w:rsid w:val="00AF13A8"/>
    <w:rsid w:val="00AF1C61"/>
    <w:rsid w:val="00AF1D30"/>
    <w:rsid w:val="00AF3094"/>
    <w:rsid w:val="00AF322D"/>
    <w:rsid w:val="00AF3233"/>
    <w:rsid w:val="00AF3528"/>
    <w:rsid w:val="00AF3AC5"/>
    <w:rsid w:val="00AF3BE8"/>
    <w:rsid w:val="00AF402F"/>
    <w:rsid w:val="00AF41C7"/>
    <w:rsid w:val="00AF42E0"/>
    <w:rsid w:val="00AF4D12"/>
    <w:rsid w:val="00AF5016"/>
    <w:rsid w:val="00AF519F"/>
    <w:rsid w:val="00AF5489"/>
    <w:rsid w:val="00AF5557"/>
    <w:rsid w:val="00AF5CDF"/>
    <w:rsid w:val="00AF61E6"/>
    <w:rsid w:val="00AF65B0"/>
    <w:rsid w:val="00AF69F7"/>
    <w:rsid w:val="00AF7002"/>
    <w:rsid w:val="00AF721F"/>
    <w:rsid w:val="00AF7A02"/>
    <w:rsid w:val="00AF7AD3"/>
    <w:rsid w:val="00AF7BDD"/>
    <w:rsid w:val="00AF7EEB"/>
    <w:rsid w:val="00B003D3"/>
    <w:rsid w:val="00B0043B"/>
    <w:rsid w:val="00B004EF"/>
    <w:rsid w:val="00B005D4"/>
    <w:rsid w:val="00B00689"/>
    <w:rsid w:val="00B012A9"/>
    <w:rsid w:val="00B0137F"/>
    <w:rsid w:val="00B019E6"/>
    <w:rsid w:val="00B02FD5"/>
    <w:rsid w:val="00B0377B"/>
    <w:rsid w:val="00B039B1"/>
    <w:rsid w:val="00B03F13"/>
    <w:rsid w:val="00B03FF0"/>
    <w:rsid w:val="00B04251"/>
    <w:rsid w:val="00B042A4"/>
    <w:rsid w:val="00B05361"/>
    <w:rsid w:val="00B05F9C"/>
    <w:rsid w:val="00B06017"/>
    <w:rsid w:val="00B0605C"/>
    <w:rsid w:val="00B06288"/>
    <w:rsid w:val="00B062A9"/>
    <w:rsid w:val="00B064C4"/>
    <w:rsid w:val="00B06691"/>
    <w:rsid w:val="00B06993"/>
    <w:rsid w:val="00B06C4C"/>
    <w:rsid w:val="00B0721C"/>
    <w:rsid w:val="00B07526"/>
    <w:rsid w:val="00B0761D"/>
    <w:rsid w:val="00B077DB"/>
    <w:rsid w:val="00B07918"/>
    <w:rsid w:val="00B07F35"/>
    <w:rsid w:val="00B10025"/>
    <w:rsid w:val="00B103F2"/>
    <w:rsid w:val="00B106E3"/>
    <w:rsid w:val="00B10A5F"/>
    <w:rsid w:val="00B10DE9"/>
    <w:rsid w:val="00B10EB1"/>
    <w:rsid w:val="00B111B1"/>
    <w:rsid w:val="00B1151D"/>
    <w:rsid w:val="00B11602"/>
    <w:rsid w:val="00B1198F"/>
    <w:rsid w:val="00B11F4B"/>
    <w:rsid w:val="00B120BD"/>
    <w:rsid w:val="00B124FC"/>
    <w:rsid w:val="00B1255D"/>
    <w:rsid w:val="00B125E1"/>
    <w:rsid w:val="00B1271D"/>
    <w:rsid w:val="00B12968"/>
    <w:rsid w:val="00B12D0E"/>
    <w:rsid w:val="00B135E8"/>
    <w:rsid w:val="00B1383A"/>
    <w:rsid w:val="00B13A11"/>
    <w:rsid w:val="00B14061"/>
    <w:rsid w:val="00B14594"/>
    <w:rsid w:val="00B15020"/>
    <w:rsid w:val="00B1515B"/>
    <w:rsid w:val="00B1519A"/>
    <w:rsid w:val="00B151D7"/>
    <w:rsid w:val="00B15474"/>
    <w:rsid w:val="00B156BE"/>
    <w:rsid w:val="00B15B35"/>
    <w:rsid w:val="00B15C0E"/>
    <w:rsid w:val="00B15F3D"/>
    <w:rsid w:val="00B1635B"/>
    <w:rsid w:val="00B164BD"/>
    <w:rsid w:val="00B164C0"/>
    <w:rsid w:val="00B16841"/>
    <w:rsid w:val="00B16D3C"/>
    <w:rsid w:val="00B171D6"/>
    <w:rsid w:val="00B171FE"/>
    <w:rsid w:val="00B174BD"/>
    <w:rsid w:val="00B17697"/>
    <w:rsid w:val="00B179AA"/>
    <w:rsid w:val="00B179CC"/>
    <w:rsid w:val="00B17E53"/>
    <w:rsid w:val="00B202C4"/>
    <w:rsid w:val="00B20405"/>
    <w:rsid w:val="00B20AD5"/>
    <w:rsid w:val="00B20BC3"/>
    <w:rsid w:val="00B20C25"/>
    <w:rsid w:val="00B20C36"/>
    <w:rsid w:val="00B21073"/>
    <w:rsid w:val="00B2119A"/>
    <w:rsid w:val="00B213C4"/>
    <w:rsid w:val="00B21426"/>
    <w:rsid w:val="00B21CB9"/>
    <w:rsid w:val="00B21E5B"/>
    <w:rsid w:val="00B223D4"/>
    <w:rsid w:val="00B228C7"/>
    <w:rsid w:val="00B22F7B"/>
    <w:rsid w:val="00B23790"/>
    <w:rsid w:val="00B23A88"/>
    <w:rsid w:val="00B23AD7"/>
    <w:rsid w:val="00B23C83"/>
    <w:rsid w:val="00B23C84"/>
    <w:rsid w:val="00B23E5D"/>
    <w:rsid w:val="00B23EBF"/>
    <w:rsid w:val="00B23F11"/>
    <w:rsid w:val="00B244BB"/>
    <w:rsid w:val="00B24827"/>
    <w:rsid w:val="00B2493C"/>
    <w:rsid w:val="00B24C81"/>
    <w:rsid w:val="00B25CAD"/>
    <w:rsid w:val="00B25D95"/>
    <w:rsid w:val="00B25E41"/>
    <w:rsid w:val="00B25FD0"/>
    <w:rsid w:val="00B260DA"/>
    <w:rsid w:val="00B26745"/>
    <w:rsid w:val="00B26A96"/>
    <w:rsid w:val="00B26C5C"/>
    <w:rsid w:val="00B26DA5"/>
    <w:rsid w:val="00B26DFC"/>
    <w:rsid w:val="00B26E10"/>
    <w:rsid w:val="00B271EB"/>
    <w:rsid w:val="00B2796A"/>
    <w:rsid w:val="00B2799F"/>
    <w:rsid w:val="00B27B81"/>
    <w:rsid w:val="00B27F1E"/>
    <w:rsid w:val="00B30215"/>
    <w:rsid w:val="00B3057D"/>
    <w:rsid w:val="00B30817"/>
    <w:rsid w:val="00B30FB3"/>
    <w:rsid w:val="00B3108A"/>
    <w:rsid w:val="00B310E5"/>
    <w:rsid w:val="00B3165F"/>
    <w:rsid w:val="00B31E6C"/>
    <w:rsid w:val="00B32231"/>
    <w:rsid w:val="00B3263E"/>
    <w:rsid w:val="00B32A83"/>
    <w:rsid w:val="00B32B37"/>
    <w:rsid w:val="00B32B61"/>
    <w:rsid w:val="00B32CAC"/>
    <w:rsid w:val="00B32D62"/>
    <w:rsid w:val="00B32F67"/>
    <w:rsid w:val="00B332F1"/>
    <w:rsid w:val="00B33407"/>
    <w:rsid w:val="00B334C0"/>
    <w:rsid w:val="00B336F9"/>
    <w:rsid w:val="00B338AC"/>
    <w:rsid w:val="00B339AC"/>
    <w:rsid w:val="00B33C54"/>
    <w:rsid w:val="00B34198"/>
    <w:rsid w:val="00B3429B"/>
    <w:rsid w:val="00B34666"/>
    <w:rsid w:val="00B347F5"/>
    <w:rsid w:val="00B34826"/>
    <w:rsid w:val="00B34890"/>
    <w:rsid w:val="00B348AD"/>
    <w:rsid w:val="00B348BC"/>
    <w:rsid w:val="00B34FFF"/>
    <w:rsid w:val="00B352F5"/>
    <w:rsid w:val="00B353ED"/>
    <w:rsid w:val="00B357DD"/>
    <w:rsid w:val="00B35A45"/>
    <w:rsid w:val="00B35B2E"/>
    <w:rsid w:val="00B35BAD"/>
    <w:rsid w:val="00B361F9"/>
    <w:rsid w:val="00B36307"/>
    <w:rsid w:val="00B36587"/>
    <w:rsid w:val="00B369E4"/>
    <w:rsid w:val="00B36B17"/>
    <w:rsid w:val="00B3700D"/>
    <w:rsid w:val="00B375B9"/>
    <w:rsid w:val="00B378D4"/>
    <w:rsid w:val="00B37CD7"/>
    <w:rsid w:val="00B40240"/>
    <w:rsid w:val="00B40283"/>
    <w:rsid w:val="00B40308"/>
    <w:rsid w:val="00B404F3"/>
    <w:rsid w:val="00B40EA2"/>
    <w:rsid w:val="00B40EAD"/>
    <w:rsid w:val="00B41162"/>
    <w:rsid w:val="00B411AC"/>
    <w:rsid w:val="00B415BB"/>
    <w:rsid w:val="00B41647"/>
    <w:rsid w:val="00B416AD"/>
    <w:rsid w:val="00B41B10"/>
    <w:rsid w:val="00B41B7D"/>
    <w:rsid w:val="00B41D5C"/>
    <w:rsid w:val="00B41FE4"/>
    <w:rsid w:val="00B42198"/>
    <w:rsid w:val="00B425E5"/>
    <w:rsid w:val="00B4295E"/>
    <w:rsid w:val="00B42982"/>
    <w:rsid w:val="00B42A48"/>
    <w:rsid w:val="00B430B5"/>
    <w:rsid w:val="00B431BB"/>
    <w:rsid w:val="00B4346E"/>
    <w:rsid w:val="00B43B00"/>
    <w:rsid w:val="00B43B54"/>
    <w:rsid w:val="00B444B2"/>
    <w:rsid w:val="00B445EF"/>
    <w:rsid w:val="00B44746"/>
    <w:rsid w:val="00B45D09"/>
    <w:rsid w:val="00B45E3A"/>
    <w:rsid w:val="00B466D2"/>
    <w:rsid w:val="00B4672F"/>
    <w:rsid w:val="00B46A4E"/>
    <w:rsid w:val="00B46F1F"/>
    <w:rsid w:val="00B4708D"/>
    <w:rsid w:val="00B47149"/>
    <w:rsid w:val="00B472C1"/>
    <w:rsid w:val="00B476DD"/>
    <w:rsid w:val="00B4790D"/>
    <w:rsid w:val="00B47B99"/>
    <w:rsid w:val="00B47BBF"/>
    <w:rsid w:val="00B47F29"/>
    <w:rsid w:val="00B5022C"/>
    <w:rsid w:val="00B50479"/>
    <w:rsid w:val="00B50565"/>
    <w:rsid w:val="00B50B58"/>
    <w:rsid w:val="00B50CD5"/>
    <w:rsid w:val="00B5138A"/>
    <w:rsid w:val="00B51A5C"/>
    <w:rsid w:val="00B51BE1"/>
    <w:rsid w:val="00B527DB"/>
    <w:rsid w:val="00B529A1"/>
    <w:rsid w:val="00B52FDD"/>
    <w:rsid w:val="00B530D7"/>
    <w:rsid w:val="00B53B78"/>
    <w:rsid w:val="00B5468D"/>
    <w:rsid w:val="00B54E83"/>
    <w:rsid w:val="00B54EEE"/>
    <w:rsid w:val="00B5521F"/>
    <w:rsid w:val="00B552F5"/>
    <w:rsid w:val="00B55342"/>
    <w:rsid w:val="00B55437"/>
    <w:rsid w:val="00B55572"/>
    <w:rsid w:val="00B558DF"/>
    <w:rsid w:val="00B559A6"/>
    <w:rsid w:val="00B55C53"/>
    <w:rsid w:val="00B55E3F"/>
    <w:rsid w:val="00B55F04"/>
    <w:rsid w:val="00B565A1"/>
    <w:rsid w:val="00B568C2"/>
    <w:rsid w:val="00B56BE5"/>
    <w:rsid w:val="00B56EB4"/>
    <w:rsid w:val="00B572CC"/>
    <w:rsid w:val="00B5735E"/>
    <w:rsid w:val="00B57457"/>
    <w:rsid w:val="00B577CF"/>
    <w:rsid w:val="00B578D0"/>
    <w:rsid w:val="00B60D3B"/>
    <w:rsid w:val="00B60DEC"/>
    <w:rsid w:val="00B61209"/>
    <w:rsid w:val="00B61691"/>
    <w:rsid w:val="00B618E1"/>
    <w:rsid w:val="00B61D5D"/>
    <w:rsid w:val="00B61DE9"/>
    <w:rsid w:val="00B6260A"/>
    <w:rsid w:val="00B6285E"/>
    <w:rsid w:val="00B6297B"/>
    <w:rsid w:val="00B62BA6"/>
    <w:rsid w:val="00B62C40"/>
    <w:rsid w:val="00B63467"/>
    <w:rsid w:val="00B637BC"/>
    <w:rsid w:val="00B6398D"/>
    <w:rsid w:val="00B63B03"/>
    <w:rsid w:val="00B642A6"/>
    <w:rsid w:val="00B645FE"/>
    <w:rsid w:val="00B64838"/>
    <w:rsid w:val="00B64C0B"/>
    <w:rsid w:val="00B64C78"/>
    <w:rsid w:val="00B650E2"/>
    <w:rsid w:val="00B65462"/>
    <w:rsid w:val="00B6593B"/>
    <w:rsid w:val="00B6595B"/>
    <w:rsid w:val="00B65D10"/>
    <w:rsid w:val="00B65E88"/>
    <w:rsid w:val="00B65E97"/>
    <w:rsid w:val="00B66E75"/>
    <w:rsid w:val="00B66F88"/>
    <w:rsid w:val="00B66FC8"/>
    <w:rsid w:val="00B67357"/>
    <w:rsid w:val="00B67F9B"/>
    <w:rsid w:val="00B7076C"/>
    <w:rsid w:val="00B70CA3"/>
    <w:rsid w:val="00B70D89"/>
    <w:rsid w:val="00B70F97"/>
    <w:rsid w:val="00B7133D"/>
    <w:rsid w:val="00B71713"/>
    <w:rsid w:val="00B71880"/>
    <w:rsid w:val="00B71989"/>
    <w:rsid w:val="00B71A98"/>
    <w:rsid w:val="00B71B0F"/>
    <w:rsid w:val="00B71BA4"/>
    <w:rsid w:val="00B7213A"/>
    <w:rsid w:val="00B7213F"/>
    <w:rsid w:val="00B7224E"/>
    <w:rsid w:val="00B72515"/>
    <w:rsid w:val="00B725D2"/>
    <w:rsid w:val="00B727D7"/>
    <w:rsid w:val="00B72B32"/>
    <w:rsid w:val="00B72C75"/>
    <w:rsid w:val="00B730C3"/>
    <w:rsid w:val="00B73299"/>
    <w:rsid w:val="00B73626"/>
    <w:rsid w:val="00B73816"/>
    <w:rsid w:val="00B74206"/>
    <w:rsid w:val="00B747D6"/>
    <w:rsid w:val="00B74A15"/>
    <w:rsid w:val="00B74A8F"/>
    <w:rsid w:val="00B7556A"/>
    <w:rsid w:val="00B755CE"/>
    <w:rsid w:val="00B75859"/>
    <w:rsid w:val="00B76049"/>
    <w:rsid w:val="00B76CCF"/>
    <w:rsid w:val="00B76DEC"/>
    <w:rsid w:val="00B76E6E"/>
    <w:rsid w:val="00B77665"/>
    <w:rsid w:val="00B77781"/>
    <w:rsid w:val="00B77B34"/>
    <w:rsid w:val="00B804D0"/>
    <w:rsid w:val="00B807A8"/>
    <w:rsid w:val="00B80F9A"/>
    <w:rsid w:val="00B8143E"/>
    <w:rsid w:val="00B814EC"/>
    <w:rsid w:val="00B81852"/>
    <w:rsid w:val="00B82133"/>
    <w:rsid w:val="00B8257F"/>
    <w:rsid w:val="00B8264A"/>
    <w:rsid w:val="00B82771"/>
    <w:rsid w:val="00B828A2"/>
    <w:rsid w:val="00B829A6"/>
    <w:rsid w:val="00B82DE4"/>
    <w:rsid w:val="00B830D1"/>
    <w:rsid w:val="00B83141"/>
    <w:rsid w:val="00B8316F"/>
    <w:rsid w:val="00B832A3"/>
    <w:rsid w:val="00B83457"/>
    <w:rsid w:val="00B83A7D"/>
    <w:rsid w:val="00B83AEA"/>
    <w:rsid w:val="00B83D17"/>
    <w:rsid w:val="00B83F3E"/>
    <w:rsid w:val="00B84066"/>
    <w:rsid w:val="00B84F65"/>
    <w:rsid w:val="00B851A4"/>
    <w:rsid w:val="00B8582A"/>
    <w:rsid w:val="00B85910"/>
    <w:rsid w:val="00B85BB5"/>
    <w:rsid w:val="00B85ECC"/>
    <w:rsid w:val="00B86162"/>
    <w:rsid w:val="00B8622A"/>
    <w:rsid w:val="00B86635"/>
    <w:rsid w:val="00B86FAE"/>
    <w:rsid w:val="00B87B13"/>
    <w:rsid w:val="00B87BD6"/>
    <w:rsid w:val="00B87EA1"/>
    <w:rsid w:val="00B9009F"/>
    <w:rsid w:val="00B9017B"/>
    <w:rsid w:val="00B904C8"/>
    <w:rsid w:val="00B9058E"/>
    <w:rsid w:val="00B90D04"/>
    <w:rsid w:val="00B90DB4"/>
    <w:rsid w:val="00B91089"/>
    <w:rsid w:val="00B9133C"/>
    <w:rsid w:val="00B91379"/>
    <w:rsid w:val="00B91491"/>
    <w:rsid w:val="00B91C5C"/>
    <w:rsid w:val="00B921EC"/>
    <w:rsid w:val="00B923D4"/>
    <w:rsid w:val="00B926FA"/>
    <w:rsid w:val="00B928B0"/>
    <w:rsid w:val="00B92CC6"/>
    <w:rsid w:val="00B92DE3"/>
    <w:rsid w:val="00B92FC6"/>
    <w:rsid w:val="00B93183"/>
    <w:rsid w:val="00B934E0"/>
    <w:rsid w:val="00B93A68"/>
    <w:rsid w:val="00B93B20"/>
    <w:rsid w:val="00B940A9"/>
    <w:rsid w:val="00B944F3"/>
    <w:rsid w:val="00B94564"/>
    <w:rsid w:val="00B94751"/>
    <w:rsid w:val="00B953C7"/>
    <w:rsid w:val="00B95455"/>
    <w:rsid w:val="00B9595E"/>
    <w:rsid w:val="00B95A3E"/>
    <w:rsid w:val="00B95B10"/>
    <w:rsid w:val="00B9653B"/>
    <w:rsid w:val="00B971C1"/>
    <w:rsid w:val="00B97793"/>
    <w:rsid w:val="00B9793D"/>
    <w:rsid w:val="00B97B37"/>
    <w:rsid w:val="00B97CA2"/>
    <w:rsid w:val="00BA02C8"/>
    <w:rsid w:val="00BA0529"/>
    <w:rsid w:val="00BA108C"/>
    <w:rsid w:val="00BA15CE"/>
    <w:rsid w:val="00BA1AD1"/>
    <w:rsid w:val="00BA1CE2"/>
    <w:rsid w:val="00BA2D34"/>
    <w:rsid w:val="00BA30E3"/>
    <w:rsid w:val="00BA316A"/>
    <w:rsid w:val="00BA3819"/>
    <w:rsid w:val="00BA39F6"/>
    <w:rsid w:val="00BA3C8B"/>
    <w:rsid w:val="00BA3D78"/>
    <w:rsid w:val="00BA4335"/>
    <w:rsid w:val="00BA47A8"/>
    <w:rsid w:val="00BA4829"/>
    <w:rsid w:val="00BA48D1"/>
    <w:rsid w:val="00BA4A44"/>
    <w:rsid w:val="00BA4B30"/>
    <w:rsid w:val="00BA4C5C"/>
    <w:rsid w:val="00BA51CB"/>
    <w:rsid w:val="00BA5210"/>
    <w:rsid w:val="00BA5380"/>
    <w:rsid w:val="00BA5C65"/>
    <w:rsid w:val="00BA5E4E"/>
    <w:rsid w:val="00BA5E7F"/>
    <w:rsid w:val="00BA625B"/>
    <w:rsid w:val="00BA63CD"/>
    <w:rsid w:val="00BA66D3"/>
    <w:rsid w:val="00BA66EC"/>
    <w:rsid w:val="00BA67A6"/>
    <w:rsid w:val="00BA6966"/>
    <w:rsid w:val="00BA6AE4"/>
    <w:rsid w:val="00BA6E84"/>
    <w:rsid w:val="00BA6F37"/>
    <w:rsid w:val="00BA70D7"/>
    <w:rsid w:val="00BA70E9"/>
    <w:rsid w:val="00BA7540"/>
    <w:rsid w:val="00BA7A07"/>
    <w:rsid w:val="00BA7A25"/>
    <w:rsid w:val="00BA7F71"/>
    <w:rsid w:val="00BB049D"/>
    <w:rsid w:val="00BB0960"/>
    <w:rsid w:val="00BB09CD"/>
    <w:rsid w:val="00BB0D0A"/>
    <w:rsid w:val="00BB0DF1"/>
    <w:rsid w:val="00BB1371"/>
    <w:rsid w:val="00BB16D2"/>
    <w:rsid w:val="00BB24ED"/>
    <w:rsid w:val="00BB282C"/>
    <w:rsid w:val="00BB2D1D"/>
    <w:rsid w:val="00BB2D5C"/>
    <w:rsid w:val="00BB2E6D"/>
    <w:rsid w:val="00BB3040"/>
    <w:rsid w:val="00BB31CF"/>
    <w:rsid w:val="00BB35B1"/>
    <w:rsid w:val="00BB3CC8"/>
    <w:rsid w:val="00BB3E30"/>
    <w:rsid w:val="00BB412D"/>
    <w:rsid w:val="00BB43A1"/>
    <w:rsid w:val="00BB4967"/>
    <w:rsid w:val="00BB574C"/>
    <w:rsid w:val="00BB5777"/>
    <w:rsid w:val="00BB5F99"/>
    <w:rsid w:val="00BB6201"/>
    <w:rsid w:val="00BB67B3"/>
    <w:rsid w:val="00BB68E9"/>
    <w:rsid w:val="00BB7212"/>
    <w:rsid w:val="00BB7711"/>
    <w:rsid w:val="00BB7E2F"/>
    <w:rsid w:val="00BB7F36"/>
    <w:rsid w:val="00BC029B"/>
    <w:rsid w:val="00BC0329"/>
    <w:rsid w:val="00BC03F4"/>
    <w:rsid w:val="00BC04F7"/>
    <w:rsid w:val="00BC08DF"/>
    <w:rsid w:val="00BC112A"/>
    <w:rsid w:val="00BC113B"/>
    <w:rsid w:val="00BC123A"/>
    <w:rsid w:val="00BC14C4"/>
    <w:rsid w:val="00BC1735"/>
    <w:rsid w:val="00BC1EF2"/>
    <w:rsid w:val="00BC2094"/>
    <w:rsid w:val="00BC20F0"/>
    <w:rsid w:val="00BC276E"/>
    <w:rsid w:val="00BC2A39"/>
    <w:rsid w:val="00BC2C72"/>
    <w:rsid w:val="00BC2D62"/>
    <w:rsid w:val="00BC2DE5"/>
    <w:rsid w:val="00BC2E4A"/>
    <w:rsid w:val="00BC330B"/>
    <w:rsid w:val="00BC3494"/>
    <w:rsid w:val="00BC34D6"/>
    <w:rsid w:val="00BC38A8"/>
    <w:rsid w:val="00BC3997"/>
    <w:rsid w:val="00BC39C7"/>
    <w:rsid w:val="00BC3B6D"/>
    <w:rsid w:val="00BC3BF0"/>
    <w:rsid w:val="00BC3D1B"/>
    <w:rsid w:val="00BC3DCB"/>
    <w:rsid w:val="00BC4129"/>
    <w:rsid w:val="00BC4AD3"/>
    <w:rsid w:val="00BC50FD"/>
    <w:rsid w:val="00BC5B56"/>
    <w:rsid w:val="00BC603D"/>
    <w:rsid w:val="00BC6585"/>
    <w:rsid w:val="00BC6808"/>
    <w:rsid w:val="00BC68F8"/>
    <w:rsid w:val="00BC6B20"/>
    <w:rsid w:val="00BC6D9C"/>
    <w:rsid w:val="00BC6FDF"/>
    <w:rsid w:val="00BC715C"/>
    <w:rsid w:val="00BC75D4"/>
    <w:rsid w:val="00BC78B0"/>
    <w:rsid w:val="00BC794E"/>
    <w:rsid w:val="00BC7B8D"/>
    <w:rsid w:val="00BC7C14"/>
    <w:rsid w:val="00BC7DA6"/>
    <w:rsid w:val="00BD026B"/>
    <w:rsid w:val="00BD065A"/>
    <w:rsid w:val="00BD0757"/>
    <w:rsid w:val="00BD091A"/>
    <w:rsid w:val="00BD0BDD"/>
    <w:rsid w:val="00BD0F34"/>
    <w:rsid w:val="00BD103E"/>
    <w:rsid w:val="00BD1147"/>
    <w:rsid w:val="00BD13E3"/>
    <w:rsid w:val="00BD1715"/>
    <w:rsid w:val="00BD191F"/>
    <w:rsid w:val="00BD1930"/>
    <w:rsid w:val="00BD21CD"/>
    <w:rsid w:val="00BD238E"/>
    <w:rsid w:val="00BD2458"/>
    <w:rsid w:val="00BD27D7"/>
    <w:rsid w:val="00BD29C2"/>
    <w:rsid w:val="00BD2BF8"/>
    <w:rsid w:val="00BD2C35"/>
    <w:rsid w:val="00BD2D8A"/>
    <w:rsid w:val="00BD2D93"/>
    <w:rsid w:val="00BD2EB1"/>
    <w:rsid w:val="00BD301A"/>
    <w:rsid w:val="00BD36C3"/>
    <w:rsid w:val="00BD36F1"/>
    <w:rsid w:val="00BD393F"/>
    <w:rsid w:val="00BD3C32"/>
    <w:rsid w:val="00BD3E45"/>
    <w:rsid w:val="00BD4072"/>
    <w:rsid w:val="00BD46AB"/>
    <w:rsid w:val="00BD490D"/>
    <w:rsid w:val="00BD4C28"/>
    <w:rsid w:val="00BD539C"/>
    <w:rsid w:val="00BD55E7"/>
    <w:rsid w:val="00BD56A8"/>
    <w:rsid w:val="00BD5737"/>
    <w:rsid w:val="00BD58EE"/>
    <w:rsid w:val="00BD5A95"/>
    <w:rsid w:val="00BD5E10"/>
    <w:rsid w:val="00BD6132"/>
    <w:rsid w:val="00BD6A90"/>
    <w:rsid w:val="00BD6C83"/>
    <w:rsid w:val="00BD6CA6"/>
    <w:rsid w:val="00BD7F11"/>
    <w:rsid w:val="00BE0163"/>
    <w:rsid w:val="00BE0302"/>
    <w:rsid w:val="00BE037C"/>
    <w:rsid w:val="00BE04E9"/>
    <w:rsid w:val="00BE05A6"/>
    <w:rsid w:val="00BE06D1"/>
    <w:rsid w:val="00BE06D6"/>
    <w:rsid w:val="00BE0826"/>
    <w:rsid w:val="00BE0C01"/>
    <w:rsid w:val="00BE0DBC"/>
    <w:rsid w:val="00BE0E77"/>
    <w:rsid w:val="00BE104B"/>
    <w:rsid w:val="00BE10C1"/>
    <w:rsid w:val="00BE10D7"/>
    <w:rsid w:val="00BE1274"/>
    <w:rsid w:val="00BE1464"/>
    <w:rsid w:val="00BE1633"/>
    <w:rsid w:val="00BE167D"/>
    <w:rsid w:val="00BE1886"/>
    <w:rsid w:val="00BE18E6"/>
    <w:rsid w:val="00BE19F7"/>
    <w:rsid w:val="00BE1A9D"/>
    <w:rsid w:val="00BE1C16"/>
    <w:rsid w:val="00BE262B"/>
    <w:rsid w:val="00BE28AF"/>
    <w:rsid w:val="00BE2B53"/>
    <w:rsid w:val="00BE2E8C"/>
    <w:rsid w:val="00BE3187"/>
    <w:rsid w:val="00BE3439"/>
    <w:rsid w:val="00BE40E6"/>
    <w:rsid w:val="00BE4B4D"/>
    <w:rsid w:val="00BE533A"/>
    <w:rsid w:val="00BE5411"/>
    <w:rsid w:val="00BE554E"/>
    <w:rsid w:val="00BE5638"/>
    <w:rsid w:val="00BE568E"/>
    <w:rsid w:val="00BE5CE4"/>
    <w:rsid w:val="00BE5DC2"/>
    <w:rsid w:val="00BE5DD2"/>
    <w:rsid w:val="00BE6897"/>
    <w:rsid w:val="00BE6A69"/>
    <w:rsid w:val="00BE6D36"/>
    <w:rsid w:val="00BE6DFC"/>
    <w:rsid w:val="00BE6FEB"/>
    <w:rsid w:val="00BE7194"/>
    <w:rsid w:val="00BE72A8"/>
    <w:rsid w:val="00BE758F"/>
    <w:rsid w:val="00BE766B"/>
    <w:rsid w:val="00BE78EE"/>
    <w:rsid w:val="00BE7977"/>
    <w:rsid w:val="00BE79BC"/>
    <w:rsid w:val="00BE7EA8"/>
    <w:rsid w:val="00BF00C6"/>
    <w:rsid w:val="00BF03DA"/>
    <w:rsid w:val="00BF0646"/>
    <w:rsid w:val="00BF093B"/>
    <w:rsid w:val="00BF0E5E"/>
    <w:rsid w:val="00BF0F0F"/>
    <w:rsid w:val="00BF0F49"/>
    <w:rsid w:val="00BF129D"/>
    <w:rsid w:val="00BF1360"/>
    <w:rsid w:val="00BF1432"/>
    <w:rsid w:val="00BF157B"/>
    <w:rsid w:val="00BF1C25"/>
    <w:rsid w:val="00BF1E65"/>
    <w:rsid w:val="00BF2955"/>
    <w:rsid w:val="00BF2D9D"/>
    <w:rsid w:val="00BF2DF3"/>
    <w:rsid w:val="00BF3078"/>
    <w:rsid w:val="00BF31AF"/>
    <w:rsid w:val="00BF370E"/>
    <w:rsid w:val="00BF3C45"/>
    <w:rsid w:val="00BF3C88"/>
    <w:rsid w:val="00BF3E60"/>
    <w:rsid w:val="00BF3F37"/>
    <w:rsid w:val="00BF4D9B"/>
    <w:rsid w:val="00BF4F04"/>
    <w:rsid w:val="00BF501A"/>
    <w:rsid w:val="00BF50DE"/>
    <w:rsid w:val="00BF5378"/>
    <w:rsid w:val="00BF53DC"/>
    <w:rsid w:val="00BF56D7"/>
    <w:rsid w:val="00BF599B"/>
    <w:rsid w:val="00BF59D3"/>
    <w:rsid w:val="00BF60A6"/>
    <w:rsid w:val="00BF6204"/>
    <w:rsid w:val="00BF66FC"/>
    <w:rsid w:val="00BF6841"/>
    <w:rsid w:val="00BF6DC0"/>
    <w:rsid w:val="00BF6F41"/>
    <w:rsid w:val="00BF6FA2"/>
    <w:rsid w:val="00BF6FB2"/>
    <w:rsid w:val="00BF7082"/>
    <w:rsid w:val="00BF70F7"/>
    <w:rsid w:val="00BF7113"/>
    <w:rsid w:val="00BF7129"/>
    <w:rsid w:val="00BF7648"/>
    <w:rsid w:val="00BF76E2"/>
    <w:rsid w:val="00BF78E0"/>
    <w:rsid w:val="00BF7C46"/>
    <w:rsid w:val="00BF7E41"/>
    <w:rsid w:val="00BF7F05"/>
    <w:rsid w:val="00BF7F4F"/>
    <w:rsid w:val="00C00375"/>
    <w:rsid w:val="00C004A6"/>
    <w:rsid w:val="00C00682"/>
    <w:rsid w:val="00C006A4"/>
    <w:rsid w:val="00C006B4"/>
    <w:rsid w:val="00C008F2"/>
    <w:rsid w:val="00C00A86"/>
    <w:rsid w:val="00C00D28"/>
    <w:rsid w:val="00C00ED9"/>
    <w:rsid w:val="00C01356"/>
    <w:rsid w:val="00C013C6"/>
    <w:rsid w:val="00C0144E"/>
    <w:rsid w:val="00C01458"/>
    <w:rsid w:val="00C01474"/>
    <w:rsid w:val="00C017BF"/>
    <w:rsid w:val="00C025B3"/>
    <w:rsid w:val="00C02820"/>
    <w:rsid w:val="00C02E0C"/>
    <w:rsid w:val="00C02EAC"/>
    <w:rsid w:val="00C03120"/>
    <w:rsid w:val="00C03984"/>
    <w:rsid w:val="00C03CE9"/>
    <w:rsid w:val="00C03FB8"/>
    <w:rsid w:val="00C04118"/>
    <w:rsid w:val="00C04432"/>
    <w:rsid w:val="00C044A3"/>
    <w:rsid w:val="00C046BD"/>
    <w:rsid w:val="00C04928"/>
    <w:rsid w:val="00C04B63"/>
    <w:rsid w:val="00C04BE9"/>
    <w:rsid w:val="00C04E9C"/>
    <w:rsid w:val="00C05268"/>
    <w:rsid w:val="00C05682"/>
    <w:rsid w:val="00C05A36"/>
    <w:rsid w:val="00C05F7F"/>
    <w:rsid w:val="00C060D6"/>
    <w:rsid w:val="00C06262"/>
    <w:rsid w:val="00C06291"/>
    <w:rsid w:val="00C064F7"/>
    <w:rsid w:val="00C06656"/>
    <w:rsid w:val="00C06B83"/>
    <w:rsid w:val="00C0719E"/>
    <w:rsid w:val="00C07905"/>
    <w:rsid w:val="00C07BC5"/>
    <w:rsid w:val="00C07CCF"/>
    <w:rsid w:val="00C07D11"/>
    <w:rsid w:val="00C10286"/>
    <w:rsid w:val="00C10691"/>
    <w:rsid w:val="00C108CE"/>
    <w:rsid w:val="00C10D91"/>
    <w:rsid w:val="00C11A59"/>
    <w:rsid w:val="00C11A96"/>
    <w:rsid w:val="00C11D37"/>
    <w:rsid w:val="00C11E83"/>
    <w:rsid w:val="00C12041"/>
    <w:rsid w:val="00C122D1"/>
    <w:rsid w:val="00C12AC1"/>
    <w:rsid w:val="00C12BBE"/>
    <w:rsid w:val="00C12F04"/>
    <w:rsid w:val="00C13508"/>
    <w:rsid w:val="00C13528"/>
    <w:rsid w:val="00C135E0"/>
    <w:rsid w:val="00C136FA"/>
    <w:rsid w:val="00C13A5C"/>
    <w:rsid w:val="00C13E82"/>
    <w:rsid w:val="00C13F47"/>
    <w:rsid w:val="00C13FCD"/>
    <w:rsid w:val="00C140A6"/>
    <w:rsid w:val="00C14474"/>
    <w:rsid w:val="00C1478D"/>
    <w:rsid w:val="00C14B4D"/>
    <w:rsid w:val="00C14BB0"/>
    <w:rsid w:val="00C14D4C"/>
    <w:rsid w:val="00C151F5"/>
    <w:rsid w:val="00C15ACB"/>
    <w:rsid w:val="00C15CC8"/>
    <w:rsid w:val="00C162A8"/>
    <w:rsid w:val="00C1691D"/>
    <w:rsid w:val="00C169FC"/>
    <w:rsid w:val="00C16BFB"/>
    <w:rsid w:val="00C16D05"/>
    <w:rsid w:val="00C16DE4"/>
    <w:rsid w:val="00C17338"/>
    <w:rsid w:val="00C1749C"/>
    <w:rsid w:val="00C175DD"/>
    <w:rsid w:val="00C17600"/>
    <w:rsid w:val="00C17A15"/>
    <w:rsid w:val="00C17BF3"/>
    <w:rsid w:val="00C17BF6"/>
    <w:rsid w:val="00C203A8"/>
    <w:rsid w:val="00C203FB"/>
    <w:rsid w:val="00C204E4"/>
    <w:rsid w:val="00C204E9"/>
    <w:rsid w:val="00C20532"/>
    <w:rsid w:val="00C20648"/>
    <w:rsid w:val="00C2095F"/>
    <w:rsid w:val="00C20AA1"/>
    <w:rsid w:val="00C20E54"/>
    <w:rsid w:val="00C20E6A"/>
    <w:rsid w:val="00C20F4E"/>
    <w:rsid w:val="00C21038"/>
    <w:rsid w:val="00C21274"/>
    <w:rsid w:val="00C21625"/>
    <w:rsid w:val="00C2167E"/>
    <w:rsid w:val="00C22078"/>
    <w:rsid w:val="00C220CF"/>
    <w:rsid w:val="00C2264F"/>
    <w:rsid w:val="00C2284F"/>
    <w:rsid w:val="00C228F8"/>
    <w:rsid w:val="00C22948"/>
    <w:rsid w:val="00C23182"/>
    <w:rsid w:val="00C23342"/>
    <w:rsid w:val="00C2389A"/>
    <w:rsid w:val="00C23BAE"/>
    <w:rsid w:val="00C23C9B"/>
    <w:rsid w:val="00C23E28"/>
    <w:rsid w:val="00C242AC"/>
    <w:rsid w:val="00C24311"/>
    <w:rsid w:val="00C2464F"/>
    <w:rsid w:val="00C24A89"/>
    <w:rsid w:val="00C24BD4"/>
    <w:rsid w:val="00C253D7"/>
    <w:rsid w:val="00C257C5"/>
    <w:rsid w:val="00C259CA"/>
    <w:rsid w:val="00C25A65"/>
    <w:rsid w:val="00C25C5A"/>
    <w:rsid w:val="00C26149"/>
    <w:rsid w:val="00C265D2"/>
    <w:rsid w:val="00C26B0D"/>
    <w:rsid w:val="00C27102"/>
    <w:rsid w:val="00C272FD"/>
    <w:rsid w:val="00C27C17"/>
    <w:rsid w:val="00C27E35"/>
    <w:rsid w:val="00C30595"/>
    <w:rsid w:val="00C30765"/>
    <w:rsid w:val="00C30958"/>
    <w:rsid w:val="00C30A56"/>
    <w:rsid w:val="00C30C90"/>
    <w:rsid w:val="00C30E25"/>
    <w:rsid w:val="00C31116"/>
    <w:rsid w:val="00C312C3"/>
    <w:rsid w:val="00C31345"/>
    <w:rsid w:val="00C31620"/>
    <w:rsid w:val="00C31662"/>
    <w:rsid w:val="00C31A6D"/>
    <w:rsid w:val="00C31B06"/>
    <w:rsid w:val="00C31CAF"/>
    <w:rsid w:val="00C3202A"/>
    <w:rsid w:val="00C322F3"/>
    <w:rsid w:val="00C32B64"/>
    <w:rsid w:val="00C3332E"/>
    <w:rsid w:val="00C33367"/>
    <w:rsid w:val="00C335D2"/>
    <w:rsid w:val="00C33E9E"/>
    <w:rsid w:val="00C34091"/>
    <w:rsid w:val="00C343E0"/>
    <w:rsid w:val="00C3447F"/>
    <w:rsid w:val="00C35174"/>
    <w:rsid w:val="00C35652"/>
    <w:rsid w:val="00C3643C"/>
    <w:rsid w:val="00C36452"/>
    <w:rsid w:val="00C3662E"/>
    <w:rsid w:val="00C366CA"/>
    <w:rsid w:val="00C366F9"/>
    <w:rsid w:val="00C36970"/>
    <w:rsid w:val="00C369F9"/>
    <w:rsid w:val="00C36BEC"/>
    <w:rsid w:val="00C37395"/>
    <w:rsid w:val="00C375C3"/>
    <w:rsid w:val="00C375E9"/>
    <w:rsid w:val="00C37635"/>
    <w:rsid w:val="00C37735"/>
    <w:rsid w:val="00C37CBE"/>
    <w:rsid w:val="00C37F1C"/>
    <w:rsid w:val="00C40057"/>
    <w:rsid w:val="00C401E7"/>
    <w:rsid w:val="00C40472"/>
    <w:rsid w:val="00C404C6"/>
    <w:rsid w:val="00C40535"/>
    <w:rsid w:val="00C4055C"/>
    <w:rsid w:val="00C40728"/>
    <w:rsid w:val="00C4074D"/>
    <w:rsid w:val="00C40AD1"/>
    <w:rsid w:val="00C41476"/>
    <w:rsid w:val="00C41743"/>
    <w:rsid w:val="00C4196E"/>
    <w:rsid w:val="00C41A1E"/>
    <w:rsid w:val="00C41B07"/>
    <w:rsid w:val="00C41FFF"/>
    <w:rsid w:val="00C4251A"/>
    <w:rsid w:val="00C42C28"/>
    <w:rsid w:val="00C42CB5"/>
    <w:rsid w:val="00C43084"/>
    <w:rsid w:val="00C431C9"/>
    <w:rsid w:val="00C435AA"/>
    <w:rsid w:val="00C43AE3"/>
    <w:rsid w:val="00C43BC8"/>
    <w:rsid w:val="00C43CF3"/>
    <w:rsid w:val="00C440A4"/>
    <w:rsid w:val="00C449EE"/>
    <w:rsid w:val="00C44A14"/>
    <w:rsid w:val="00C44B0F"/>
    <w:rsid w:val="00C44FD6"/>
    <w:rsid w:val="00C45433"/>
    <w:rsid w:val="00C458D9"/>
    <w:rsid w:val="00C45A29"/>
    <w:rsid w:val="00C461DA"/>
    <w:rsid w:val="00C46232"/>
    <w:rsid w:val="00C46500"/>
    <w:rsid w:val="00C4684E"/>
    <w:rsid w:val="00C46C09"/>
    <w:rsid w:val="00C46D09"/>
    <w:rsid w:val="00C500BB"/>
    <w:rsid w:val="00C5014A"/>
    <w:rsid w:val="00C5047F"/>
    <w:rsid w:val="00C5081E"/>
    <w:rsid w:val="00C50DD4"/>
    <w:rsid w:val="00C51ADE"/>
    <w:rsid w:val="00C51E5A"/>
    <w:rsid w:val="00C51E8E"/>
    <w:rsid w:val="00C521D6"/>
    <w:rsid w:val="00C52A25"/>
    <w:rsid w:val="00C52B83"/>
    <w:rsid w:val="00C52C62"/>
    <w:rsid w:val="00C52CA2"/>
    <w:rsid w:val="00C53000"/>
    <w:rsid w:val="00C532BC"/>
    <w:rsid w:val="00C5337E"/>
    <w:rsid w:val="00C5382E"/>
    <w:rsid w:val="00C53964"/>
    <w:rsid w:val="00C53E8F"/>
    <w:rsid w:val="00C54764"/>
    <w:rsid w:val="00C548C7"/>
    <w:rsid w:val="00C54A85"/>
    <w:rsid w:val="00C5531E"/>
    <w:rsid w:val="00C55351"/>
    <w:rsid w:val="00C55A0E"/>
    <w:rsid w:val="00C55F10"/>
    <w:rsid w:val="00C55F64"/>
    <w:rsid w:val="00C55FEE"/>
    <w:rsid w:val="00C560FD"/>
    <w:rsid w:val="00C56537"/>
    <w:rsid w:val="00C565B1"/>
    <w:rsid w:val="00C56673"/>
    <w:rsid w:val="00C56AB5"/>
    <w:rsid w:val="00C56D09"/>
    <w:rsid w:val="00C56FE3"/>
    <w:rsid w:val="00C576BD"/>
    <w:rsid w:val="00C577A0"/>
    <w:rsid w:val="00C5784A"/>
    <w:rsid w:val="00C57A46"/>
    <w:rsid w:val="00C602FF"/>
    <w:rsid w:val="00C603CE"/>
    <w:rsid w:val="00C6044A"/>
    <w:rsid w:val="00C60B76"/>
    <w:rsid w:val="00C60DEE"/>
    <w:rsid w:val="00C60EB1"/>
    <w:rsid w:val="00C60FD2"/>
    <w:rsid w:val="00C610DD"/>
    <w:rsid w:val="00C611D0"/>
    <w:rsid w:val="00C6149B"/>
    <w:rsid w:val="00C61FAC"/>
    <w:rsid w:val="00C622C8"/>
    <w:rsid w:val="00C6239E"/>
    <w:rsid w:val="00C6265A"/>
    <w:rsid w:val="00C629A0"/>
    <w:rsid w:val="00C62DA8"/>
    <w:rsid w:val="00C6310E"/>
    <w:rsid w:val="00C633D4"/>
    <w:rsid w:val="00C63E37"/>
    <w:rsid w:val="00C63EAB"/>
    <w:rsid w:val="00C64325"/>
    <w:rsid w:val="00C64CA8"/>
    <w:rsid w:val="00C64D40"/>
    <w:rsid w:val="00C64ED1"/>
    <w:rsid w:val="00C65169"/>
    <w:rsid w:val="00C651EE"/>
    <w:rsid w:val="00C6599E"/>
    <w:rsid w:val="00C65C61"/>
    <w:rsid w:val="00C65DD5"/>
    <w:rsid w:val="00C65EB1"/>
    <w:rsid w:val="00C663AF"/>
    <w:rsid w:val="00C66B0E"/>
    <w:rsid w:val="00C66B91"/>
    <w:rsid w:val="00C66D24"/>
    <w:rsid w:val="00C66EBF"/>
    <w:rsid w:val="00C670CC"/>
    <w:rsid w:val="00C670D5"/>
    <w:rsid w:val="00C670D9"/>
    <w:rsid w:val="00C674FE"/>
    <w:rsid w:val="00C67733"/>
    <w:rsid w:val="00C6782A"/>
    <w:rsid w:val="00C67D9D"/>
    <w:rsid w:val="00C67D9E"/>
    <w:rsid w:val="00C70003"/>
    <w:rsid w:val="00C7002D"/>
    <w:rsid w:val="00C703EF"/>
    <w:rsid w:val="00C704AB"/>
    <w:rsid w:val="00C70568"/>
    <w:rsid w:val="00C707D4"/>
    <w:rsid w:val="00C70E18"/>
    <w:rsid w:val="00C7104F"/>
    <w:rsid w:val="00C710A7"/>
    <w:rsid w:val="00C7130D"/>
    <w:rsid w:val="00C714CB"/>
    <w:rsid w:val="00C718B6"/>
    <w:rsid w:val="00C71EBB"/>
    <w:rsid w:val="00C724B3"/>
    <w:rsid w:val="00C726D7"/>
    <w:rsid w:val="00C7271D"/>
    <w:rsid w:val="00C72769"/>
    <w:rsid w:val="00C7296B"/>
    <w:rsid w:val="00C72E07"/>
    <w:rsid w:val="00C731BF"/>
    <w:rsid w:val="00C734FC"/>
    <w:rsid w:val="00C73A63"/>
    <w:rsid w:val="00C73BBF"/>
    <w:rsid w:val="00C73DD8"/>
    <w:rsid w:val="00C7401B"/>
    <w:rsid w:val="00C74236"/>
    <w:rsid w:val="00C7426D"/>
    <w:rsid w:val="00C742C6"/>
    <w:rsid w:val="00C74C07"/>
    <w:rsid w:val="00C74CB7"/>
    <w:rsid w:val="00C74CCA"/>
    <w:rsid w:val="00C74DC3"/>
    <w:rsid w:val="00C74DEE"/>
    <w:rsid w:val="00C74FF2"/>
    <w:rsid w:val="00C753E0"/>
    <w:rsid w:val="00C75541"/>
    <w:rsid w:val="00C75619"/>
    <w:rsid w:val="00C7567B"/>
    <w:rsid w:val="00C75A99"/>
    <w:rsid w:val="00C75AE6"/>
    <w:rsid w:val="00C75AF1"/>
    <w:rsid w:val="00C75D47"/>
    <w:rsid w:val="00C76B7D"/>
    <w:rsid w:val="00C775D8"/>
    <w:rsid w:val="00C800CF"/>
    <w:rsid w:val="00C806F8"/>
    <w:rsid w:val="00C80842"/>
    <w:rsid w:val="00C80B75"/>
    <w:rsid w:val="00C81174"/>
    <w:rsid w:val="00C8121C"/>
    <w:rsid w:val="00C81241"/>
    <w:rsid w:val="00C8136F"/>
    <w:rsid w:val="00C814D1"/>
    <w:rsid w:val="00C816B5"/>
    <w:rsid w:val="00C81731"/>
    <w:rsid w:val="00C818EB"/>
    <w:rsid w:val="00C82285"/>
    <w:rsid w:val="00C822B4"/>
    <w:rsid w:val="00C8263D"/>
    <w:rsid w:val="00C82853"/>
    <w:rsid w:val="00C82A88"/>
    <w:rsid w:val="00C82C49"/>
    <w:rsid w:val="00C82EB5"/>
    <w:rsid w:val="00C83221"/>
    <w:rsid w:val="00C83846"/>
    <w:rsid w:val="00C83985"/>
    <w:rsid w:val="00C839BA"/>
    <w:rsid w:val="00C84005"/>
    <w:rsid w:val="00C8407E"/>
    <w:rsid w:val="00C8437C"/>
    <w:rsid w:val="00C843B1"/>
    <w:rsid w:val="00C8495B"/>
    <w:rsid w:val="00C84A40"/>
    <w:rsid w:val="00C84A4A"/>
    <w:rsid w:val="00C84AC7"/>
    <w:rsid w:val="00C84BEA"/>
    <w:rsid w:val="00C84C5B"/>
    <w:rsid w:val="00C84F61"/>
    <w:rsid w:val="00C84F9E"/>
    <w:rsid w:val="00C85049"/>
    <w:rsid w:val="00C8527C"/>
    <w:rsid w:val="00C85326"/>
    <w:rsid w:val="00C8555D"/>
    <w:rsid w:val="00C85843"/>
    <w:rsid w:val="00C85B02"/>
    <w:rsid w:val="00C85B39"/>
    <w:rsid w:val="00C85D9D"/>
    <w:rsid w:val="00C86601"/>
    <w:rsid w:val="00C86FD3"/>
    <w:rsid w:val="00C87765"/>
    <w:rsid w:val="00C87864"/>
    <w:rsid w:val="00C87F85"/>
    <w:rsid w:val="00C9007E"/>
    <w:rsid w:val="00C907AA"/>
    <w:rsid w:val="00C90B89"/>
    <w:rsid w:val="00C90C79"/>
    <w:rsid w:val="00C910F6"/>
    <w:rsid w:val="00C911DF"/>
    <w:rsid w:val="00C91308"/>
    <w:rsid w:val="00C9173D"/>
    <w:rsid w:val="00C91D56"/>
    <w:rsid w:val="00C91E2A"/>
    <w:rsid w:val="00C91FE5"/>
    <w:rsid w:val="00C92123"/>
    <w:rsid w:val="00C9271C"/>
    <w:rsid w:val="00C92814"/>
    <w:rsid w:val="00C93249"/>
    <w:rsid w:val="00C93276"/>
    <w:rsid w:val="00C93356"/>
    <w:rsid w:val="00C935CE"/>
    <w:rsid w:val="00C93A2E"/>
    <w:rsid w:val="00C93E40"/>
    <w:rsid w:val="00C93FD9"/>
    <w:rsid w:val="00C9405E"/>
    <w:rsid w:val="00C94139"/>
    <w:rsid w:val="00C941E8"/>
    <w:rsid w:val="00C94441"/>
    <w:rsid w:val="00C94726"/>
    <w:rsid w:val="00C9474C"/>
    <w:rsid w:val="00C955D7"/>
    <w:rsid w:val="00C95B30"/>
    <w:rsid w:val="00C960DE"/>
    <w:rsid w:val="00C962AB"/>
    <w:rsid w:val="00C96B68"/>
    <w:rsid w:val="00C97098"/>
    <w:rsid w:val="00C97B70"/>
    <w:rsid w:val="00C97B85"/>
    <w:rsid w:val="00C97E7D"/>
    <w:rsid w:val="00C97F31"/>
    <w:rsid w:val="00CA007E"/>
    <w:rsid w:val="00CA00F0"/>
    <w:rsid w:val="00CA05B3"/>
    <w:rsid w:val="00CA082E"/>
    <w:rsid w:val="00CA11DB"/>
    <w:rsid w:val="00CA11FA"/>
    <w:rsid w:val="00CA12AD"/>
    <w:rsid w:val="00CA1B97"/>
    <w:rsid w:val="00CA1EC1"/>
    <w:rsid w:val="00CA2164"/>
    <w:rsid w:val="00CA21F8"/>
    <w:rsid w:val="00CA2832"/>
    <w:rsid w:val="00CA284F"/>
    <w:rsid w:val="00CA2CB4"/>
    <w:rsid w:val="00CA2FD0"/>
    <w:rsid w:val="00CA30CA"/>
    <w:rsid w:val="00CA317E"/>
    <w:rsid w:val="00CA33BC"/>
    <w:rsid w:val="00CA4021"/>
    <w:rsid w:val="00CA429D"/>
    <w:rsid w:val="00CA4BEF"/>
    <w:rsid w:val="00CA4D07"/>
    <w:rsid w:val="00CA4DAB"/>
    <w:rsid w:val="00CA4ED5"/>
    <w:rsid w:val="00CA4FC1"/>
    <w:rsid w:val="00CA5713"/>
    <w:rsid w:val="00CA5AA1"/>
    <w:rsid w:val="00CA5D0C"/>
    <w:rsid w:val="00CA5E88"/>
    <w:rsid w:val="00CA654E"/>
    <w:rsid w:val="00CA69C9"/>
    <w:rsid w:val="00CA6B6C"/>
    <w:rsid w:val="00CA6CDA"/>
    <w:rsid w:val="00CA6E56"/>
    <w:rsid w:val="00CA6EAF"/>
    <w:rsid w:val="00CA6F4D"/>
    <w:rsid w:val="00CA7610"/>
    <w:rsid w:val="00CB00A4"/>
    <w:rsid w:val="00CB03C6"/>
    <w:rsid w:val="00CB0957"/>
    <w:rsid w:val="00CB0A02"/>
    <w:rsid w:val="00CB0D93"/>
    <w:rsid w:val="00CB11AD"/>
    <w:rsid w:val="00CB11D5"/>
    <w:rsid w:val="00CB1323"/>
    <w:rsid w:val="00CB15F7"/>
    <w:rsid w:val="00CB1A36"/>
    <w:rsid w:val="00CB1B4E"/>
    <w:rsid w:val="00CB1E7E"/>
    <w:rsid w:val="00CB1FEC"/>
    <w:rsid w:val="00CB1FF4"/>
    <w:rsid w:val="00CB21E1"/>
    <w:rsid w:val="00CB2476"/>
    <w:rsid w:val="00CB257B"/>
    <w:rsid w:val="00CB29B8"/>
    <w:rsid w:val="00CB2EBC"/>
    <w:rsid w:val="00CB3432"/>
    <w:rsid w:val="00CB34EB"/>
    <w:rsid w:val="00CB350C"/>
    <w:rsid w:val="00CB3D97"/>
    <w:rsid w:val="00CB3DC2"/>
    <w:rsid w:val="00CB3DE4"/>
    <w:rsid w:val="00CB3F49"/>
    <w:rsid w:val="00CB48B2"/>
    <w:rsid w:val="00CB4B1F"/>
    <w:rsid w:val="00CB508C"/>
    <w:rsid w:val="00CB57D0"/>
    <w:rsid w:val="00CB5B66"/>
    <w:rsid w:val="00CB5C01"/>
    <w:rsid w:val="00CB627C"/>
    <w:rsid w:val="00CB632B"/>
    <w:rsid w:val="00CB6587"/>
    <w:rsid w:val="00CB68C7"/>
    <w:rsid w:val="00CB6CC5"/>
    <w:rsid w:val="00CB6F8D"/>
    <w:rsid w:val="00CB7016"/>
    <w:rsid w:val="00CB72AC"/>
    <w:rsid w:val="00CB74DF"/>
    <w:rsid w:val="00CB755E"/>
    <w:rsid w:val="00CB7808"/>
    <w:rsid w:val="00CB78A3"/>
    <w:rsid w:val="00CB79CB"/>
    <w:rsid w:val="00CB7F4F"/>
    <w:rsid w:val="00CC03B2"/>
    <w:rsid w:val="00CC0A90"/>
    <w:rsid w:val="00CC0AC0"/>
    <w:rsid w:val="00CC0CF4"/>
    <w:rsid w:val="00CC15E8"/>
    <w:rsid w:val="00CC16DD"/>
    <w:rsid w:val="00CC2137"/>
    <w:rsid w:val="00CC24B4"/>
    <w:rsid w:val="00CC2535"/>
    <w:rsid w:val="00CC2818"/>
    <w:rsid w:val="00CC28BD"/>
    <w:rsid w:val="00CC2C2D"/>
    <w:rsid w:val="00CC2F44"/>
    <w:rsid w:val="00CC3CAD"/>
    <w:rsid w:val="00CC3F73"/>
    <w:rsid w:val="00CC41F3"/>
    <w:rsid w:val="00CC430E"/>
    <w:rsid w:val="00CC457D"/>
    <w:rsid w:val="00CC492A"/>
    <w:rsid w:val="00CC49C6"/>
    <w:rsid w:val="00CC49CD"/>
    <w:rsid w:val="00CC4C0A"/>
    <w:rsid w:val="00CC4DDF"/>
    <w:rsid w:val="00CC5070"/>
    <w:rsid w:val="00CC5346"/>
    <w:rsid w:val="00CC5631"/>
    <w:rsid w:val="00CC5A22"/>
    <w:rsid w:val="00CC5D2F"/>
    <w:rsid w:val="00CC5DF9"/>
    <w:rsid w:val="00CC5F51"/>
    <w:rsid w:val="00CC6099"/>
    <w:rsid w:val="00CC64F5"/>
    <w:rsid w:val="00CC68FA"/>
    <w:rsid w:val="00CC6CC4"/>
    <w:rsid w:val="00CC74BD"/>
    <w:rsid w:val="00CC78B5"/>
    <w:rsid w:val="00CC7A14"/>
    <w:rsid w:val="00CC7D10"/>
    <w:rsid w:val="00CD0A2A"/>
    <w:rsid w:val="00CD0B0A"/>
    <w:rsid w:val="00CD10B0"/>
    <w:rsid w:val="00CD12A2"/>
    <w:rsid w:val="00CD13CD"/>
    <w:rsid w:val="00CD173F"/>
    <w:rsid w:val="00CD1A75"/>
    <w:rsid w:val="00CD1DB3"/>
    <w:rsid w:val="00CD1EFC"/>
    <w:rsid w:val="00CD2331"/>
    <w:rsid w:val="00CD2561"/>
    <w:rsid w:val="00CD2C48"/>
    <w:rsid w:val="00CD2DFD"/>
    <w:rsid w:val="00CD313B"/>
    <w:rsid w:val="00CD32C3"/>
    <w:rsid w:val="00CD35ED"/>
    <w:rsid w:val="00CD3FF4"/>
    <w:rsid w:val="00CD47C0"/>
    <w:rsid w:val="00CD5238"/>
    <w:rsid w:val="00CD54FC"/>
    <w:rsid w:val="00CD5527"/>
    <w:rsid w:val="00CD5E72"/>
    <w:rsid w:val="00CD5F09"/>
    <w:rsid w:val="00CD64A0"/>
    <w:rsid w:val="00CD6B8F"/>
    <w:rsid w:val="00CD6C60"/>
    <w:rsid w:val="00CD6EE6"/>
    <w:rsid w:val="00CD756E"/>
    <w:rsid w:val="00CD77FF"/>
    <w:rsid w:val="00CD7955"/>
    <w:rsid w:val="00CD7B29"/>
    <w:rsid w:val="00CD7BAA"/>
    <w:rsid w:val="00CE0196"/>
    <w:rsid w:val="00CE0661"/>
    <w:rsid w:val="00CE0EC9"/>
    <w:rsid w:val="00CE1181"/>
    <w:rsid w:val="00CE11A3"/>
    <w:rsid w:val="00CE11C2"/>
    <w:rsid w:val="00CE15E8"/>
    <w:rsid w:val="00CE1624"/>
    <w:rsid w:val="00CE16E0"/>
    <w:rsid w:val="00CE1D72"/>
    <w:rsid w:val="00CE1E31"/>
    <w:rsid w:val="00CE2221"/>
    <w:rsid w:val="00CE2328"/>
    <w:rsid w:val="00CE23A7"/>
    <w:rsid w:val="00CE23D7"/>
    <w:rsid w:val="00CE2416"/>
    <w:rsid w:val="00CE2456"/>
    <w:rsid w:val="00CE2639"/>
    <w:rsid w:val="00CE2760"/>
    <w:rsid w:val="00CE2B1B"/>
    <w:rsid w:val="00CE350D"/>
    <w:rsid w:val="00CE353F"/>
    <w:rsid w:val="00CE447D"/>
    <w:rsid w:val="00CE49A4"/>
    <w:rsid w:val="00CE5110"/>
    <w:rsid w:val="00CE514E"/>
    <w:rsid w:val="00CE576A"/>
    <w:rsid w:val="00CE57B0"/>
    <w:rsid w:val="00CE5F47"/>
    <w:rsid w:val="00CE6517"/>
    <w:rsid w:val="00CE68DC"/>
    <w:rsid w:val="00CE6A70"/>
    <w:rsid w:val="00CE6E83"/>
    <w:rsid w:val="00CE6F13"/>
    <w:rsid w:val="00CE7164"/>
    <w:rsid w:val="00CE747A"/>
    <w:rsid w:val="00CE7E8E"/>
    <w:rsid w:val="00CE7FA8"/>
    <w:rsid w:val="00CF03E9"/>
    <w:rsid w:val="00CF067A"/>
    <w:rsid w:val="00CF092C"/>
    <w:rsid w:val="00CF094D"/>
    <w:rsid w:val="00CF15C7"/>
    <w:rsid w:val="00CF16C9"/>
    <w:rsid w:val="00CF17DC"/>
    <w:rsid w:val="00CF182C"/>
    <w:rsid w:val="00CF24B1"/>
    <w:rsid w:val="00CF320A"/>
    <w:rsid w:val="00CF33A0"/>
    <w:rsid w:val="00CF33D4"/>
    <w:rsid w:val="00CF370D"/>
    <w:rsid w:val="00CF391D"/>
    <w:rsid w:val="00CF3A24"/>
    <w:rsid w:val="00CF3B19"/>
    <w:rsid w:val="00CF3CE8"/>
    <w:rsid w:val="00CF3F1A"/>
    <w:rsid w:val="00CF4182"/>
    <w:rsid w:val="00CF455A"/>
    <w:rsid w:val="00CF4A68"/>
    <w:rsid w:val="00CF4B3E"/>
    <w:rsid w:val="00CF4F06"/>
    <w:rsid w:val="00CF5273"/>
    <w:rsid w:val="00CF52B7"/>
    <w:rsid w:val="00CF5588"/>
    <w:rsid w:val="00CF5959"/>
    <w:rsid w:val="00CF5C95"/>
    <w:rsid w:val="00CF6300"/>
    <w:rsid w:val="00CF6556"/>
    <w:rsid w:val="00CF65F5"/>
    <w:rsid w:val="00CF7047"/>
    <w:rsid w:val="00CF7580"/>
    <w:rsid w:val="00CF758B"/>
    <w:rsid w:val="00CF75C6"/>
    <w:rsid w:val="00D00121"/>
    <w:rsid w:val="00D0035E"/>
    <w:rsid w:val="00D003BF"/>
    <w:rsid w:val="00D00B72"/>
    <w:rsid w:val="00D01106"/>
    <w:rsid w:val="00D011F3"/>
    <w:rsid w:val="00D012FB"/>
    <w:rsid w:val="00D0149B"/>
    <w:rsid w:val="00D017E3"/>
    <w:rsid w:val="00D018CA"/>
    <w:rsid w:val="00D01CDB"/>
    <w:rsid w:val="00D01CFB"/>
    <w:rsid w:val="00D01D4F"/>
    <w:rsid w:val="00D02185"/>
    <w:rsid w:val="00D02513"/>
    <w:rsid w:val="00D027DB"/>
    <w:rsid w:val="00D02912"/>
    <w:rsid w:val="00D02A38"/>
    <w:rsid w:val="00D03102"/>
    <w:rsid w:val="00D034E0"/>
    <w:rsid w:val="00D036AC"/>
    <w:rsid w:val="00D038D2"/>
    <w:rsid w:val="00D03CA9"/>
    <w:rsid w:val="00D04444"/>
    <w:rsid w:val="00D04536"/>
    <w:rsid w:val="00D04625"/>
    <w:rsid w:val="00D0487E"/>
    <w:rsid w:val="00D04CF8"/>
    <w:rsid w:val="00D05018"/>
    <w:rsid w:val="00D05179"/>
    <w:rsid w:val="00D05B61"/>
    <w:rsid w:val="00D05C39"/>
    <w:rsid w:val="00D05DFE"/>
    <w:rsid w:val="00D05FF5"/>
    <w:rsid w:val="00D06513"/>
    <w:rsid w:val="00D06876"/>
    <w:rsid w:val="00D07160"/>
    <w:rsid w:val="00D071FB"/>
    <w:rsid w:val="00D073B7"/>
    <w:rsid w:val="00D077B3"/>
    <w:rsid w:val="00D07B8F"/>
    <w:rsid w:val="00D10337"/>
    <w:rsid w:val="00D104CB"/>
    <w:rsid w:val="00D1107A"/>
    <w:rsid w:val="00D11088"/>
    <w:rsid w:val="00D110B4"/>
    <w:rsid w:val="00D113CC"/>
    <w:rsid w:val="00D11459"/>
    <w:rsid w:val="00D1153D"/>
    <w:rsid w:val="00D115E8"/>
    <w:rsid w:val="00D12061"/>
    <w:rsid w:val="00D12284"/>
    <w:rsid w:val="00D1277C"/>
    <w:rsid w:val="00D12D13"/>
    <w:rsid w:val="00D12DE9"/>
    <w:rsid w:val="00D12E50"/>
    <w:rsid w:val="00D1304D"/>
    <w:rsid w:val="00D13196"/>
    <w:rsid w:val="00D13210"/>
    <w:rsid w:val="00D133C7"/>
    <w:rsid w:val="00D13923"/>
    <w:rsid w:val="00D13A5D"/>
    <w:rsid w:val="00D13A92"/>
    <w:rsid w:val="00D13C13"/>
    <w:rsid w:val="00D13CB5"/>
    <w:rsid w:val="00D143D3"/>
    <w:rsid w:val="00D14765"/>
    <w:rsid w:val="00D1552F"/>
    <w:rsid w:val="00D15667"/>
    <w:rsid w:val="00D157AC"/>
    <w:rsid w:val="00D15845"/>
    <w:rsid w:val="00D15A88"/>
    <w:rsid w:val="00D15BD7"/>
    <w:rsid w:val="00D15C91"/>
    <w:rsid w:val="00D15E4D"/>
    <w:rsid w:val="00D15F67"/>
    <w:rsid w:val="00D16023"/>
    <w:rsid w:val="00D160A5"/>
    <w:rsid w:val="00D164B7"/>
    <w:rsid w:val="00D168E2"/>
    <w:rsid w:val="00D16DF5"/>
    <w:rsid w:val="00D1768C"/>
    <w:rsid w:val="00D17713"/>
    <w:rsid w:val="00D17924"/>
    <w:rsid w:val="00D17C28"/>
    <w:rsid w:val="00D2012C"/>
    <w:rsid w:val="00D20259"/>
    <w:rsid w:val="00D2034D"/>
    <w:rsid w:val="00D207B1"/>
    <w:rsid w:val="00D20CEB"/>
    <w:rsid w:val="00D2155B"/>
    <w:rsid w:val="00D216E3"/>
    <w:rsid w:val="00D21806"/>
    <w:rsid w:val="00D21876"/>
    <w:rsid w:val="00D21901"/>
    <w:rsid w:val="00D2202C"/>
    <w:rsid w:val="00D22062"/>
    <w:rsid w:val="00D223F1"/>
    <w:rsid w:val="00D22427"/>
    <w:rsid w:val="00D226A8"/>
    <w:rsid w:val="00D22950"/>
    <w:rsid w:val="00D229F1"/>
    <w:rsid w:val="00D22B7D"/>
    <w:rsid w:val="00D22D89"/>
    <w:rsid w:val="00D22F93"/>
    <w:rsid w:val="00D2301A"/>
    <w:rsid w:val="00D23027"/>
    <w:rsid w:val="00D2302C"/>
    <w:rsid w:val="00D233A6"/>
    <w:rsid w:val="00D23402"/>
    <w:rsid w:val="00D234CA"/>
    <w:rsid w:val="00D23B0C"/>
    <w:rsid w:val="00D23F16"/>
    <w:rsid w:val="00D23FE5"/>
    <w:rsid w:val="00D240AF"/>
    <w:rsid w:val="00D24490"/>
    <w:rsid w:val="00D24647"/>
    <w:rsid w:val="00D249EA"/>
    <w:rsid w:val="00D24DF6"/>
    <w:rsid w:val="00D25631"/>
    <w:rsid w:val="00D25672"/>
    <w:rsid w:val="00D256C7"/>
    <w:rsid w:val="00D25985"/>
    <w:rsid w:val="00D25A1E"/>
    <w:rsid w:val="00D262F1"/>
    <w:rsid w:val="00D263CE"/>
    <w:rsid w:val="00D26684"/>
    <w:rsid w:val="00D26BCE"/>
    <w:rsid w:val="00D2701E"/>
    <w:rsid w:val="00D274A1"/>
    <w:rsid w:val="00D3002A"/>
    <w:rsid w:val="00D300FF"/>
    <w:rsid w:val="00D30675"/>
    <w:rsid w:val="00D306CF"/>
    <w:rsid w:val="00D3090F"/>
    <w:rsid w:val="00D30989"/>
    <w:rsid w:val="00D30A92"/>
    <w:rsid w:val="00D30AEA"/>
    <w:rsid w:val="00D30BA3"/>
    <w:rsid w:val="00D311E3"/>
    <w:rsid w:val="00D3135A"/>
    <w:rsid w:val="00D3141B"/>
    <w:rsid w:val="00D3179B"/>
    <w:rsid w:val="00D31E8E"/>
    <w:rsid w:val="00D32140"/>
    <w:rsid w:val="00D32329"/>
    <w:rsid w:val="00D3248F"/>
    <w:rsid w:val="00D3255A"/>
    <w:rsid w:val="00D32819"/>
    <w:rsid w:val="00D32A89"/>
    <w:rsid w:val="00D32BEA"/>
    <w:rsid w:val="00D32C8D"/>
    <w:rsid w:val="00D32F9D"/>
    <w:rsid w:val="00D330B2"/>
    <w:rsid w:val="00D3319F"/>
    <w:rsid w:val="00D3335D"/>
    <w:rsid w:val="00D33790"/>
    <w:rsid w:val="00D33AD4"/>
    <w:rsid w:val="00D33BAB"/>
    <w:rsid w:val="00D33E35"/>
    <w:rsid w:val="00D33FA1"/>
    <w:rsid w:val="00D340E3"/>
    <w:rsid w:val="00D34194"/>
    <w:rsid w:val="00D347B6"/>
    <w:rsid w:val="00D349E9"/>
    <w:rsid w:val="00D34A50"/>
    <w:rsid w:val="00D34E78"/>
    <w:rsid w:val="00D34FE0"/>
    <w:rsid w:val="00D350E6"/>
    <w:rsid w:val="00D35372"/>
    <w:rsid w:val="00D356D9"/>
    <w:rsid w:val="00D35C83"/>
    <w:rsid w:val="00D35CA2"/>
    <w:rsid w:val="00D3656B"/>
    <w:rsid w:val="00D36A0E"/>
    <w:rsid w:val="00D3732B"/>
    <w:rsid w:val="00D3766F"/>
    <w:rsid w:val="00D37C02"/>
    <w:rsid w:val="00D37C44"/>
    <w:rsid w:val="00D40556"/>
    <w:rsid w:val="00D405A9"/>
    <w:rsid w:val="00D40957"/>
    <w:rsid w:val="00D40BED"/>
    <w:rsid w:val="00D40E25"/>
    <w:rsid w:val="00D41763"/>
    <w:rsid w:val="00D417D0"/>
    <w:rsid w:val="00D4189C"/>
    <w:rsid w:val="00D41903"/>
    <w:rsid w:val="00D41FD7"/>
    <w:rsid w:val="00D425F0"/>
    <w:rsid w:val="00D4290C"/>
    <w:rsid w:val="00D429DF"/>
    <w:rsid w:val="00D429F8"/>
    <w:rsid w:val="00D42C2C"/>
    <w:rsid w:val="00D42C48"/>
    <w:rsid w:val="00D42D8E"/>
    <w:rsid w:val="00D42F33"/>
    <w:rsid w:val="00D42F54"/>
    <w:rsid w:val="00D43234"/>
    <w:rsid w:val="00D43AB9"/>
    <w:rsid w:val="00D43C8D"/>
    <w:rsid w:val="00D442CB"/>
    <w:rsid w:val="00D445A5"/>
    <w:rsid w:val="00D448EA"/>
    <w:rsid w:val="00D4498D"/>
    <w:rsid w:val="00D44A6F"/>
    <w:rsid w:val="00D452A0"/>
    <w:rsid w:val="00D454CD"/>
    <w:rsid w:val="00D45A0D"/>
    <w:rsid w:val="00D45CFD"/>
    <w:rsid w:val="00D45EF8"/>
    <w:rsid w:val="00D45FA7"/>
    <w:rsid w:val="00D469AB"/>
    <w:rsid w:val="00D46F16"/>
    <w:rsid w:val="00D470FC"/>
    <w:rsid w:val="00D4726C"/>
    <w:rsid w:val="00D4730A"/>
    <w:rsid w:val="00D47E89"/>
    <w:rsid w:val="00D47EB8"/>
    <w:rsid w:val="00D5028B"/>
    <w:rsid w:val="00D507DF"/>
    <w:rsid w:val="00D508DD"/>
    <w:rsid w:val="00D50C44"/>
    <w:rsid w:val="00D50CF8"/>
    <w:rsid w:val="00D51066"/>
    <w:rsid w:val="00D512EF"/>
    <w:rsid w:val="00D514D0"/>
    <w:rsid w:val="00D52053"/>
    <w:rsid w:val="00D52150"/>
    <w:rsid w:val="00D5225D"/>
    <w:rsid w:val="00D526AA"/>
    <w:rsid w:val="00D52B4C"/>
    <w:rsid w:val="00D52FE6"/>
    <w:rsid w:val="00D530D0"/>
    <w:rsid w:val="00D5312A"/>
    <w:rsid w:val="00D53D18"/>
    <w:rsid w:val="00D5426E"/>
    <w:rsid w:val="00D54585"/>
    <w:rsid w:val="00D547B2"/>
    <w:rsid w:val="00D54A36"/>
    <w:rsid w:val="00D54DCA"/>
    <w:rsid w:val="00D54F95"/>
    <w:rsid w:val="00D55099"/>
    <w:rsid w:val="00D55999"/>
    <w:rsid w:val="00D559A0"/>
    <w:rsid w:val="00D559EB"/>
    <w:rsid w:val="00D55ABD"/>
    <w:rsid w:val="00D55F9F"/>
    <w:rsid w:val="00D56190"/>
    <w:rsid w:val="00D561D3"/>
    <w:rsid w:val="00D5658A"/>
    <w:rsid w:val="00D568FC"/>
    <w:rsid w:val="00D57211"/>
    <w:rsid w:val="00D57300"/>
    <w:rsid w:val="00D574DE"/>
    <w:rsid w:val="00D5756E"/>
    <w:rsid w:val="00D57676"/>
    <w:rsid w:val="00D6010A"/>
    <w:rsid w:val="00D60FEF"/>
    <w:rsid w:val="00D612AB"/>
    <w:rsid w:val="00D615DA"/>
    <w:rsid w:val="00D615F3"/>
    <w:rsid w:val="00D6177C"/>
    <w:rsid w:val="00D61971"/>
    <w:rsid w:val="00D61BAB"/>
    <w:rsid w:val="00D61BB5"/>
    <w:rsid w:val="00D61C94"/>
    <w:rsid w:val="00D62326"/>
    <w:rsid w:val="00D62396"/>
    <w:rsid w:val="00D624F0"/>
    <w:rsid w:val="00D63136"/>
    <w:rsid w:val="00D6341E"/>
    <w:rsid w:val="00D63425"/>
    <w:rsid w:val="00D636A5"/>
    <w:rsid w:val="00D63815"/>
    <w:rsid w:val="00D63864"/>
    <w:rsid w:val="00D63B78"/>
    <w:rsid w:val="00D63CC5"/>
    <w:rsid w:val="00D63DB9"/>
    <w:rsid w:val="00D64001"/>
    <w:rsid w:val="00D64353"/>
    <w:rsid w:val="00D644D7"/>
    <w:rsid w:val="00D644DD"/>
    <w:rsid w:val="00D649E3"/>
    <w:rsid w:val="00D64AB6"/>
    <w:rsid w:val="00D652C2"/>
    <w:rsid w:val="00D656C5"/>
    <w:rsid w:val="00D65A94"/>
    <w:rsid w:val="00D65AC5"/>
    <w:rsid w:val="00D65B44"/>
    <w:rsid w:val="00D65D75"/>
    <w:rsid w:val="00D662A9"/>
    <w:rsid w:val="00D662B1"/>
    <w:rsid w:val="00D6658B"/>
    <w:rsid w:val="00D66AC3"/>
    <w:rsid w:val="00D66F1E"/>
    <w:rsid w:val="00D66FAC"/>
    <w:rsid w:val="00D67002"/>
    <w:rsid w:val="00D6709F"/>
    <w:rsid w:val="00D671BD"/>
    <w:rsid w:val="00D674CB"/>
    <w:rsid w:val="00D67624"/>
    <w:rsid w:val="00D678B7"/>
    <w:rsid w:val="00D67C52"/>
    <w:rsid w:val="00D67C79"/>
    <w:rsid w:val="00D7008D"/>
    <w:rsid w:val="00D7025C"/>
    <w:rsid w:val="00D7074A"/>
    <w:rsid w:val="00D70A0B"/>
    <w:rsid w:val="00D70CD7"/>
    <w:rsid w:val="00D70CE2"/>
    <w:rsid w:val="00D70EE5"/>
    <w:rsid w:val="00D71170"/>
    <w:rsid w:val="00D713C1"/>
    <w:rsid w:val="00D71519"/>
    <w:rsid w:val="00D715B8"/>
    <w:rsid w:val="00D7194F"/>
    <w:rsid w:val="00D71A6C"/>
    <w:rsid w:val="00D71FD3"/>
    <w:rsid w:val="00D7211C"/>
    <w:rsid w:val="00D722FE"/>
    <w:rsid w:val="00D723AE"/>
    <w:rsid w:val="00D723F4"/>
    <w:rsid w:val="00D7255B"/>
    <w:rsid w:val="00D72659"/>
    <w:rsid w:val="00D727CE"/>
    <w:rsid w:val="00D72CCE"/>
    <w:rsid w:val="00D72F47"/>
    <w:rsid w:val="00D731B3"/>
    <w:rsid w:val="00D73550"/>
    <w:rsid w:val="00D73575"/>
    <w:rsid w:val="00D73A6A"/>
    <w:rsid w:val="00D74295"/>
    <w:rsid w:val="00D7441A"/>
    <w:rsid w:val="00D74939"/>
    <w:rsid w:val="00D74C5E"/>
    <w:rsid w:val="00D74DC1"/>
    <w:rsid w:val="00D74E6E"/>
    <w:rsid w:val="00D75861"/>
    <w:rsid w:val="00D75B0C"/>
    <w:rsid w:val="00D75B85"/>
    <w:rsid w:val="00D75BCB"/>
    <w:rsid w:val="00D75E04"/>
    <w:rsid w:val="00D764BE"/>
    <w:rsid w:val="00D76F11"/>
    <w:rsid w:val="00D7706F"/>
    <w:rsid w:val="00D771FF"/>
    <w:rsid w:val="00D777E9"/>
    <w:rsid w:val="00D77F5F"/>
    <w:rsid w:val="00D806B7"/>
    <w:rsid w:val="00D80A00"/>
    <w:rsid w:val="00D80C82"/>
    <w:rsid w:val="00D81212"/>
    <w:rsid w:val="00D81672"/>
    <w:rsid w:val="00D81A2A"/>
    <w:rsid w:val="00D81AF4"/>
    <w:rsid w:val="00D82072"/>
    <w:rsid w:val="00D82242"/>
    <w:rsid w:val="00D824A4"/>
    <w:rsid w:val="00D82787"/>
    <w:rsid w:val="00D829BF"/>
    <w:rsid w:val="00D82CA4"/>
    <w:rsid w:val="00D83028"/>
    <w:rsid w:val="00D83133"/>
    <w:rsid w:val="00D83484"/>
    <w:rsid w:val="00D8352C"/>
    <w:rsid w:val="00D83582"/>
    <w:rsid w:val="00D838F2"/>
    <w:rsid w:val="00D83CBB"/>
    <w:rsid w:val="00D84136"/>
    <w:rsid w:val="00D8429D"/>
    <w:rsid w:val="00D842AD"/>
    <w:rsid w:val="00D845DA"/>
    <w:rsid w:val="00D846FE"/>
    <w:rsid w:val="00D847D3"/>
    <w:rsid w:val="00D84F22"/>
    <w:rsid w:val="00D84FD0"/>
    <w:rsid w:val="00D852C1"/>
    <w:rsid w:val="00D854C4"/>
    <w:rsid w:val="00D85DFD"/>
    <w:rsid w:val="00D8604B"/>
    <w:rsid w:val="00D86286"/>
    <w:rsid w:val="00D86485"/>
    <w:rsid w:val="00D86684"/>
    <w:rsid w:val="00D86728"/>
    <w:rsid w:val="00D86DAD"/>
    <w:rsid w:val="00D87197"/>
    <w:rsid w:val="00D87770"/>
    <w:rsid w:val="00D879CD"/>
    <w:rsid w:val="00D879EF"/>
    <w:rsid w:val="00D87D1F"/>
    <w:rsid w:val="00D87F3C"/>
    <w:rsid w:val="00D87F49"/>
    <w:rsid w:val="00D901AD"/>
    <w:rsid w:val="00D9039C"/>
    <w:rsid w:val="00D906E1"/>
    <w:rsid w:val="00D90727"/>
    <w:rsid w:val="00D90A7B"/>
    <w:rsid w:val="00D90C1F"/>
    <w:rsid w:val="00D90CFE"/>
    <w:rsid w:val="00D90F03"/>
    <w:rsid w:val="00D914A2"/>
    <w:rsid w:val="00D914F0"/>
    <w:rsid w:val="00D91C1E"/>
    <w:rsid w:val="00D91F12"/>
    <w:rsid w:val="00D9201D"/>
    <w:rsid w:val="00D922AC"/>
    <w:rsid w:val="00D9240F"/>
    <w:rsid w:val="00D9275B"/>
    <w:rsid w:val="00D92980"/>
    <w:rsid w:val="00D92A78"/>
    <w:rsid w:val="00D92A9A"/>
    <w:rsid w:val="00D92CA0"/>
    <w:rsid w:val="00D92ECC"/>
    <w:rsid w:val="00D92F2E"/>
    <w:rsid w:val="00D93313"/>
    <w:rsid w:val="00D93756"/>
    <w:rsid w:val="00D94099"/>
    <w:rsid w:val="00D944E2"/>
    <w:rsid w:val="00D94543"/>
    <w:rsid w:val="00D94B2A"/>
    <w:rsid w:val="00D94B4A"/>
    <w:rsid w:val="00D94CF1"/>
    <w:rsid w:val="00D94E59"/>
    <w:rsid w:val="00D95176"/>
    <w:rsid w:val="00D95385"/>
    <w:rsid w:val="00D9563C"/>
    <w:rsid w:val="00D958D5"/>
    <w:rsid w:val="00D96273"/>
    <w:rsid w:val="00D96323"/>
    <w:rsid w:val="00D96CA4"/>
    <w:rsid w:val="00D96E5E"/>
    <w:rsid w:val="00D96EDA"/>
    <w:rsid w:val="00D976CF"/>
    <w:rsid w:val="00D979F2"/>
    <w:rsid w:val="00D97BF9"/>
    <w:rsid w:val="00DA060E"/>
    <w:rsid w:val="00DA06C2"/>
    <w:rsid w:val="00DA0858"/>
    <w:rsid w:val="00DA1001"/>
    <w:rsid w:val="00DA1277"/>
    <w:rsid w:val="00DA18C0"/>
    <w:rsid w:val="00DA18F7"/>
    <w:rsid w:val="00DA194F"/>
    <w:rsid w:val="00DA19F9"/>
    <w:rsid w:val="00DA1A5B"/>
    <w:rsid w:val="00DA1AE8"/>
    <w:rsid w:val="00DA1B3D"/>
    <w:rsid w:val="00DA1DB4"/>
    <w:rsid w:val="00DA1FB3"/>
    <w:rsid w:val="00DA2598"/>
    <w:rsid w:val="00DA26BA"/>
    <w:rsid w:val="00DA2743"/>
    <w:rsid w:val="00DA27D4"/>
    <w:rsid w:val="00DA2BAF"/>
    <w:rsid w:val="00DA325F"/>
    <w:rsid w:val="00DA37EB"/>
    <w:rsid w:val="00DA3CF6"/>
    <w:rsid w:val="00DA3EBD"/>
    <w:rsid w:val="00DA3ECC"/>
    <w:rsid w:val="00DA415D"/>
    <w:rsid w:val="00DA43CE"/>
    <w:rsid w:val="00DA45E4"/>
    <w:rsid w:val="00DA47A3"/>
    <w:rsid w:val="00DA48F0"/>
    <w:rsid w:val="00DA4D38"/>
    <w:rsid w:val="00DA4F38"/>
    <w:rsid w:val="00DA503D"/>
    <w:rsid w:val="00DA5200"/>
    <w:rsid w:val="00DA5546"/>
    <w:rsid w:val="00DA5CE6"/>
    <w:rsid w:val="00DA5E2B"/>
    <w:rsid w:val="00DA6480"/>
    <w:rsid w:val="00DA6C3C"/>
    <w:rsid w:val="00DA6C9D"/>
    <w:rsid w:val="00DA6FA0"/>
    <w:rsid w:val="00DA709E"/>
    <w:rsid w:val="00DA7320"/>
    <w:rsid w:val="00DA7442"/>
    <w:rsid w:val="00DA76CB"/>
    <w:rsid w:val="00DA79AB"/>
    <w:rsid w:val="00DA7FA4"/>
    <w:rsid w:val="00DA7FE1"/>
    <w:rsid w:val="00DB00F9"/>
    <w:rsid w:val="00DB02B6"/>
    <w:rsid w:val="00DB02D3"/>
    <w:rsid w:val="00DB03D0"/>
    <w:rsid w:val="00DB0CD8"/>
    <w:rsid w:val="00DB0D47"/>
    <w:rsid w:val="00DB13CA"/>
    <w:rsid w:val="00DB1410"/>
    <w:rsid w:val="00DB1435"/>
    <w:rsid w:val="00DB1BCC"/>
    <w:rsid w:val="00DB1CDF"/>
    <w:rsid w:val="00DB2141"/>
    <w:rsid w:val="00DB2A0F"/>
    <w:rsid w:val="00DB3A19"/>
    <w:rsid w:val="00DB3D48"/>
    <w:rsid w:val="00DB3E3B"/>
    <w:rsid w:val="00DB400C"/>
    <w:rsid w:val="00DB4697"/>
    <w:rsid w:val="00DB48DD"/>
    <w:rsid w:val="00DB497F"/>
    <w:rsid w:val="00DB4A34"/>
    <w:rsid w:val="00DB4D84"/>
    <w:rsid w:val="00DB4EC1"/>
    <w:rsid w:val="00DB53B3"/>
    <w:rsid w:val="00DB574F"/>
    <w:rsid w:val="00DB597B"/>
    <w:rsid w:val="00DB5A9C"/>
    <w:rsid w:val="00DB5B67"/>
    <w:rsid w:val="00DB61FF"/>
    <w:rsid w:val="00DB627E"/>
    <w:rsid w:val="00DB6423"/>
    <w:rsid w:val="00DB654D"/>
    <w:rsid w:val="00DB6858"/>
    <w:rsid w:val="00DB6915"/>
    <w:rsid w:val="00DB69C0"/>
    <w:rsid w:val="00DB6C9E"/>
    <w:rsid w:val="00DB6CA0"/>
    <w:rsid w:val="00DB6D0D"/>
    <w:rsid w:val="00DB6F82"/>
    <w:rsid w:val="00DB70A7"/>
    <w:rsid w:val="00DB768A"/>
    <w:rsid w:val="00DB7951"/>
    <w:rsid w:val="00DB7B8A"/>
    <w:rsid w:val="00DB7C28"/>
    <w:rsid w:val="00DB7DF3"/>
    <w:rsid w:val="00DB7F0E"/>
    <w:rsid w:val="00DB7F49"/>
    <w:rsid w:val="00DC0221"/>
    <w:rsid w:val="00DC0280"/>
    <w:rsid w:val="00DC0616"/>
    <w:rsid w:val="00DC0C47"/>
    <w:rsid w:val="00DC0D8D"/>
    <w:rsid w:val="00DC11D9"/>
    <w:rsid w:val="00DC1543"/>
    <w:rsid w:val="00DC1662"/>
    <w:rsid w:val="00DC1DD3"/>
    <w:rsid w:val="00DC1EF2"/>
    <w:rsid w:val="00DC1F44"/>
    <w:rsid w:val="00DC2125"/>
    <w:rsid w:val="00DC21BB"/>
    <w:rsid w:val="00DC2357"/>
    <w:rsid w:val="00DC23FC"/>
    <w:rsid w:val="00DC2AF2"/>
    <w:rsid w:val="00DC2F45"/>
    <w:rsid w:val="00DC3358"/>
    <w:rsid w:val="00DC35F9"/>
    <w:rsid w:val="00DC3722"/>
    <w:rsid w:val="00DC3C1C"/>
    <w:rsid w:val="00DC4101"/>
    <w:rsid w:val="00DC47EF"/>
    <w:rsid w:val="00DC48D7"/>
    <w:rsid w:val="00DC496B"/>
    <w:rsid w:val="00DC509F"/>
    <w:rsid w:val="00DC54E7"/>
    <w:rsid w:val="00DC5813"/>
    <w:rsid w:val="00DC5816"/>
    <w:rsid w:val="00DC582D"/>
    <w:rsid w:val="00DC5D37"/>
    <w:rsid w:val="00DC5F5E"/>
    <w:rsid w:val="00DC6099"/>
    <w:rsid w:val="00DC6231"/>
    <w:rsid w:val="00DC6387"/>
    <w:rsid w:val="00DC66C5"/>
    <w:rsid w:val="00DC6CE0"/>
    <w:rsid w:val="00DC7002"/>
    <w:rsid w:val="00DC7079"/>
    <w:rsid w:val="00DC70F4"/>
    <w:rsid w:val="00DC7304"/>
    <w:rsid w:val="00DC77A6"/>
    <w:rsid w:val="00DC7B80"/>
    <w:rsid w:val="00DC7EC0"/>
    <w:rsid w:val="00DD01E7"/>
    <w:rsid w:val="00DD047D"/>
    <w:rsid w:val="00DD05E7"/>
    <w:rsid w:val="00DD0ACA"/>
    <w:rsid w:val="00DD132B"/>
    <w:rsid w:val="00DD25B1"/>
    <w:rsid w:val="00DD271C"/>
    <w:rsid w:val="00DD27DE"/>
    <w:rsid w:val="00DD2C0E"/>
    <w:rsid w:val="00DD2D1F"/>
    <w:rsid w:val="00DD309D"/>
    <w:rsid w:val="00DD31F7"/>
    <w:rsid w:val="00DD328E"/>
    <w:rsid w:val="00DD335C"/>
    <w:rsid w:val="00DD3789"/>
    <w:rsid w:val="00DD37F1"/>
    <w:rsid w:val="00DD37FD"/>
    <w:rsid w:val="00DD382C"/>
    <w:rsid w:val="00DD3DED"/>
    <w:rsid w:val="00DD40C1"/>
    <w:rsid w:val="00DD4175"/>
    <w:rsid w:val="00DD45C1"/>
    <w:rsid w:val="00DD47E5"/>
    <w:rsid w:val="00DD47EA"/>
    <w:rsid w:val="00DD4B4E"/>
    <w:rsid w:val="00DD4FF3"/>
    <w:rsid w:val="00DD5034"/>
    <w:rsid w:val="00DD517A"/>
    <w:rsid w:val="00DD525B"/>
    <w:rsid w:val="00DD5718"/>
    <w:rsid w:val="00DD57BF"/>
    <w:rsid w:val="00DD57C9"/>
    <w:rsid w:val="00DD5990"/>
    <w:rsid w:val="00DD5C74"/>
    <w:rsid w:val="00DD5FB6"/>
    <w:rsid w:val="00DD624A"/>
    <w:rsid w:val="00DD647D"/>
    <w:rsid w:val="00DD6802"/>
    <w:rsid w:val="00DD6DAB"/>
    <w:rsid w:val="00DD7686"/>
    <w:rsid w:val="00DD78D2"/>
    <w:rsid w:val="00DE02DB"/>
    <w:rsid w:val="00DE07F1"/>
    <w:rsid w:val="00DE0A59"/>
    <w:rsid w:val="00DE0E7B"/>
    <w:rsid w:val="00DE0FC6"/>
    <w:rsid w:val="00DE114E"/>
    <w:rsid w:val="00DE183C"/>
    <w:rsid w:val="00DE19B1"/>
    <w:rsid w:val="00DE1ACE"/>
    <w:rsid w:val="00DE205F"/>
    <w:rsid w:val="00DE242D"/>
    <w:rsid w:val="00DE26F9"/>
    <w:rsid w:val="00DE2B9C"/>
    <w:rsid w:val="00DE3244"/>
    <w:rsid w:val="00DE396C"/>
    <w:rsid w:val="00DE3E7F"/>
    <w:rsid w:val="00DE4155"/>
    <w:rsid w:val="00DE46CC"/>
    <w:rsid w:val="00DE4AF7"/>
    <w:rsid w:val="00DE5350"/>
    <w:rsid w:val="00DE5616"/>
    <w:rsid w:val="00DE5858"/>
    <w:rsid w:val="00DE5872"/>
    <w:rsid w:val="00DE599F"/>
    <w:rsid w:val="00DE59ED"/>
    <w:rsid w:val="00DE636D"/>
    <w:rsid w:val="00DE67F2"/>
    <w:rsid w:val="00DE6B3D"/>
    <w:rsid w:val="00DE6BEC"/>
    <w:rsid w:val="00DE6F5B"/>
    <w:rsid w:val="00DE7699"/>
    <w:rsid w:val="00DE7743"/>
    <w:rsid w:val="00DE79FC"/>
    <w:rsid w:val="00DE7BE9"/>
    <w:rsid w:val="00DE7CCF"/>
    <w:rsid w:val="00DE7FB4"/>
    <w:rsid w:val="00DE7FD2"/>
    <w:rsid w:val="00DF02A5"/>
    <w:rsid w:val="00DF0A6A"/>
    <w:rsid w:val="00DF0B2C"/>
    <w:rsid w:val="00DF0F61"/>
    <w:rsid w:val="00DF1306"/>
    <w:rsid w:val="00DF14D9"/>
    <w:rsid w:val="00DF1912"/>
    <w:rsid w:val="00DF2341"/>
    <w:rsid w:val="00DF28C0"/>
    <w:rsid w:val="00DF2939"/>
    <w:rsid w:val="00DF2B85"/>
    <w:rsid w:val="00DF2D46"/>
    <w:rsid w:val="00DF2F8B"/>
    <w:rsid w:val="00DF3506"/>
    <w:rsid w:val="00DF39B8"/>
    <w:rsid w:val="00DF3BA8"/>
    <w:rsid w:val="00DF47A7"/>
    <w:rsid w:val="00DF4D10"/>
    <w:rsid w:val="00DF4DBE"/>
    <w:rsid w:val="00DF4E1E"/>
    <w:rsid w:val="00DF5640"/>
    <w:rsid w:val="00DF580B"/>
    <w:rsid w:val="00DF639F"/>
    <w:rsid w:val="00DF63E4"/>
    <w:rsid w:val="00DF6827"/>
    <w:rsid w:val="00DF6F75"/>
    <w:rsid w:val="00DF6F79"/>
    <w:rsid w:val="00DF7068"/>
    <w:rsid w:val="00DF7778"/>
    <w:rsid w:val="00DF7881"/>
    <w:rsid w:val="00E0078A"/>
    <w:rsid w:val="00E0084D"/>
    <w:rsid w:val="00E0090F"/>
    <w:rsid w:val="00E00C55"/>
    <w:rsid w:val="00E00E1B"/>
    <w:rsid w:val="00E013AB"/>
    <w:rsid w:val="00E0157A"/>
    <w:rsid w:val="00E018A3"/>
    <w:rsid w:val="00E0191D"/>
    <w:rsid w:val="00E01BB0"/>
    <w:rsid w:val="00E01CBE"/>
    <w:rsid w:val="00E01EED"/>
    <w:rsid w:val="00E01F4C"/>
    <w:rsid w:val="00E01FB0"/>
    <w:rsid w:val="00E02802"/>
    <w:rsid w:val="00E02A1E"/>
    <w:rsid w:val="00E02A2E"/>
    <w:rsid w:val="00E02CC5"/>
    <w:rsid w:val="00E02DAA"/>
    <w:rsid w:val="00E02FBC"/>
    <w:rsid w:val="00E036A1"/>
    <w:rsid w:val="00E0399A"/>
    <w:rsid w:val="00E03DA8"/>
    <w:rsid w:val="00E040CA"/>
    <w:rsid w:val="00E04110"/>
    <w:rsid w:val="00E0466F"/>
    <w:rsid w:val="00E0496A"/>
    <w:rsid w:val="00E04AF8"/>
    <w:rsid w:val="00E04F2E"/>
    <w:rsid w:val="00E0605C"/>
    <w:rsid w:val="00E06A8D"/>
    <w:rsid w:val="00E06E15"/>
    <w:rsid w:val="00E06F5E"/>
    <w:rsid w:val="00E07531"/>
    <w:rsid w:val="00E0767C"/>
    <w:rsid w:val="00E0798B"/>
    <w:rsid w:val="00E07A0B"/>
    <w:rsid w:val="00E07B4E"/>
    <w:rsid w:val="00E07C50"/>
    <w:rsid w:val="00E07DAC"/>
    <w:rsid w:val="00E1081D"/>
    <w:rsid w:val="00E10994"/>
    <w:rsid w:val="00E109C0"/>
    <w:rsid w:val="00E10BE4"/>
    <w:rsid w:val="00E10E6D"/>
    <w:rsid w:val="00E10F5A"/>
    <w:rsid w:val="00E110E9"/>
    <w:rsid w:val="00E110F0"/>
    <w:rsid w:val="00E111C1"/>
    <w:rsid w:val="00E11891"/>
    <w:rsid w:val="00E12499"/>
    <w:rsid w:val="00E124C5"/>
    <w:rsid w:val="00E1261F"/>
    <w:rsid w:val="00E128C3"/>
    <w:rsid w:val="00E12C7E"/>
    <w:rsid w:val="00E12F24"/>
    <w:rsid w:val="00E1305E"/>
    <w:rsid w:val="00E13355"/>
    <w:rsid w:val="00E134BC"/>
    <w:rsid w:val="00E13673"/>
    <w:rsid w:val="00E13768"/>
    <w:rsid w:val="00E13CB0"/>
    <w:rsid w:val="00E13D7C"/>
    <w:rsid w:val="00E1462B"/>
    <w:rsid w:val="00E146A9"/>
    <w:rsid w:val="00E149D1"/>
    <w:rsid w:val="00E15197"/>
    <w:rsid w:val="00E1529C"/>
    <w:rsid w:val="00E153B9"/>
    <w:rsid w:val="00E15499"/>
    <w:rsid w:val="00E15626"/>
    <w:rsid w:val="00E157EB"/>
    <w:rsid w:val="00E15B2D"/>
    <w:rsid w:val="00E15CF0"/>
    <w:rsid w:val="00E1604B"/>
    <w:rsid w:val="00E16212"/>
    <w:rsid w:val="00E1631E"/>
    <w:rsid w:val="00E168A0"/>
    <w:rsid w:val="00E16CBF"/>
    <w:rsid w:val="00E16D6F"/>
    <w:rsid w:val="00E16EC4"/>
    <w:rsid w:val="00E176FF"/>
    <w:rsid w:val="00E177C6"/>
    <w:rsid w:val="00E17990"/>
    <w:rsid w:val="00E17B85"/>
    <w:rsid w:val="00E17C80"/>
    <w:rsid w:val="00E17DE6"/>
    <w:rsid w:val="00E17EC9"/>
    <w:rsid w:val="00E17F13"/>
    <w:rsid w:val="00E20272"/>
    <w:rsid w:val="00E2085F"/>
    <w:rsid w:val="00E209EA"/>
    <w:rsid w:val="00E20B71"/>
    <w:rsid w:val="00E20CC6"/>
    <w:rsid w:val="00E212A7"/>
    <w:rsid w:val="00E21350"/>
    <w:rsid w:val="00E2135A"/>
    <w:rsid w:val="00E213AB"/>
    <w:rsid w:val="00E21618"/>
    <w:rsid w:val="00E216A1"/>
    <w:rsid w:val="00E218CD"/>
    <w:rsid w:val="00E21DE4"/>
    <w:rsid w:val="00E223D9"/>
    <w:rsid w:val="00E224B9"/>
    <w:rsid w:val="00E22612"/>
    <w:rsid w:val="00E22CAE"/>
    <w:rsid w:val="00E22D60"/>
    <w:rsid w:val="00E236BF"/>
    <w:rsid w:val="00E23A95"/>
    <w:rsid w:val="00E23E84"/>
    <w:rsid w:val="00E24120"/>
    <w:rsid w:val="00E2421A"/>
    <w:rsid w:val="00E2461E"/>
    <w:rsid w:val="00E24B0F"/>
    <w:rsid w:val="00E24C91"/>
    <w:rsid w:val="00E25AF2"/>
    <w:rsid w:val="00E25DA6"/>
    <w:rsid w:val="00E269B6"/>
    <w:rsid w:val="00E269E0"/>
    <w:rsid w:val="00E26B15"/>
    <w:rsid w:val="00E2726F"/>
    <w:rsid w:val="00E2754F"/>
    <w:rsid w:val="00E27B9E"/>
    <w:rsid w:val="00E27CB3"/>
    <w:rsid w:val="00E300D2"/>
    <w:rsid w:val="00E30556"/>
    <w:rsid w:val="00E30A53"/>
    <w:rsid w:val="00E311C6"/>
    <w:rsid w:val="00E3174F"/>
    <w:rsid w:val="00E317B8"/>
    <w:rsid w:val="00E31C8A"/>
    <w:rsid w:val="00E31D08"/>
    <w:rsid w:val="00E31D3F"/>
    <w:rsid w:val="00E320A1"/>
    <w:rsid w:val="00E32230"/>
    <w:rsid w:val="00E32F54"/>
    <w:rsid w:val="00E32FD4"/>
    <w:rsid w:val="00E33058"/>
    <w:rsid w:val="00E33D9C"/>
    <w:rsid w:val="00E3406A"/>
    <w:rsid w:val="00E3461F"/>
    <w:rsid w:val="00E34BB4"/>
    <w:rsid w:val="00E34E82"/>
    <w:rsid w:val="00E34EF3"/>
    <w:rsid w:val="00E34F41"/>
    <w:rsid w:val="00E3509F"/>
    <w:rsid w:val="00E3513F"/>
    <w:rsid w:val="00E356AC"/>
    <w:rsid w:val="00E35C23"/>
    <w:rsid w:val="00E35EB8"/>
    <w:rsid w:val="00E361B8"/>
    <w:rsid w:val="00E363CB"/>
    <w:rsid w:val="00E36646"/>
    <w:rsid w:val="00E3667B"/>
    <w:rsid w:val="00E3674A"/>
    <w:rsid w:val="00E368A6"/>
    <w:rsid w:val="00E36F0E"/>
    <w:rsid w:val="00E37316"/>
    <w:rsid w:val="00E3738D"/>
    <w:rsid w:val="00E37F23"/>
    <w:rsid w:val="00E403FB"/>
    <w:rsid w:val="00E404E6"/>
    <w:rsid w:val="00E40814"/>
    <w:rsid w:val="00E4086C"/>
    <w:rsid w:val="00E4090F"/>
    <w:rsid w:val="00E40CBC"/>
    <w:rsid w:val="00E4140B"/>
    <w:rsid w:val="00E4165E"/>
    <w:rsid w:val="00E41A6E"/>
    <w:rsid w:val="00E4224C"/>
    <w:rsid w:val="00E422C7"/>
    <w:rsid w:val="00E4257E"/>
    <w:rsid w:val="00E42E94"/>
    <w:rsid w:val="00E42F61"/>
    <w:rsid w:val="00E4325A"/>
    <w:rsid w:val="00E43F97"/>
    <w:rsid w:val="00E4418F"/>
    <w:rsid w:val="00E442B8"/>
    <w:rsid w:val="00E443BE"/>
    <w:rsid w:val="00E448C4"/>
    <w:rsid w:val="00E44CF1"/>
    <w:rsid w:val="00E44EF4"/>
    <w:rsid w:val="00E44FA2"/>
    <w:rsid w:val="00E44FD1"/>
    <w:rsid w:val="00E4502C"/>
    <w:rsid w:val="00E45762"/>
    <w:rsid w:val="00E45B42"/>
    <w:rsid w:val="00E45BAA"/>
    <w:rsid w:val="00E45C85"/>
    <w:rsid w:val="00E4619B"/>
    <w:rsid w:val="00E462E9"/>
    <w:rsid w:val="00E4702E"/>
    <w:rsid w:val="00E47065"/>
    <w:rsid w:val="00E476CA"/>
    <w:rsid w:val="00E47BCC"/>
    <w:rsid w:val="00E50535"/>
    <w:rsid w:val="00E50F1F"/>
    <w:rsid w:val="00E51721"/>
    <w:rsid w:val="00E51819"/>
    <w:rsid w:val="00E51AE8"/>
    <w:rsid w:val="00E51F8A"/>
    <w:rsid w:val="00E51FEB"/>
    <w:rsid w:val="00E52007"/>
    <w:rsid w:val="00E52162"/>
    <w:rsid w:val="00E525BD"/>
    <w:rsid w:val="00E52C04"/>
    <w:rsid w:val="00E52F57"/>
    <w:rsid w:val="00E5302A"/>
    <w:rsid w:val="00E53270"/>
    <w:rsid w:val="00E532A5"/>
    <w:rsid w:val="00E53324"/>
    <w:rsid w:val="00E533BE"/>
    <w:rsid w:val="00E53543"/>
    <w:rsid w:val="00E53D35"/>
    <w:rsid w:val="00E54072"/>
    <w:rsid w:val="00E541DA"/>
    <w:rsid w:val="00E5440F"/>
    <w:rsid w:val="00E54636"/>
    <w:rsid w:val="00E54725"/>
    <w:rsid w:val="00E54A21"/>
    <w:rsid w:val="00E54ADE"/>
    <w:rsid w:val="00E54EB2"/>
    <w:rsid w:val="00E5521A"/>
    <w:rsid w:val="00E552A2"/>
    <w:rsid w:val="00E552E1"/>
    <w:rsid w:val="00E5530F"/>
    <w:rsid w:val="00E559BE"/>
    <w:rsid w:val="00E55F46"/>
    <w:rsid w:val="00E56097"/>
    <w:rsid w:val="00E568E4"/>
    <w:rsid w:val="00E569A8"/>
    <w:rsid w:val="00E56B1C"/>
    <w:rsid w:val="00E56D13"/>
    <w:rsid w:val="00E56E86"/>
    <w:rsid w:val="00E57086"/>
    <w:rsid w:val="00E572E2"/>
    <w:rsid w:val="00E57404"/>
    <w:rsid w:val="00E57AB3"/>
    <w:rsid w:val="00E57DE9"/>
    <w:rsid w:val="00E57E6F"/>
    <w:rsid w:val="00E60231"/>
    <w:rsid w:val="00E604A9"/>
    <w:rsid w:val="00E60957"/>
    <w:rsid w:val="00E609C5"/>
    <w:rsid w:val="00E60DCE"/>
    <w:rsid w:val="00E61473"/>
    <w:rsid w:val="00E61A6B"/>
    <w:rsid w:val="00E61A9C"/>
    <w:rsid w:val="00E61FF0"/>
    <w:rsid w:val="00E622A6"/>
    <w:rsid w:val="00E6279C"/>
    <w:rsid w:val="00E627FB"/>
    <w:rsid w:val="00E63059"/>
    <w:rsid w:val="00E6332A"/>
    <w:rsid w:val="00E633A2"/>
    <w:rsid w:val="00E63532"/>
    <w:rsid w:val="00E6364B"/>
    <w:rsid w:val="00E63B3F"/>
    <w:rsid w:val="00E65367"/>
    <w:rsid w:val="00E654C7"/>
    <w:rsid w:val="00E656C7"/>
    <w:rsid w:val="00E65757"/>
    <w:rsid w:val="00E65769"/>
    <w:rsid w:val="00E6576B"/>
    <w:rsid w:val="00E66518"/>
    <w:rsid w:val="00E6674A"/>
    <w:rsid w:val="00E667FE"/>
    <w:rsid w:val="00E66958"/>
    <w:rsid w:val="00E67097"/>
    <w:rsid w:val="00E6768E"/>
    <w:rsid w:val="00E67D86"/>
    <w:rsid w:val="00E70268"/>
    <w:rsid w:val="00E7036B"/>
    <w:rsid w:val="00E703D1"/>
    <w:rsid w:val="00E70678"/>
    <w:rsid w:val="00E70875"/>
    <w:rsid w:val="00E70D7B"/>
    <w:rsid w:val="00E70F0A"/>
    <w:rsid w:val="00E7111B"/>
    <w:rsid w:val="00E7123E"/>
    <w:rsid w:val="00E71517"/>
    <w:rsid w:val="00E7199F"/>
    <w:rsid w:val="00E72222"/>
    <w:rsid w:val="00E722CA"/>
    <w:rsid w:val="00E73279"/>
    <w:rsid w:val="00E73846"/>
    <w:rsid w:val="00E73A54"/>
    <w:rsid w:val="00E73F92"/>
    <w:rsid w:val="00E74959"/>
    <w:rsid w:val="00E74D93"/>
    <w:rsid w:val="00E74EDC"/>
    <w:rsid w:val="00E74F37"/>
    <w:rsid w:val="00E7502F"/>
    <w:rsid w:val="00E75851"/>
    <w:rsid w:val="00E75AC4"/>
    <w:rsid w:val="00E75C7F"/>
    <w:rsid w:val="00E772AF"/>
    <w:rsid w:val="00E7734F"/>
    <w:rsid w:val="00E77626"/>
    <w:rsid w:val="00E776AD"/>
    <w:rsid w:val="00E77AE6"/>
    <w:rsid w:val="00E77BB4"/>
    <w:rsid w:val="00E77C23"/>
    <w:rsid w:val="00E77C7C"/>
    <w:rsid w:val="00E77C8B"/>
    <w:rsid w:val="00E77CE5"/>
    <w:rsid w:val="00E80153"/>
    <w:rsid w:val="00E8073F"/>
    <w:rsid w:val="00E807F1"/>
    <w:rsid w:val="00E80C63"/>
    <w:rsid w:val="00E80D46"/>
    <w:rsid w:val="00E80E44"/>
    <w:rsid w:val="00E80EC1"/>
    <w:rsid w:val="00E8152D"/>
    <w:rsid w:val="00E81774"/>
    <w:rsid w:val="00E81929"/>
    <w:rsid w:val="00E82629"/>
    <w:rsid w:val="00E82B03"/>
    <w:rsid w:val="00E82B97"/>
    <w:rsid w:val="00E830AE"/>
    <w:rsid w:val="00E8376D"/>
    <w:rsid w:val="00E83907"/>
    <w:rsid w:val="00E8414A"/>
    <w:rsid w:val="00E84E85"/>
    <w:rsid w:val="00E85309"/>
    <w:rsid w:val="00E8536B"/>
    <w:rsid w:val="00E8538C"/>
    <w:rsid w:val="00E85B9A"/>
    <w:rsid w:val="00E85D22"/>
    <w:rsid w:val="00E85D3E"/>
    <w:rsid w:val="00E861EA"/>
    <w:rsid w:val="00E86226"/>
    <w:rsid w:val="00E862C4"/>
    <w:rsid w:val="00E867AC"/>
    <w:rsid w:val="00E8690C"/>
    <w:rsid w:val="00E86945"/>
    <w:rsid w:val="00E86992"/>
    <w:rsid w:val="00E86B85"/>
    <w:rsid w:val="00E86C48"/>
    <w:rsid w:val="00E86C83"/>
    <w:rsid w:val="00E86D65"/>
    <w:rsid w:val="00E870FE"/>
    <w:rsid w:val="00E87147"/>
    <w:rsid w:val="00E874C2"/>
    <w:rsid w:val="00E901AB"/>
    <w:rsid w:val="00E90422"/>
    <w:rsid w:val="00E90888"/>
    <w:rsid w:val="00E90890"/>
    <w:rsid w:val="00E9095C"/>
    <w:rsid w:val="00E90FB2"/>
    <w:rsid w:val="00E91033"/>
    <w:rsid w:val="00E91276"/>
    <w:rsid w:val="00E913D4"/>
    <w:rsid w:val="00E9158D"/>
    <w:rsid w:val="00E915E4"/>
    <w:rsid w:val="00E9195C"/>
    <w:rsid w:val="00E91BBC"/>
    <w:rsid w:val="00E91C72"/>
    <w:rsid w:val="00E91D7E"/>
    <w:rsid w:val="00E9215C"/>
    <w:rsid w:val="00E9224A"/>
    <w:rsid w:val="00E92395"/>
    <w:rsid w:val="00E9255B"/>
    <w:rsid w:val="00E92B87"/>
    <w:rsid w:val="00E92BB2"/>
    <w:rsid w:val="00E92D72"/>
    <w:rsid w:val="00E93412"/>
    <w:rsid w:val="00E93503"/>
    <w:rsid w:val="00E93C9A"/>
    <w:rsid w:val="00E93D85"/>
    <w:rsid w:val="00E943AB"/>
    <w:rsid w:val="00E9450E"/>
    <w:rsid w:val="00E94B0B"/>
    <w:rsid w:val="00E94B53"/>
    <w:rsid w:val="00E94E26"/>
    <w:rsid w:val="00E951DF"/>
    <w:rsid w:val="00E95274"/>
    <w:rsid w:val="00E9555A"/>
    <w:rsid w:val="00E957D7"/>
    <w:rsid w:val="00E95BDA"/>
    <w:rsid w:val="00E95C23"/>
    <w:rsid w:val="00E96864"/>
    <w:rsid w:val="00E96C71"/>
    <w:rsid w:val="00E96EC9"/>
    <w:rsid w:val="00E97135"/>
    <w:rsid w:val="00E9715D"/>
    <w:rsid w:val="00E972A2"/>
    <w:rsid w:val="00E97385"/>
    <w:rsid w:val="00E97717"/>
    <w:rsid w:val="00E9775D"/>
    <w:rsid w:val="00E97828"/>
    <w:rsid w:val="00E97C1E"/>
    <w:rsid w:val="00E97D4F"/>
    <w:rsid w:val="00EA06D1"/>
    <w:rsid w:val="00EA06E0"/>
    <w:rsid w:val="00EA0773"/>
    <w:rsid w:val="00EA0E3D"/>
    <w:rsid w:val="00EA0F73"/>
    <w:rsid w:val="00EA1046"/>
    <w:rsid w:val="00EA1690"/>
    <w:rsid w:val="00EA17FF"/>
    <w:rsid w:val="00EA19D5"/>
    <w:rsid w:val="00EA1FB5"/>
    <w:rsid w:val="00EA2260"/>
    <w:rsid w:val="00EA266B"/>
    <w:rsid w:val="00EA2775"/>
    <w:rsid w:val="00EA2F20"/>
    <w:rsid w:val="00EA2FEE"/>
    <w:rsid w:val="00EA33E0"/>
    <w:rsid w:val="00EA36D6"/>
    <w:rsid w:val="00EA37B2"/>
    <w:rsid w:val="00EA3EE2"/>
    <w:rsid w:val="00EA3F9F"/>
    <w:rsid w:val="00EA419A"/>
    <w:rsid w:val="00EA4439"/>
    <w:rsid w:val="00EA4D7D"/>
    <w:rsid w:val="00EA4E91"/>
    <w:rsid w:val="00EA5195"/>
    <w:rsid w:val="00EA600D"/>
    <w:rsid w:val="00EA65A7"/>
    <w:rsid w:val="00EA66F6"/>
    <w:rsid w:val="00EA6E1E"/>
    <w:rsid w:val="00EA7272"/>
    <w:rsid w:val="00EA77A0"/>
    <w:rsid w:val="00EA7867"/>
    <w:rsid w:val="00EA7A8F"/>
    <w:rsid w:val="00EA7BC9"/>
    <w:rsid w:val="00EA7ED8"/>
    <w:rsid w:val="00EB018B"/>
    <w:rsid w:val="00EB04B6"/>
    <w:rsid w:val="00EB0530"/>
    <w:rsid w:val="00EB0568"/>
    <w:rsid w:val="00EB060A"/>
    <w:rsid w:val="00EB06DE"/>
    <w:rsid w:val="00EB139B"/>
    <w:rsid w:val="00EB13E7"/>
    <w:rsid w:val="00EB17F6"/>
    <w:rsid w:val="00EB1802"/>
    <w:rsid w:val="00EB184F"/>
    <w:rsid w:val="00EB1DA1"/>
    <w:rsid w:val="00EB1DAA"/>
    <w:rsid w:val="00EB1F61"/>
    <w:rsid w:val="00EB21EF"/>
    <w:rsid w:val="00EB2B59"/>
    <w:rsid w:val="00EB2DE2"/>
    <w:rsid w:val="00EB2E92"/>
    <w:rsid w:val="00EB3832"/>
    <w:rsid w:val="00EB3DAA"/>
    <w:rsid w:val="00EB3E8E"/>
    <w:rsid w:val="00EB3F8C"/>
    <w:rsid w:val="00EB4267"/>
    <w:rsid w:val="00EB484A"/>
    <w:rsid w:val="00EB48C9"/>
    <w:rsid w:val="00EB492C"/>
    <w:rsid w:val="00EB4EF0"/>
    <w:rsid w:val="00EB52CE"/>
    <w:rsid w:val="00EB5305"/>
    <w:rsid w:val="00EB53AB"/>
    <w:rsid w:val="00EB549C"/>
    <w:rsid w:val="00EB5ADC"/>
    <w:rsid w:val="00EB5E65"/>
    <w:rsid w:val="00EB5F27"/>
    <w:rsid w:val="00EB5FAE"/>
    <w:rsid w:val="00EB5FBE"/>
    <w:rsid w:val="00EB61AC"/>
    <w:rsid w:val="00EB66CA"/>
    <w:rsid w:val="00EB6802"/>
    <w:rsid w:val="00EB6812"/>
    <w:rsid w:val="00EB6A88"/>
    <w:rsid w:val="00EB6B53"/>
    <w:rsid w:val="00EB6CC2"/>
    <w:rsid w:val="00EB6D2D"/>
    <w:rsid w:val="00EB72E8"/>
    <w:rsid w:val="00EB7939"/>
    <w:rsid w:val="00EB7E47"/>
    <w:rsid w:val="00EB7F60"/>
    <w:rsid w:val="00EC00BD"/>
    <w:rsid w:val="00EC0145"/>
    <w:rsid w:val="00EC03C9"/>
    <w:rsid w:val="00EC06D9"/>
    <w:rsid w:val="00EC0DBD"/>
    <w:rsid w:val="00EC1585"/>
    <w:rsid w:val="00EC166F"/>
    <w:rsid w:val="00EC18B4"/>
    <w:rsid w:val="00EC1C61"/>
    <w:rsid w:val="00EC1CDF"/>
    <w:rsid w:val="00EC2167"/>
    <w:rsid w:val="00EC25DF"/>
    <w:rsid w:val="00EC2B31"/>
    <w:rsid w:val="00EC2E01"/>
    <w:rsid w:val="00EC2E45"/>
    <w:rsid w:val="00EC30AF"/>
    <w:rsid w:val="00EC316B"/>
    <w:rsid w:val="00EC347E"/>
    <w:rsid w:val="00EC357F"/>
    <w:rsid w:val="00EC3749"/>
    <w:rsid w:val="00EC3926"/>
    <w:rsid w:val="00EC39D2"/>
    <w:rsid w:val="00EC3AA2"/>
    <w:rsid w:val="00EC3B80"/>
    <w:rsid w:val="00EC3CD5"/>
    <w:rsid w:val="00EC3F7A"/>
    <w:rsid w:val="00EC3FEF"/>
    <w:rsid w:val="00EC3FF3"/>
    <w:rsid w:val="00EC418E"/>
    <w:rsid w:val="00EC43FF"/>
    <w:rsid w:val="00EC444C"/>
    <w:rsid w:val="00EC45F4"/>
    <w:rsid w:val="00EC4620"/>
    <w:rsid w:val="00EC4816"/>
    <w:rsid w:val="00EC48BD"/>
    <w:rsid w:val="00EC4B4B"/>
    <w:rsid w:val="00EC4C31"/>
    <w:rsid w:val="00EC4DD2"/>
    <w:rsid w:val="00EC4EE3"/>
    <w:rsid w:val="00EC508C"/>
    <w:rsid w:val="00EC5225"/>
    <w:rsid w:val="00EC543E"/>
    <w:rsid w:val="00EC5732"/>
    <w:rsid w:val="00EC575C"/>
    <w:rsid w:val="00EC5968"/>
    <w:rsid w:val="00EC597B"/>
    <w:rsid w:val="00EC5FCD"/>
    <w:rsid w:val="00EC645E"/>
    <w:rsid w:val="00EC65A0"/>
    <w:rsid w:val="00EC7005"/>
    <w:rsid w:val="00EC7025"/>
    <w:rsid w:val="00EC7160"/>
    <w:rsid w:val="00EC7474"/>
    <w:rsid w:val="00EC7893"/>
    <w:rsid w:val="00EC7AAF"/>
    <w:rsid w:val="00EC7CAF"/>
    <w:rsid w:val="00ED0720"/>
    <w:rsid w:val="00ED0871"/>
    <w:rsid w:val="00ED0C24"/>
    <w:rsid w:val="00ED123D"/>
    <w:rsid w:val="00ED1263"/>
    <w:rsid w:val="00ED1268"/>
    <w:rsid w:val="00ED1432"/>
    <w:rsid w:val="00ED162B"/>
    <w:rsid w:val="00ED1F1D"/>
    <w:rsid w:val="00ED259A"/>
    <w:rsid w:val="00ED266C"/>
    <w:rsid w:val="00ED26E5"/>
    <w:rsid w:val="00ED2822"/>
    <w:rsid w:val="00ED2859"/>
    <w:rsid w:val="00ED28C6"/>
    <w:rsid w:val="00ED29BE"/>
    <w:rsid w:val="00ED3083"/>
    <w:rsid w:val="00ED3109"/>
    <w:rsid w:val="00ED3551"/>
    <w:rsid w:val="00ED3686"/>
    <w:rsid w:val="00ED3922"/>
    <w:rsid w:val="00ED3A07"/>
    <w:rsid w:val="00ED42EA"/>
    <w:rsid w:val="00ED49E5"/>
    <w:rsid w:val="00ED4D17"/>
    <w:rsid w:val="00ED4E93"/>
    <w:rsid w:val="00ED4F57"/>
    <w:rsid w:val="00ED517C"/>
    <w:rsid w:val="00ED55E0"/>
    <w:rsid w:val="00ED5F36"/>
    <w:rsid w:val="00ED63EE"/>
    <w:rsid w:val="00ED63F8"/>
    <w:rsid w:val="00ED6991"/>
    <w:rsid w:val="00ED6DF9"/>
    <w:rsid w:val="00ED6F9A"/>
    <w:rsid w:val="00ED73E7"/>
    <w:rsid w:val="00ED7518"/>
    <w:rsid w:val="00ED7575"/>
    <w:rsid w:val="00ED7598"/>
    <w:rsid w:val="00ED7602"/>
    <w:rsid w:val="00ED7AD6"/>
    <w:rsid w:val="00ED7EB2"/>
    <w:rsid w:val="00EE0D72"/>
    <w:rsid w:val="00EE115C"/>
    <w:rsid w:val="00EE1C0D"/>
    <w:rsid w:val="00EE22B6"/>
    <w:rsid w:val="00EE22BC"/>
    <w:rsid w:val="00EE231D"/>
    <w:rsid w:val="00EE2853"/>
    <w:rsid w:val="00EE28B9"/>
    <w:rsid w:val="00EE2B5C"/>
    <w:rsid w:val="00EE2B77"/>
    <w:rsid w:val="00EE2E43"/>
    <w:rsid w:val="00EE2FEC"/>
    <w:rsid w:val="00EE3007"/>
    <w:rsid w:val="00EE30F7"/>
    <w:rsid w:val="00EE374C"/>
    <w:rsid w:val="00EE39B2"/>
    <w:rsid w:val="00EE3CC0"/>
    <w:rsid w:val="00EE3DB5"/>
    <w:rsid w:val="00EE3FF2"/>
    <w:rsid w:val="00EE40FD"/>
    <w:rsid w:val="00EE419B"/>
    <w:rsid w:val="00EE44E5"/>
    <w:rsid w:val="00EE518C"/>
    <w:rsid w:val="00EE5200"/>
    <w:rsid w:val="00EE529F"/>
    <w:rsid w:val="00EE55F2"/>
    <w:rsid w:val="00EE57FC"/>
    <w:rsid w:val="00EE5894"/>
    <w:rsid w:val="00EE59C4"/>
    <w:rsid w:val="00EE5A3C"/>
    <w:rsid w:val="00EE6593"/>
    <w:rsid w:val="00EE6793"/>
    <w:rsid w:val="00EE6865"/>
    <w:rsid w:val="00EE68E5"/>
    <w:rsid w:val="00EE6B81"/>
    <w:rsid w:val="00EE6D8A"/>
    <w:rsid w:val="00EE6DE1"/>
    <w:rsid w:val="00EE714F"/>
    <w:rsid w:val="00EE75C9"/>
    <w:rsid w:val="00EF033D"/>
    <w:rsid w:val="00EF03FF"/>
    <w:rsid w:val="00EF0406"/>
    <w:rsid w:val="00EF048E"/>
    <w:rsid w:val="00EF0637"/>
    <w:rsid w:val="00EF0726"/>
    <w:rsid w:val="00EF0838"/>
    <w:rsid w:val="00EF096C"/>
    <w:rsid w:val="00EF0BE9"/>
    <w:rsid w:val="00EF1396"/>
    <w:rsid w:val="00EF1C51"/>
    <w:rsid w:val="00EF1D42"/>
    <w:rsid w:val="00EF1F3F"/>
    <w:rsid w:val="00EF20DE"/>
    <w:rsid w:val="00EF30D9"/>
    <w:rsid w:val="00EF35DD"/>
    <w:rsid w:val="00EF3EEE"/>
    <w:rsid w:val="00EF41DC"/>
    <w:rsid w:val="00EF4346"/>
    <w:rsid w:val="00EF440F"/>
    <w:rsid w:val="00EF44D7"/>
    <w:rsid w:val="00EF49E6"/>
    <w:rsid w:val="00EF4A5E"/>
    <w:rsid w:val="00EF4C11"/>
    <w:rsid w:val="00EF4FFC"/>
    <w:rsid w:val="00EF554E"/>
    <w:rsid w:val="00EF5E6C"/>
    <w:rsid w:val="00EF6102"/>
    <w:rsid w:val="00EF6282"/>
    <w:rsid w:val="00EF648F"/>
    <w:rsid w:val="00EF65E4"/>
    <w:rsid w:val="00EF6733"/>
    <w:rsid w:val="00EF6F06"/>
    <w:rsid w:val="00EF6FDF"/>
    <w:rsid w:val="00EF728E"/>
    <w:rsid w:val="00EF7834"/>
    <w:rsid w:val="00EF78A9"/>
    <w:rsid w:val="00EF78C1"/>
    <w:rsid w:val="00EF7A8C"/>
    <w:rsid w:val="00EF7B76"/>
    <w:rsid w:val="00EF7C62"/>
    <w:rsid w:val="00EF7D1A"/>
    <w:rsid w:val="00EF7DBC"/>
    <w:rsid w:val="00EF7E07"/>
    <w:rsid w:val="00F00008"/>
    <w:rsid w:val="00F00C4D"/>
    <w:rsid w:val="00F00EB3"/>
    <w:rsid w:val="00F00FE5"/>
    <w:rsid w:val="00F013D8"/>
    <w:rsid w:val="00F017CE"/>
    <w:rsid w:val="00F0182F"/>
    <w:rsid w:val="00F018ED"/>
    <w:rsid w:val="00F01B13"/>
    <w:rsid w:val="00F01BA8"/>
    <w:rsid w:val="00F01EDC"/>
    <w:rsid w:val="00F01F22"/>
    <w:rsid w:val="00F01F5C"/>
    <w:rsid w:val="00F02060"/>
    <w:rsid w:val="00F02C53"/>
    <w:rsid w:val="00F02C86"/>
    <w:rsid w:val="00F02F20"/>
    <w:rsid w:val="00F030E1"/>
    <w:rsid w:val="00F0313A"/>
    <w:rsid w:val="00F034D0"/>
    <w:rsid w:val="00F035D8"/>
    <w:rsid w:val="00F037A5"/>
    <w:rsid w:val="00F038E3"/>
    <w:rsid w:val="00F038E5"/>
    <w:rsid w:val="00F03C64"/>
    <w:rsid w:val="00F04040"/>
    <w:rsid w:val="00F04164"/>
    <w:rsid w:val="00F0418A"/>
    <w:rsid w:val="00F045AB"/>
    <w:rsid w:val="00F045DD"/>
    <w:rsid w:val="00F047E5"/>
    <w:rsid w:val="00F0487F"/>
    <w:rsid w:val="00F04970"/>
    <w:rsid w:val="00F04A6D"/>
    <w:rsid w:val="00F04B2B"/>
    <w:rsid w:val="00F04F8F"/>
    <w:rsid w:val="00F055AC"/>
    <w:rsid w:val="00F0562B"/>
    <w:rsid w:val="00F056D9"/>
    <w:rsid w:val="00F05B47"/>
    <w:rsid w:val="00F06730"/>
    <w:rsid w:val="00F06A58"/>
    <w:rsid w:val="00F06A8C"/>
    <w:rsid w:val="00F06F5A"/>
    <w:rsid w:val="00F072A9"/>
    <w:rsid w:val="00F0737F"/>
    <w:rsid w:val="00F079D4"/>
    <w:rsid w:val="00F07BF3"/>
    <w:rsid w:val="00F07D07"/>
    <w:rsid w:val="00F07D1E"/>
    <w:rsid w:val="00F10147"/>
    <w:rsid w:val="00F107FC"/>
    <w:rsid w:val="00F10911"/>
    <w:rsid w:val="00F109E8"/>
    <w:rsid w:val="00F109FC"/>
    <w:rsid w:val="00F11059"/>
    <w:rsid w:val="00F11370"/>
    <w:rsid w:val="00F11748"/>
    <w:rsid w:val="00F117C3"/>
    <w:rsid w:val="00F1192E"/>
    <w:rsid w:val="00F11997"/>
    <w:rsid w:val="00F11BCD"/>
    <w:rsid w:val="00F11E65"/>
    <w:rsid w:val="00F11F29"/>
    <w:rsid w:val="00F120C4"/>
    <w:rsid w:val="00F12688"/>
    <w:rsid w:val="00F129C6"/>
    <w:rsid w:val="00F12B78"/>
    <w:rsid w:val="00F12CD3"/>
    <w:rsid w:val="00F12FC5"/>
    <w:rsid w:val="00F132BA"/>
    <w:rsid w:val="00F13649"/>
    <w:rsid w:val="00F13965"/>
    <w:rsid w:val="00F13B62"/>
    <w:rsid w:val="00F13BA4"/>
    <w:rsid w:val="00F1425D"/>
    <w:rsid w:val="00F14D9F"/>
    <w:rsid w:val="00F14DEF"/>
    <w:rsid w:val="00F15294"/>
    <w:rsid w:val="00F15370"/>
    <w:rsid w:val="00F15769"/>
    <w:rsid w:val="00F15BBD"/>
    <w:rsid w:val="00F15FB0"/>
    <w:rsid w:val="00F1628E"/>
    <w:rsid w:val="00F16B64"/>
    <w:rsid w:val="00F172B5"/>
    <w:rsid w:val="00F1743B"/>
    <w:rsid w:val="00F17B41"/>
    <w:rsid w:val="00F203BE"/>
    <w:rsid w:val="00F20810"/>
    <w:rsid w:val="00F20856"/>
    <w:rsid w:val="00F20864"/>
    <w:rsid w:val="00F20B6D"/>
    <w:rsid w:val="00F20BD0"/>
    <w:rsid w:val="00F21243"/>
    <w:rsid w:val="00F213D8"/>
    <w:rsid w:val="00F2152E"/>
    <w:rsid w:val="00F21844"/>
    <w:rsid w:val="00F21BEA"/>
    <w:rsid w:val="00F21F25"/>
    <w:rsid w:val="00F22054"/>
    <w:rsid w:val="00F22176"/>
    <w:rsid w:val="00F226C1"/>
    <w:rsid w:val="00F2287C"/>
    <w:rsid w:val="00F22F2C"/>
    <w:rsid w:val="00F2380B"/>
    <w:rsid w:val="00F23814"/>
    <w:rsid w:val="00F23A8D"/>
    <w:rsid w:val="00F23CE9"/>
    <w:rsid w:val="00F23D25"/>
    <w:rsid w:val="00F23D7B"/>
    <w:rsid w:val="00F23ED6"/>
    <w:rsid w:val="00F245DF"/>
    <w:rsid w:val="00F24E1B"/>
    <w:rsid w:val="00F24F88"/>
    <w:rsid w:val="00F25348"/>
    <w:rsid w:val="00F2536C"/>
    <w:rsid w:val="00F2549C"/>
    <w:rsid w:val="00F2562C"/>
    <w:rsid w:val="00F25830"/>
    <w:rsid w:val="00F25C0C"/>
    <w:rsid w:val="00F25CFC"/>
    <w:rsid w:val="00F263E7"/>
    <w:rsid w:val="00F26D93"/>
    <w:rsid w:val="00F27158"/>
    <w:rsid w:val="00F271AE"/>
    <w:rsid w:val="00F27229"/>
    <w:rsid w:val="00F27278"/>
    <w:rsid w:val="00F2742F"/>
    <w:rsid w:val="00F27C27"/>
    <w:rsid w:val="00F27CA8"/>
    <w:rsid w:val="00F3022D"/>
    <w:rsid w:val="00F303ED"/>
    <w:rsid w:val="00F30A98"/>
    <w:rsid w:val="00F30BD9"/>
    <w:rsid w:val="00F30CAA"/>
    <w:rsid w:val="00F30D7B"/>
    <w:rsid w:val="00F30FF4"/>
    <w:rsid w:val="00F319F3"/>
    <w:rsid w:val="00F31D00"/>
    <w:rsid w:val="00F31E48"/>
    <w:rsid w:val="00F32041"/>
    <w:rsid w:val="00F32240"/>
    <w:rsid w:val="00F3254F"/>
    <w:rsid w:val="00F326D9"/>
    <w:rsid w:val="00F32984"/>
    <w:rsid w:val="00F33002"/>
    <w:rsid w:val="00F33212"/>
    <w:rsid w:val="00F3324D"/>
    <w:rsid w:val="00F333E5"/>
    <w:rsid w:val="00F33618"/>
    <w:rsid w:val="00F3366A"/>
    <w:rsid w:val="00F33843"/>
    <w:rsid w:val="00F33C16"/>
    <w:rsid w:val="00F343EC"/>
    <w:rsid w:val="00F34669"/>
    <w:rsid w:val="00F34A4B"/>
    <w:rsid w:val="00F34CB9"/>
    <w:rsid w:val="00F34EBD"/>
    <w:rsid w:val="00F3524F"/>
    <w:rsid w:val="00F352FD"/>
    <w:rsid w:val="00F353C1"/>
    <w:rsid w:val="00F3572A"/>
    <w:rsid w:val="00F3596C"/>
    <w:rsid w:val="00F35A33"/>
    <w:rsid w:val="00F3610C"/>
    <w:rsid w:val="00F3635E"/>
    <w:rsid w:val="00F36466"/>
    <w:rsid w:val="00F36646"/>
    <w:rsid w:val="00F369F8"/>
    <w:rsid w:val="00F37511"/>
    <w:rsid w:val="00F376C5"/>
    <w:rsid w:val="00F40366"/>
    <w:rsid w:val="00F40396"/>
    <w:rsid w:val="00F40402"/>
    <w:rsid w:val="00F4043B"/>
    <w:rsid w:val="00F40682"/>
    <w:rsid w:val="00F408A6"/>
    <w:rsid w:val="00F41113"/>
    <w:rsid w:val="00F41291"/>
    <w:rsid w:val="00F412D8"/>
    <w:rsid w:val="00F41494"/>
    <w:rsid w:val="00F41FFD"/>
    <w:rsid w:val="00F42624"/>
    <w:rsid w:val="00F42AD5"/>
    <w:rsid w:val="00F42B45"/>
    <w:rsid w:val="00F434BB"/>
    <w:rsid w:val="00F435EE"/>
    <w:rsid w:val="00F437D4"/>
    <w:rsid w:val="00F43813"/>
    <w:rsid w:val="00F43BC7"/>
    <w:rsid w:val="00F444E4"/>
    <w:rsid w:val="00F444ED"/>
    <w:rsid w:val="00F44F26"/>
    <w:rsid w:val="00F454DD"/>
    <w:rsid w:val="00F45A27"/>
    <w:rsid w:val="00F45B06"/>
    <w:rsid w:val="00F4673B"/>
    <w:rsid w:val="00F46EB9"/>
    <w:rsid w:val="00F4705E"/>
    <w:rsid w:val="00F477E5"/>
    <w:rsid w:val="00F47DC0"/>
    <w:rsid w:val="00F47EB2"/>
    <w:rsid w:val="00F500CC"/>
    <w:rsid w:val="00F503F0"/>
    <w:rsid w:val="00F50486"/>
    <w:rsid w:val="00F505A5"/>
    <w:rsid w:val="00F505D5"/>
    <w:rsid w:val="00F5068F"/>
    <w:rsid w:val="00F50869"/>
    <w:rsid w:val="00F509A5"/>
    <w:rsid w:val="00F50AE4"/>
    <w:rsid w:val="00F50DB6"/>
    <w:rsid w:val="00F510AC"/>
    <w:rsid w:val="00F51513"/>
    <w:rsid w:val="00F51C16"/>
    <w:rsid w:val="00F51C85"/>
    <w:rsid w:val="00F51E15"/>
    <w:rsid w:val="00F51F1F"/>
    <w:rsid w:val="00F5232D"/>
    <w:rsid w:val="00F523F2"/>
    <w:rsid w:val="00F53A6A"/>
    <w:rsid w:val="00F53EC1"/>
    <w:rsid w:val="00F53F3D"/>
    <w:rsid w:val="00F53F7F"/>
    <w:rsid w:val="00F5439C"/>
    <w:rsid w:val="00F5483B"/>
    <w:rsid w:val="00F54879"/>
    <w:rsid w:val="00F5498F"/>
    <w:rsid w:val="00F54E2E"/>
    <w:rsid w:val="00F54FAE"/>
    <w:rsid w:val="00F55126"/>
    <w:rsid w:val="00F551BD"/>
    <w:rsid w:val="00F551DF"/>
    <w:rsid w:val="00F55216"/>
    <w:rsid w:val="00F557E5"/>
    <w:rsid w:val="00F559F2"/>
    <w:rsid w:val="00F55A61"/>
    <w:rsid w:val="00F55FD8"/>
    <w:rsid w:val="00F56AD0"/>
    <w:rsid w:val="00F56C4F"/>
    <w:rsid w:val="00F56FDB"/>
    <w:rsid w:val="00F570B4"/>
    <w:rsid w:val="00F5710D"/>
    <w:rsid w:val="00F57656"/>
    <w:rsid w:val="00F5796F"/>
    <w:rsid w:val="00F57D4D"/>
    <w:rsid w:val="00F6059D"/>
    <w:rsid w:val="00F60644"/>
    <w:rsid w:val="00F60879"/>
    <w:rsid w:val="00F60E53"/>
    <w:rsid w:val="00F61456"/>
    <w:rsid w:val="00F6152A"/>
    <w:rsid w:val="00F61A06"/>
    <w:rsid w:val="00F61B05"/>
    <w:rsid w:val="00F61D85"/>
    <w:rsid w:val="00F61F90"/>
    <w:rsid w:val="00F6201F"/>
    <w:rsid w:val="00F6230A"/>
    <w:rsid w:val="00F624DB"/>
    <w:rsid w:val="00F62789"/>
    <w:rsid w:val="00F62B27"/>
    <w:rsid w:val="00F62D2D"/>
    <w:rsid w:val="00F62F35"/>
    <w:rsid w:val="00F632B8"/>
    <w:rsid w:val="00F6340E"/>
    <w:rsid w:val="00F63644"/>
    <w:rsid w:val="00F637E1"/>
    <w:rsid w:val="00F639AB"/>
    <w:rsid w:val="00F63C6E"/>
    <w:rsid w:val="00F640A5"/>
    <w:rsid w:val="00F641A1"/>
    <w:rsid w:val="00F64451"/>
    <w:rsid w:val="00F644BB"/>
    <w:rsid w:val="00F64DE2"/>
    <w:rsid w:val="00F6511A"/>
    <w:rsid w:val="00F65287"/>
    <w:rsid w:val="00F65453"/>
    <w:rsid w:val="00F65647"/>
    <w:rsid w:val="00F656F3"/>
    <w:rsid w:val="00F65D4D"/>
    <w:rsid w:val="00F65E8E"/>
    <w:rsid w:val="00F65EE4"/>
    <w:rsid w:val="00F660FF"/>
    <w:rsid w:val="00F6641D"/>
    <w:rsid w:val="00F666D5"/>
    <w:rsid w:val="00F668FC"/>
    <w:rsid w:val="00F66A3A"/>
    <w:rsid w:val="00F66AF0"/>
    <w:rsid w:val="00F66B49"/>
    <w:rsid w:val="00F66DB8"/>
    <w:rsid w:val="00F67203"/>
    <w:rsid w:val="00F674EF"/>
    <w:rsid w:val="00F675E2"/>
    <w:rsid w:val="00F676F3"/>
    <w:rsid w:val="00F67B6E"/>
    <w:rsid w:val="00F67C52"/>
    <w:rsid w:val="00F67DF5"/>
    <w:rsid w:val="00F67E18"/>
    <w:rsid w:val="00F67E90"/>
    <w:rsid w:val="00F67EFC"/>
    <w:rsid w:val="00F7041B"/>
    <w:rsid w:val="00F70421"/>
    <w:rsid w:val="00F70878"/>
    <w:rsid w:val="00F709D4"/>
    <w:rsid w:val="00F70B25"/>
    <w:rsid w:val="00F70D39"/>
    <w:rsid w:val="00F70D98"/>
    <w:rsid w:val="00F70E29"/>
    <w:rsid w:val="00F71286"/>
    <w:rsid w:val="00F71611"/>
    <w:rsid w:val="00F71F4C"/>
    <w:rsid w:val="00F7202C"/>
    <w:rsid w:val="00F72137"/>
    <w:rsid w:val="00F7216E"/>
    <w:rsid w:val="00F723A2"/>
    <w:rsid w:val="00F72659"/>
    <w:rsid w:val="00F727F9"/>
    <w:rsid w:val="00F72DEE"/>
    <w:rsid w:val="00F72EEA"/>
    <w:rsid w:val="00F730CD"/>
    <w:rsid w:val="00F73146"/>
    <w:rsid w:val="00F73170"/>
    <w:rsid w:val="00F7332C"/>
    <w:rsid w:val="00F73994"/>
    <w:rsid w:val="00F73E02"/>
    <w:rsid w:val="00F7468D"/>
    <w:rsid w:val="00F74F19"/>
    <w:rsid w:val="00F75294"/>
    <w:rsid w:val="00F75514"/>
    <w:rsid w:val="00F75E71"/>
    <w:rsid w:val="00F75E79"/>
    <w:rsid w:val="00F7606A"/>
    <w:rsid w:val="00F7609A"/>
    <w:rsid w:val="00F760A6"/>
    <w:rsid w:val="00F760A7"/>
    <w:rsid w:val="00F76414"/>
    <w:rsid w:val="00F76580"/>
    <w:rsid w:val="00F771B1"/>
    <w:rsid w:val="00F775E4"/>
    <w:rsid w:val="00F77759"/>
    <w:rsid w:val="00F778F4"/>
    <w:rsid w:val="00F77E63"/>
    <w:rsid w:val="00F80301"/>
    <w:rsid w:val="00F804FE"/>
    <w:rsid w:val="00F80CCE"/>
    <w:rsid w:val="00F80DA0"/>
    <w:rsid w:val="00F80EF3"/>
    <w:rsid w:val="00F80F93"/>
    <w:rsid w:val="00F814EB"/>
    <w:rsid w:val="00F81B78"/>
    <w:rsid w:val="00F81F29"/>
    <w:rsid w:val="00F82171"/>
    <w:rsid w:val="00F8241C"/>
    <w:rsid w:val="00F82996"/>
    <w:rsid w:val="00F82F14"/>
    <w:rsid w:val="00F832A1"/>
    <w:rsid w:val="00F83861"/>
    <w:rsid w:val="00F83B5B"/>
    <w:rsid w:val="00F83B71"/>
    <w:rsid w:val="00F83F6E"/>
    <w:rsid w:val="00F83FEF"/>
    <w:rsid w:val="00F8425C"/>
    <w:rsid w:val="00F8433B"/>
    <w:rsid w:val="00F846EC"/>
    <w:rsid w:val="00F84A1D"/>
    <w:rsid w:val="00F84A7A"/>
    <w:rsid w:val="00F851C5"/>
    <w:rsid w:val="00F855C5"/>
    <w:rsid w:val="00F8583E"/>
    <w:rsid w:val="00F85AFC"/>
    <w:rsid w:val="00F85CBC"/>
    <w:rsid w:val="00F86150"/>
    <w:rsid w:val="00F86281"/>
    <w:rsid w:val="00F86832"/>
    <w:rsid w:val="00F86BB5"/>
    <w:rsid w:val="00F86D9F"/>
    <w:rsid w:val="00F86F7A"/>
    <w:rsid w:val="00F86FA3"/>
    <w:rsid w:val="00F873E0"/>
    <w:rsid w:val="00F8749E"/>
    <w:rsid w:val="00F87517"/>
    <w:rsid w:val="00F875F7"/>
    <w:rsid w:val="00F878A3"/>
    <w:rsid w:val="00F87C51"/>
    <w:rsid w:val="00F90007"/>
    <w:rsid w:val="00F90433"/>
    <w:rsid w:val="00F9060E"/>
    <w:rsid w:val="00F91157"/>
    <w:rsid w:val="00F91402"/>
    <w:rsid w:val="00F91685"/>
    <w:rsid w:val="00F9190B"/>
    <w:rsid w:val="00F91BC6"/>
    <w:rsid w:val="00F9212D"/>
    <w:rsid w:val="00F921CC"/>
    <w:rsid w:val="00F92364"/>
    <w:rsid w:val="00F92469"/>
    <w:rsid w:val="00F9270F"/>
    <w:rsid w:val="00F9276C"/>
    <w:rsid w:val="00F9279A"/>
    <w:rsid w:val="00F92AF9"/>
    <w:rsid w:val="00F92B0D"/>
    <w:rsid w:val="00F92B3A"/>
    <w:rsid w:val="00F92B73"/>
    <w:rsid w:val="00F92EA4"/>
    <w:rsid w:val="00F93186"/>
    <w:rsid w:val="00F93359"/>
    <w:rsid w:val="00F936F3"/>
    <w:rsid w:val="00F93768"/>
    <w:rsid w:val="00F93E9A"/>
    <w:rsid w:val="00F94394"/>
    <w:rsid w:val="00F945FD"/>
    <w:rsid w:val="00F948E9"/>
    <w:rsid w:val="00F94CCA"/>
    <w:rsid w:val="00F957AE"/>
    <w:rsid w:val="00F95D93"/>
    <w:rsid w:val="00F96288"/>
    <w:rsid w:val="00F9643C"/>
    <w:rsid w:val="00F964B7"/>
    <w:rsid w:val="00F964CC"/>
    <w:rsid w:val="00F96B0F"/>
    <w:rsid w:val="00F96C3E"/>
    <w:rsid w:val="00F96CAD"/>
    <w:rsid w:val="00F96D51"/>
    <w:rsid w:val="00F96E0B"/>
    <w:rsid w:val="00F973BC"/>
    <w:rsid w:val="00F976B1"/>
    <w:rsid w:val="00F976BB"/>
    <w:rsid w:val="00F9774C"/>
    <w:rsid w:val="00F977EA"/>
    <w:rsid w:val="00F979B2"/>
    <w:rsid w:val="00FA0305"/>
    <w:rsid w:val="00FA0780"/>
    <w:rsid w:val="00FA095F"/>
    <w:rsid w:val="00FA1028"/>
    <w:rsid w:val="00FA10B9"/>
    <w:rsid w:val="00FA10C1"/>
    <w:rsid w:val="00FA12C7"/>
    <w:rsid w:val="00FA140C"/>
    <w:rsid w:val="00FA18EB"/>
    <w:rsid w:val="00FA1940"/>
    <w:rsid w:val="00FA2082"/>
    <w:rsid w:val="00FA20A9"/>
    <w:rsid w:val="00FA20F8"/>
    <w:rsid w:val="00FA22E5"/>
    <w:rsid w:val="00FA2464"/>
    <w:rsid w:val="00FA259D"/>
    <w:rsid w:val="00FA291D"/>
    <w:rsid w:val="00FA2C10"/>
    <w:rsid w:val="00FA2C18"/>
    <w:rsid w:val="00FA2D39"/>
    <w:rsid w:val="00FA317B"/>
    <w:rsid w:val="00FA34AA"/>
    <w:rsid w:val="00FA3ABE"/>
    <w:rsid w:val="00FA3DB2"/>
    <w:rsid w:val="00FA3F77"/>
    <w:rsid w:val="00FA3F9F"/>
    <w:rsid w:val="00FA4163"/>
    <w:rsid w:val="00FA4CBB"/>
    <w:rsid w:val="00FA4E2F"/>
    <w:rsid w:val="00FA52B0"/>
    <w:rsid w:val="00FA559F"/>
    <w:rsid w:val="00FA569D"/>
    <w:rsid w:val="00FA5A16"/>
    <w:rsid w:val="00FA5B06"/>
    <w:rsid w:val="00FA5C99"/>
    <w:rsid w:val="00FA6F22"/>
    <w:rsid w:val="00FA708B"/>
    <w:rsid w:val="00FA7653"/>
    <w:rsid w:val="00FA794C"/>
    <w:rsid w:val="00FA7C5F"/>
    <w:rsid w:val="00FB07D7"/>
    <w:rsid w:val="00FB0E51"/>
    <w:rsid w:val="00FB1461"/>
    <w:rsid w:val="00FB15B2"/>
    <w:rsid w:val="00FB16A0"/>
    <w:rsid w:val="00FB18D0"/>
    <w:rsid w:val="00FB2185"/>
    <w:rsid w:val="00FB2319"/>
    <w:rsid w:val="00FB2570"/>
    <w:rsid w:val="00FB2642"/>
    <w:rsid w:val="00FB289A"/>
    <w:rsid w:val="00FB2995"/>
    <w:rsid w:val="00FB3672"/>
    <w:rsid w:val="00FB3A29"/>
    <w:rsid w:val="00FB3D87"/>
    <w:rsid w:val="00FB4370"/>
    <w:rsid w:val="00FB4435"/>
    <w:rsid w:val="00FB470B"/>
    <w:rsid w:val="00FB4B0D"/>
    <w:rsid w:val="00FB4DE0"/>
    <w:rsid w:val="00FB4DE4"/>
    <w:rsid w:val="00FB4E43"/>
    <w:rsid w:val="00FB4E84"/>
    <w:rsid w:val="00FB527E"/>
    <w:rsid w:val="00FB5547"/>
    <w:rsid w:val="00FB5840"/>
    <w:rsid w:val="00FB5D82"/>
    <w:rsid w:val="00FB5F37"/>
    <w:rsid w:val="00FB5F5C"/>
    <w:rsid w:val="00FB6018"/>
    <w:rsid w:val="00FB61B0"/>
    <w:rsid w:val="00FB6259"/>
    <w:rsid w:val="00FB62CE"/>
    <w:rsid w:val="00FB641E"/>
    <w:rsid w:val="00FB6731"/>
    <w:rsid w:val="00FB67AE"/>
    <w:rsid w:val="00FB69A0"/>
    <w:rsid w:val="00FB6BA6"/>
    <w:rsid w:val="00FB6CBB"/>
    <w:rsid w:val="00FB7123"/>
    <w:rsid w:val="00FB7746"/>
    <w:rsid w:val="00FB7835"/>
    <w:rsid w:val="00FB7E42"/>
    <w:rsid w:val="00FC09F2"/>
    <w:rsid w:val="00FC0FE8"/>
    <w:rsid w:val="00FC1152"/>
    <w:rsid w:val="00FC1A68"/>
    <w:rsid w:val="00FC1AAA"/>
    <w:rsid w:val="00FC1D4B"/>
    <w:rsid w:val="00FC261B"/>
    <w:rsid w:val="00FC2ADF"/>
    <w:rsid w:val="00FC3225"/>
    <w:rsid w:val="00FC34FD"/>
    <w:rsid w:val="00FC39BD"/>
    <w:rsid w:val="00FC40DB"/>
    <w:rsid w:val="00FC43B2"/>
    <w:rsid w:val="00FC46C8"/>
    <w:rsid w:val="00FC487A"/>
    <w:rsid w:val="00FC4E1D"/>
    <w:rsid w:val="00FC4F35"/>
    <w:rsid w:val="00FC5161"/>
    <w:rsid w:val="00FC5A12"/>
    <w:rsid w:val="00FC6B33"/>
    <w:rsid w:val="00FC708C"/>
    <w:rsid w:val="00FC7553"/>
    <w:rsid w:val="00FC765B"/>
    <w:rsid w:val="00FC7691"/>
    <w:rsid w:val="00FC782C"/>
    <w:rsid w:val="00FC79A2"/>
    <w:rsid w:val="00FC7BE1"/>
    <w:rsid w:val="00FD03F6"/>
    <w:rsid w:val="00FD0843"/>
    <w:rsid w:val="00FD094D"/>
    <w:rsid w:val="00FD0AC3"/>
    <w:rsid w:val="00FD0ED6"/>
    <w:rsid w:val="00FD15D0"/>
    <w:rsid w:val="00FD1698"/>
    <w:rsid w:val="00FD16E5"/>
    <w:rsid w:val="00FD1954"/>
    <w:rsid w:val="00FD1971"/>
    <w:rsid w:val="00FD1D57"/>
    <w:rsid w:val="00FD1F9C"/>
    <w:rsid w:val="00FD232C"/>
    <w:rsid w:val="00FD24C7"/>
    <w:rsid w:val="00FD2667"/>
    <w:rsid w:val="00FD2813"/>
    <w:rsid w:val="00FD286D"/>
    <w:rsid w:val="00FD29B2"/>
    <w:rsid w:val="00FD2A5E"/>
    <w:rsid w:val="00FD2C0A"/>
    <w:rsid w:val="00FD30A3"/>
    <w:rsid w:val="00FD3329"/>
    <w:rsid w:val="00FD34F5"/>
    <w:rsid w:val="00FD3CA8"/>
    <w:rsid w:val="00FD3D9E"/>
    <w:rsid w:val="00FD4BF9"/>
    <w:rsid w:val="00FD4C61"/>
    <w:rsid w:val="00FD4CAD"/>
    <w:rsid w:val="00FD4F36"/>
    <w:rsid w:val="00FD5349"/>
    <w:rsid w:val="00FD57EF"/>
    <w:rsid w:val="00FD58F7"/>
    <w:rsid w:val="00FD5F2F"/>
    <w:rsid w:val="00FD6175"/>
    <w:rsid w:val="00FD640C"/>
    <w:rsid w:val="00FD65C2"/>
    <w:rsid w:val="00FD6AB1"/>
    <w:rsid w:val="00FD6FC4"/>
    <w:rsid w:val="00FD7626"/>
    <w:rsid w:val="00FD7B7C"/>
    <w:rsid w:val="00FD7DB6"/>
    <w:rsid w:val="00FD7DC7"/>
    <w:rsid w:val="00FD7DE9"/>
    <w:rsid w:val="00FE0075"/>
    <w:rsid w:val="00FE0259"/>
    <w:rsid w:val="00FE1529"/>
    <w:rsid w:val="00FE170B"/>
    <w:rsid w:val="00FE1917"/>
    <w:rsid w:val="00FE195D"/>
    <w:rsid w:val="00FE1AD4"/>
    <w:rsid w:val="00FE1BC3"/>
    <w:rsid w:val="00FE1D68"/>
    <w:rsid w:val="00FE1DE5"/>
    <w:rsid w:val="00FE2106"/>
    <w:rsid w:val="00FE2452"/>
    <w:rsid w:val="00FE2662"/>
    <w:rsid w:val="00FE3572"/>
    <w:rsid w:val="00FE3689"/>
    <w:rsid w:val="00FE3D08"/>
    <w:rsid w:val="00FE3E2E"/>
    <w:rsid w:val="00FE3F2B"/>
    <w:rsid w:val="00FE41D1"/>
    <w:rsid w:val="00FE43A0"/>
    <w:rsid w:val="00FE4535"/>
    <w:rsid w:val="00FE45AD"/>
    <w:rsid w:val="00FE46BB"/>
    <w:rsid w:val="00FE4764"/>
    <w:rsid w:val="00FE4829"/>
    <w:rsid w:val="00FE52AE"/>
    <w:rsid w:val="00FE52B2"/>
    <w:rsid w:val="00FE5582"/>
    <w:rsid w:val="00FE5931"/>
    <w:rsid w:val="00FE5A07"/>
    <w:rsid w:val="00FE5FC6"/>
    <w:rsid w:val="00FE62CB"/>
    <w:rsid w:val="00FE6315"/>
    <w:rsid w:val="00FE63F0"/>
    <w:rsid w:val="00FE6D0D"/>
    <w:rsid w:val="00FE7186"/>
    <w:rsid w:val="00FE763A"/>
    <w:rsid w:val="00FE77F4"/>
    <w:rsid w:val="00FE79A0"/>
    <w:rsid w:val="00FF0706"/>
    <w:rsid w:val="00FF0ECC"/>
    <w:rsid w:val="00FF0FBE"/>
    <w:rsid w:val="00FF1C56"/>
    <w:rsid w:val="00FF26B5"/>
    <w:rsid w:val="00FF275C"/>
    <w:rsid w:val="00FF2B8E"/>
    <w:rsid w:val="00FF2BA0"/>
    <w:rsid w:val="00FF359A"/>
    <w:rsid w:val="00FF3C9D"/>
    <w:rsid w:val="00FF3CF4"/>
    <w:rsid w:val="00FF47D2"/>
    <w:rsid w:val="00FF4AED"/>
    <w:rsid w:val="00FF50B2"/>
    <w:rsid w:val="00FF538E"/>
    <w:rsid w:val="00FF5F49"/>
    <w:rsid w:val="00FF629F"/>
    <w:rsid w:val="00FF64FB"/>
    <w:rsid w:val="00FF65D3"/>
    <w:rsid w:val="00FF66D0"/>
    <w:rsid w:val="00FF6E62"/>
    <w:rsid w:val="00FF701C"/>
    <w:rsid w:val="00FF704F"/>
    <w:rsid w:val="00FF72C2"/>
    <w:rsid w:val="00FF75A4"/>
    <w:rsid w:val="00FF76A2"/>
    <w:rsid w:val="00FF78D2"/>
    <w:rsid w:val="00FF7A23"/>
    <w:rsid w:val="00FF7E81"/>
    <w:rsid w:val="013712F7"/>
    <w:rsid w:val="01546855"/>
    <w:rsid w:val="017632CD"/>
    <w:rsid w:val="01766A2A"/>
    <w:rsid w:val="01CC5EE4"/>
    <w:rsid w:val="020974AF"/>
    <w:rsid w:val="02225B04"/>
    <w:rsid w:val="026E3002"/>
    <w:rsid w:val="02803763"/>
    <w:rsid w:val="02944007"/>
    <w:rsid w:val="02AA496B"/>
    <w:rsid w:val="02F4321E"/>
    <w:rsid w:val="02FA438B"/>
    <w:rsid w:val="032856A6"/>
    <w:rsid w:val="035C393E"/>
    <w:rsid w:val="037E3207"/>
    <w:rsid w:val="039334FD"/>
    <w:rsid w:val="03AB74B4"/>
    <w:rsid w:val="03EF7DF7"/>
    <w:rsid w:val="0401546D"/>
    <w:rsid w:val="041E6328"/>
    <w:rsid w:val="0438535A"/>
    <w:rsid w:val="045063A2"/>
    <w:rsid w:val="04867AFC"/>
    <w:rsid w:val="048E1EB5"/>
    <w:rsid w:val="04966DF3"/>
    <w:rsid w:val="04C36455"/>
    <w:rsid w:val="05207E70"/>
    <w:rsid w:val="052B7DD6"/>
    <w:rsid w:val="05580E69"/>
    <w:rsid w:val="05671209"/>
    <w:rsid w:val="056A1389"/>
    <w:rsid w:val="056A57F8"/>
    <w:rsid w:val="05906C0C"/>
    <w:rsid w:val="05BC5842"/>
    <w:rsid w:val="05DF6DA0"/>
    <w:rsid w:val="05E03D0C"/>
    <w:rsid w:val="05EF2C01"/>
    <w:rsid w:val="06173A71"/>
    <w:rsid w:val="062F6A26"/>
    <w:rsid w:val="06335613"/>
    <w:rsid w:val="0646393A"/>
    <w:rsid w:val="067A2349"/>
    <w:rsid w:val="067E3E32"/>
    <w:rsid w:val="06972083"/>
    <w:rsid w:val="06B74F73"/>
    <w:rsid w:val="06FD40FE"/>
    <w:rsid w:val="07844E0E"/>
    <w:rsid w:val="07971E20"/>
    <w:rsid w:val="07A84660"/>
    <w:rsid w:val="07F41CF0"/>
    <w:rsid w:val="083923EB"/>
    <w:rsid w:val="084C38DA"/>
    <w:rsid w:val="085068DC"/>
    <w:rsid w:val="085904EE"/>
    <w:rsid w:val="085E09D0"/>
    <w:rsid w:val="086217D0"/>
    <w:rsid w:val="08685864"/>
    <w:rsid w:val="089C2ADE"/>
    <w:rsid w:val="08C01BD2"/>
    <w:rsid w:val="08D266E7"/>
    <w:rsid w:val="08E65ADD"/>
    <w:rsid w:val="08E7382D"/>
    <w:rsid w:val="08ED5FBD"/>
    <w:rsid w:val="090F68F1"/>
    <w:rsid w:val="09230BA4"/>
    <w:rsid w:val="093B0DBB"/>
    <w:rsid w:val="0952253D"/>
    <w:rsid w:val="09555353"/>
    <w:rsid w:val="09576297"/>
    <w:rsid w:val="0960024F"/>
    <w:rsid w:val="09C001D2"/>
    <w:rsid w:val="0A0C04CD"/>
    <w:rsid w:val="0AAB7616"/>
    <w:rsid w:val="0AB12100"/>
    <w:rsid w:val="0ACC252D"/>
    <w:rsid w:val="0B680A2B"/>
    <w:rsid w:val="0BA618CF"/>
    <w:rsid w:val="0BBD3265"/>
    <w:rsid w:val="0BBF43C3"/>
    <w:rsid w:val="0BDB3233"/>
    <w:rsid w:val="0BEC412C"/>
    <w:rsid w:val="0C676F35"/>
    <w:rsid w:val="0C7B29E0"/>
    <w:rsid w:val="0C8D5077"/>
    <w:rsid w:val="0C9475FE"/>
    <w:rsid w:val="0CD8261B"/>
    <w:rsid w:val="0CDC3CA0"/>
    <w:rsid w:val="0D3037CB"/>
    <w:rsid w:val="0D7336B7"/>
    <w:rsid w:val="0D870F11"/>
    <w:rsid w:val="0D961154"/>
    <w:rsid w:val="0DB23E84"/>
    <w:rsid w:val="0DF742E8"/>
    <w:rsid w:val="0E135F75"/>
    <w:rsid w:val="0E496219"/>
    <w:rsid w:val="0E7E0566"/>
    <w:rsid w:val="0E972231"/>
    <w:rsid w:val="0EAA4CCE"/>
    <w:rsid w:val="0EAE0E4B"/>
    <w:rsid w:val="0EFD7DD2"/>
    <w:rsid w:val="0EFE2443"/>
    <w:rsid w:val="0F3A5A33"/>
    <w:rsid w:val="0F422149"/>
    <w:rsid w:val="0F980A29"/>
    <w:rsid w:val="0FBD6E6C"/>
    <w:rsid w:val="0FCC774D"/>
    <w:rsid w:val="0FCF4E81"/>
    <w:rsid w:val="10047FA0"/>
    <w:rsid w:val="10177D11"/>
    <w:rsid w:val="10625F6F"/>
    <w:rsid w:val="109E4EEF"/>
    <w:rsid w:val="10B11568"/>
    <w:rsid w:val="10C12E43"/>
    <w:rsid w:val="10C748DF"/>
    <w:rsid w:val="10D0497D"/>
    <w:rsid w:val="113A12A9"/>
    <w:rsid w:val="114739AD"/>
    <w:rsid w:val="118808F8"/>
    <w:rsid w:val="11A004AF"/>
    <w:rsid w:val="11A128D6"/>
    <w:rsid w:val="11C4062F"/>
    <w:rsid w:val="11C647DD"/>
    <w:rsid w:val="11D64215"/>
    <w:rsid w:val="11EC6BEC"/>
    <w:rsid w:val="11F0177A"/>
    <w:rsid w:val="11F95EB5"/>
    <w:rsid w:val="12060E4A"/>
    <w:rsid w:val="12083E90"/>
    <w:rsid w:val="12131E6A"/>
    <w:rsid w:val="12487B14"/>
    <w:rsid w:val="12636B9A"/>
    <w:rsid w:val="1267362D"/>
    <w:rsid w:val="128C4E76"/>
    <w:rsid w:val="12951E91"/>
    <w:rsid w:val="12CC1E31"/>
    <w:rsid w:val="12E10879"/>
    <w:rsid w:val="130C350D"/>
    <w:rsid w:val="13217712"/>
    <w:rsid w:val="1338630E"/>
    <w:rsid w:val="133F1F60"/>
    <w:rsid w:val="13535062"/>
    <w:rsid w:val="139F6FB4"/>
    <w:rsid w:val="13A72BF5"/>
    <w:rsid w:val="14054123"/>
    <w:rsid w:val="145621CC"/>
    <w:rsid w:val="146A3847"/>
    <w:rsid w:val="14894881"/>
    <w:rsid w:val="14A41774"/>
    <w:rsid w:val="14B94FC3"/>
    <w:rsid w:val="14D27353"/>
    <w:rsid w:val="14E3632E"/>
    <w:rsid w:val="15045779"/>
    <w:rsid w:val="15186A1A"/>
    <w:rsid w:val="155F1E0E"/>
    <w:rsid w:val="1567342A"/>
    <w:rsid w:val="15D80CF5"/>
    <w:rsid w:val="15DD2016"/>
    <w:rsid w:val="15F2487A"/>
    <w:rsid w:val="15FC6940"/>
    <w:rsid w:val="16131BD7"/>
    <w:rsid w:val="161473A5"/>
    <w:rsid w:val="16463B3F"/>
    <w:rsid w:val="164C2CF7"/>
    <w:rsid w:val="16676754"/>
    <w:rsid w:val="166C2474"/>
    <w:rsid w:val="166C77E1"/>
    <w:rsid w:val="1674297A"/>
    <w:rsid w:val="16775FC6"/>
    <w:rsid w:val="1684524F"/>
    <w:rsid w:val="16956DA6"/>
    <w:rsid w:val="169C27A8"/>
    <w:rsid w:val="16B40FC8"/>
    <w:rsid w:val="16CF5E02"/>
    <w:rsid w:val="17035BF6"/>
    <w:rsid w:val="170D06D9"/>
    <w:rsid w:val="17215423"/>
    <w:rsid w:val="17391685"/>
    <w:rsid w:val="174E2C77"/>
    <w:rsid w:val="17726BC6"/>
    <w:rsid w:val="179F6DD2"/>
    <w:rsid w:val="17B60D70"/>
    <w:rsid w:val="17B817D0"/>
    <w:rsid w:val="17BE1F32"/>
    <w:rsid w:val="17C57205"/>
    <w:rsid w:val="17D01C4C"/>
    <w:rsid w:val="17E34E1F"/>
    <w:rsid w:val="17E54D48"/>
    <w:rsid w:val="18127CA0"/>
    <w:rsid w:val="181617A0"/>
    <w:rsid w:val="1833416F"/>
    <w:rsid w:val="18427837"/>
    <w:rsid w:val="190062E5"/>
    <w:rsid w:val="195009AB"/>
    <w:rsid w:val="195A4B27"/>
    <w:rsid w:val="196E535A"/>
    <w:rsid w:val="199A7A0B"/>
    <w:rsid w:val="199E7D0E"/>
    <w:rsid w:val="19AF1F1B"/>
    <w:rsid w:val="19B77CCC"/>
    <w:rsid w:val="19DE17AE"/>
    <w:rsid w:val="1A1F6F3C"/>
    <w:rsid w:val="1A271AB1"/>
    <w:rsid w:val="1A5137C4"/>
    <w:rsid w:val="1A51521B"/>
    <w:rsid w:val="1A587212"/>
    <w:rsid w:val="1A8B29AF"/>
    <w:rsid w:val="1A9462D7"/>
    <w:rsid w:val="1AAC0209"/>
    <w:rsid w:val="1AAC261D"/>
    <w:rsid w:val="1AAE1296"/>
    <w:rsid w:val="1AE45BF4"/>
    <w:rsid w:val="1B125A82"/>
    <w:rsid w:val="1B267688"/>
    <w:rsid w:val="1B453186"/>
    <w:rsid w:val="1B4C6154"/>
    <w:rsid w:val="1B794C66"/>
    <w:rsid w:val="1B88059C"/>
    <w:rsid w:val="1B8A6785"/>
    <w:rsid w:val="1C161CDD"/>
    <w:rsid w:val="1C194FD6"/>
    <w:rsid w:val="1C262D79"/>
    <w:rsid w:val="1C413DEA"/>
    <w:rsid w:val="1C744D56"/>
    <w:rsid w:val="1C7D7BD8"/>
    <w:rsid w:val="1C971BDE"/>
    <w:rsid w:val="1CC25AC1"/>
    <w:rsid w:val="1CDB13C7"/>
    <w:rsid w:val="1CE03277"/>
    <w:rsid w:val="1CE95744"/>
    <w:rsid w:val="1CF92B31"/>
    <w:rsid w:val="1D2C3F5E"/>
    <w:rsid w:val="1D2C5C72"/>
    <w:rsid w:val="1D316DCE"/>
    <w:rsid w:val="1D3326E9"/>
    <w:rsid w:val="1D444C60"/>
    <w:rsid w:val="1D664E23"/>
    <w:rsid w:val="1D816E62"/>
    <w:rsid w:val="1D8E097D"/>
    <w:rsid w:val="1D962B0A"/>
    <w:rsid w:val="1DC31AF1"/>
    <w:rsid w:val="1DE32193"/>
    <w:rsid w:val="1DE516C6"/>
    <w:rsid w:val="1E2343BD"/>
    <w:rsid w:val="1E2D1C7E"/>
    <w:rsid w:val="1E8D5349"/>
    <w:rsid w:val="1EA8506E"/>
    <w:rsid w:val="1EEE557C"/>
    <w:rsid w:val="1EFF47AA"/>
    <w:rsid w:val="1F244AF8"/>
    <w:rsid w:val="1F404E9F"/>
    <w:rsid w:val="1F470500"/>
    <w:rsid w:val="1F503118"/>
    <w:rsid w:val="1F58270D"/>
    <w:rsid w:val="1F7C464D"/>
    <w:rsid w:val="1F8A0D3A"/>
    <w:rsid w:val="1F905E85"/>
    <w:rsid w:val="1F9D18F2"/>
    <w:rsid w:val="1F9F47A4"/>
    <w:rsid w:val="1FCA53B9"/>
    <w:rsid w:val="1FE0095D"/>
    <w:rsid w:val="1FFF38DA"/>
    <w:rsid w:val="201F0E5A"/>
    <w:rsid w:val="202E7250"/>
    <w:rsid w:val="20301F43"/>
    <w:rsid w:val="203B1E13"/>
    <w:rsid w:val="203C677F"/>
    <w:rsid w:val="20790C3E"/>
    <w:rsid w:val="20A24F68"/>
    <w:rsid w:val="20A81100"/>
    <w:rsid w:val="20AA34EF"/>
    <w:rsid w:val="20C757CA"/>
    <w:rsid w:val="20D858B3"/>
    <w:rsid w:val="20F33A76"/>
    <w:rsid w:val="211452D0"/>
    <w:rsid w:val="211511E4"/>
    <w:rsid w:val="21460356"/>
    <w:rsid w:val="21576EA3"/>
    <w:rsid w:val="216058A9"/>
    <w:rsid w:val="216A205B"/>
    <w:rsid w:val="21723F5A"/>
    <w:rsid w:val="219310FF"/>
    <w:rsid w:val="21E06640"/>
    <w:rsid w:val="21E24E6C"/>
    <w:rsid w:val="22053CD0"/>
    <w:rsid w:val="226C4875"/>
    <w:rsid w:val="227865FD"/>
    <w:rsid w:val="22AF1CA4"/>
    <w:rsid w:val="22C8618E"/>
    <w:rsid w:val="230D3714"/>
    <w:rsid w:val="23330FC3"/>
    <w:rsid w:val="23404557"/>
    <w:rsid w:val="23424D4C"/>
    <w:rsid w:val="234B453A"/>
    <w:rsid w:val="237A0D40"/>
    <w:rsid w:val="239C0EDC"/>
    <w:rsid w:val="23D42DF1"/>
    <w:rsid w:val="23D62EE7"/>
    <w:rsid w:val="23F4541E"/>
    <w:rsid w:val="23F76CCE"/>
    <w:rsid w:val="24084472"/>
    <w:rsid w:val="241E2002"/>
    <w:rsid w:val="242032D4"/>
    <w:rsid w:val="242B4894"/>
    <w:rsid w:val="24457704"/>
    <w:rsid w:val="244E483A"/>
    <w:rsid w:val="245B3BB1"/>
    <w:rsid w:val="245E3EC9"/>
    <w:rsid w:val="24771887"/>
    <w:rsid w:val="24947529"/>
    <w:rsid w:val="249709CA"/>
    <w:rsid w:val="24A34B88"/>
    <w:rsid w:val="24C27829"/>
    <w:rsid w:val="25180974"/>
    <w:rsid w:val="2583045B"/>
    <w:rsid w:val="259C5167"/>
    <w:rsid w:val="25CE54D7"/>
    <w:rsid w:val="25D9731B"/>
    <w:rsid w:val="26187E15"/>
    <w:rsid w:val="261A4BC0"/>
    <w:rsid w:val="262670C1"/>
    <w:rsid w:val="264C166E"/>
    <w:rsid w:val="26637EE9"/>
    <w:rsid w:val="268219DD"/>
    <w:rsid w:val="26A834F1"/>
    <w:rsid w:val="272A6426"/>
    <w:rsid w:val="273D1EF5"/>
    <w:rsid w:val="274F2647"/>
    <w:rsid w:val="27505D90"/>
    <w:rsid w:val="276E6F72"/>
    <w:rsid w:val="27874FDB"/>
    <w:rsid w:val="279201D6"/>
    <w:rsid w:val="27C237D1"/>
    <w:rsid w:val="27EA7760"/>
    <w:rsid w:val="27F70003"/>
    <w:rsid w:val="27F91E61"/>
    <w:rsid w:val="283006CB"/>
    <w:rsid w:val="285426BE"/>
    <w:rsid w:val="286A56FD"/>
    <w:rsid w:val="28906FD1"/>
    <w:rsid w:val="289971FD"/>
    <w:rsid w:val="28DE50E1"/>
    <w:rsid w:val="29606D8E"/>
    <w:rsid w:val="2976035F"/>
    <w:rsid w:val="299D0024"/>
    <w:rsid w:val="29AF5CD8"/>
    <w:rsid w:val="29B12CB1"/>
    <w:rsid w:val="29B6343B"/>
    <w:rsid w:val="29C9415E"/>
    <w:rsid w:val="2A2E1EEF"/>
    <w:rsid w:val="2A3D2C2B"/>
    <w:rsid w:val="2A523F17"/>
    <w:rsid w:val="2A75029D"/>
    <w:rsid w:val="2A7B0F62"/>
    <w:rsid w:val="2AD03BEF"/>
    <w:rsid w:val="2AD27817"/>
    <w:rsid w:val="2AE96D52"/>
    <w:rsid w:val="2B992EA0"/>
    <w:rsid w:val="2B9D4DE7"/>
    <w:rsid w:val="2BB040A3"/>
    <w:rsid w:val="2BBF5C96"/>
    <w:rsid w:val="2BC54402"/>
    <w:rsid w:val="2BC6128B"/>
    <w:rsid w:val="2BC65DF8"/>
    <w:rsid w:val="2BDD4C4E"/>
    <w:rsid w:val="2BF8277F"/>
    <w:rsid w:val="2BFC34CC"/>
    <w:rsid w:val="2C0B35F7"/>
    <w:rsid w:val="2C313641"/>
    <w:rsid w:val="2C363DD6"/>
    <w:rsid w:val="2C5531B9"/>
    <w:rsid w:val="2C7F6895"/>
    <w:rsid w:val="2C975E24"/>
    <w:rsid w:val="2D072EC0"/>
    <w:rsid w:val="2D0A011B"/>
    <w:rsid w:val="2D3F6D47"/>
    <w:rsid w:val="2D4A18E7"/>
    <w:rsid w:val="2D7050C6"/>
    <w:rsid w:val="2D843AAF"/>
    <w:rsid w:val="2D9B3A05"/>
    <w:rsid w:val="2DBD030B"/>
    <w:rsid w:val="2DD9344E"/>
    <w:rsid w:val="2DE35E68"/>
    <w:rsid w:val="2E211B2A"/>
    <w:rsid w:val="2E84193F"/>
    <w:rsid w:val="2EDD4FB2"/>
    <w:rsid w:val="2EE479B6"/>
    <w:rsid w:val="2EE72023"/>
    <w:rsid w:val="2EFB406E"/>
    <w:rsid w:val="2EFC497B"/>
    <w:rsid w:val="2F1118E0"/>
    <w:rsid w:val="2F11273A"/>
    <w:rsid w:val="2F3F2FA2"/>
    <w:rsid w:val="2F4E3BC1"/>
    <w:rsid w:val="2F507983"/>
    <w:rsid w:val="2F581D88"/>
    <w:rsid w:val="2F682B82"/>
    <w:rsid w:val="2F765D5D"/>
    <w:rsid w:val="2FA63021"/>
    <w:rsid w:val="2FAA587E"/>
    <w:rsid w:val="2FBC03AC"/>
    <w:rsid w:val="2FC05F68"/>
    <w:rsid w:val="30161F54"/>
    <w:rsid w:val="306D5781"/>
    <w:rsid w:val="3087540C"/>
    <w:rsid w:val="308B7F0E"/>
    <w:rsid w:val="30913818"/>
    <w:rsid w:val="30A413D9"/>
    <w:rsid w:val="30B02122"/>
    <w:rsid w:val="30B71989"/>
    <w:rsid w:val="30CB1B31"/>
    <w:rsid w:val="30DD355D"/>
    <w:rsid w:val="30EE2ED1"/>
    <w:rsid w:val="31527B49"/>
    <w:rsid w:val="31C75C2C"/>
    <w:rsid w:val="31D125D7"/>
    <w:rsid w:val="31E1080F"/>
    <w:rsid w:val="32087E84"/>
    <w:rsid w:val="321A529F"/>
    <w:rsid w:val="32220F3C"/>
    <w:rsid w:val="3277672A"/>
    <w:rsid w:val="32A8401B"/>
    <w:rsid w:val="32D36DF9"/>
    <w:rsid w:val="32E225C2"/>
    <w:rsid w:val="32E746B2"/>
    <w:rsid w:val="32FC6C2F"/>
    <w:rsid w:val="330822D6"/>
    <w:rsid w:val="333C6176"/>
    <w:rsid w:val="33431E79"/>
    <w:rsid w:val="3350161E"/>
    <w:rsid w:val="335419A4"/>
    <w:rsid w:val="33A53D1B"/>
    <w:rsid w:val="33B66D74"/>
    <w:rsid w:val="33D16F1D"/>
    <w:rsid w:val="33D6765A"/>
    <w:rsid w:val="33DE0FDB"/>
    <w:rsid w:val="33FC5876"/>
    <w:rsid w:val="3402688C"/>
    <w:rsid w:val="34362BC5"/>
    <w:rsid w:val="3451209F"/>
    <w:rsid w:val="34786AD0"/>
    <w:rsid w:val="34C35E03"/>
    <w:rsid w:val="34F17A73"/>
    <w:rsid w:val="34F33A8A"/>
    <w:rsid w:val="3566409A"/>
    <w:rsid w:val="356859A2"/>
    <w:rsid w:val="357830A3"/>
    <w:rsid w:val="35AC5BDC"/>
    <w:rsid w:val="35C0253A"/>
    <w:rsid w:val="361223A6"/>
    <w:rsid w:val="361C097E"/>
    <w:rsid w:val="362D464A"/>
    <w:rsid w:val="362D7B0E"/>
    <w:rsid w:val="36381F6E"/>
    <w:rsid w:val="363C596D"/>
    <w:rsid w:val="36462E68"/>
    <w:rsid w:val="36523AF6"/>
    <w:rsid w:val="368F6DD0"/>
    <w:rsid w:val="369B1405"/>
    <w:rsid w:val="36A05DA1"/>
    <w:rsid w:val="36C675E6"/>
    <w:rsid w:val="36E465FE"/>
    <w:rsid w:val="370E607B"/>
    <w:rsid w:val="375A4CDC"/>
    <w:rsid w:val="37667C65"/>
    <w:rsid w:val="37824345"/>
    <w:rsid w:val="37B04C09"/>
    <w:rsid w:val="37C132AA"/>
    <w:rsid w:val="37CC4C18"/>
    <w:rsid w:val="383A009D"/>
    <w:rsid w:val="383F0920"/>
    <w:rsid w:val="38654A03"/>
    <w:rsid w:val="38952013"/>
    <w:rsid w:val="38C01B92"/>
    <w:rsid w:val="38E169E9"/>
    <w:rsid w:val="38F17993"/>
    <w:rsid w:val="391A2AB5"/>
    <w:rsid w:val="39365C75"/>
    <w:rsid w:val="394A284A"/>
    <w:rsid w:val="395104A1"/>
    <w:rsid w:val="39AC71AB"/>
    <w:rsid w:val="39B67932"/>
    <w:rsid w:val="39E33F01"/>
    <w:rsid w:val="3A04200B"/>
    <w:rsid w:val="3A0D63F8"/>
    <w:rsid w:val="3A322081"/>
    <w:rsid w:val="3A4B00EC"/>
    <w:rsid w:val="3A8B1791"/>
    <w:rsid w:val="3A9B19D4"/>
    <w:rsid w:val="3AE13466"/>
    <w:rsid w:val="3AE5165F"/>
    <w:rsid w:val="3B0A6B5A"/>
    <w:rsid w:val="3B226FA5"/>
    <w:rsid w:val="3B31058A"/>
    <w:rsid w:val="3B4C0F20"/>
    <w:rsid w:val="3B7463DC"/>
    <w:rsid w:val="3B8A7AD5"/>
    <w:rsid w:val="3B9F525C"/>
    <w:rsid w:val="3BF515B8"/>
    <w:rsid w:val="3C0D51B3"/>
    <w:rsid w:val="3C175D90"/>
    <w:rsid w:val="3C4E470B"/>
    <w:rsid w:val="3CB03D26"/>
    <w:rsid w:val="3CC1459A"/>
    <w:rsid w:val="3CE10CCB"/>
    <w:rsid w:val="3D0A2177"/>
    <w:rsid w:val="3D436D06"/>
    <w:rsid w:val="3D4520CB"/>
    <w:rsid w:val="3D457C28"/>
    <w:rsid w:val="3D464E0D"/>
    <w:rsid w:val="3D4D515D"/>
    <w:rsid w:val="3D5A68B6"/>
    <w:rsid w:val="3D757FF6"/>
    <w:rsid w:val="3D806A16"/>
    <w:rsid w:val="3DA4397D"/>
    <w:rsid w:val="3DB159B2"/>
    <w:rsid w:val="3DF66416"/>
    <w:rsid w:val="3DFA1107"/>
    <w:rsid w:val="3E006AFF"/>
    <w:rsid w:val="3E0930F8"/>
    <w:rsid w:val="3E1201FF"/>
    <w:rsid w:val="3E193DEF"/>
    <w:rsid w:val="3E2067F8"/>
    <w:rsid w:val="3E890B86"/>
    <w:rsid w:val="3E950E30"/>
    <w:rsid w:val="3E9B098C"/>
    <w:rsid w:val="3EB67D53"/>
    <w:rsid w:val="3EC81A4C"/>
    <w:rsid w:val="3EE500B5"/>
    <w:rsid w:val="3EEE69BD"/>
    <w:rsid w:val="3F150EDD"/>
    <w:rsid w:val="3F297DE5"/>
    <w:rsid w:val="3F4940F4"/>
    <w:rsid w:val="3F6E7A1B"/>
    <w:rsid w:val="3FE07BBD"/>
    <w:rsid w:val="40266D76"/>
    <w:rsid w:val="4040201D"/>
    <w:rsid w:val="4044260C"/>
    <w:rsid w:val="40511F50"/>
    <w:rsid w:val="40522BEF"/>
    <w:rsid w:val="405F1AFF"/>
    <w:rsid w:val="40A36A90"/>
    <w:rsid w:val="40A65DA8"/>
    <w:rsid w:val="40B86E02"/>
    <w:rsid w:val="40C47916"/>
    <w:rsid w:val="40D32D87"/>
    <w:rsid w:val="40DE09B8"/>
    <w:rsid w:val="40FF07E3"/>
    <w:rsid w:val="410E4344"/>
    <w:rsid w:val="41183C7A"/>
    <w:rsid w:val="412F4971"/>
    <w:rsid w:val="414801BF"/>
    <w:rsid w:val="417D2D5F"/>
    <w:rsid w:val="418C19B1"/>
    <w:rsid w:val="41BB44C1"/>
    <w:rsid w:val="41D63C39"/>
    <w:rsid w:val="41E23BA1"/>
    <w:rsid w:val="41F47D67"/>
    <w:rsid w:val="41FF2562"/>
    <w:rsid w:val="42535976"/>
    <w:rsid w:val="429D02B3"/>
    <w:rsid w:val="42EE14B8"/>
    <w:rsid w:val="42F27B93"/>
    <w:rsid w:val="42FD3889"/>
    <w:rsid w:val="43122A4F"/>
    <w:rsid w:val="431B0A43"/>
    <w:rsid w:val="43C215C4"/>
    <w:rsid w:val="43CD7A9D"/>
    <w:rsid w:val="43DB2E1D"/>
    <w:rsid w:val="43DF414B"/>
    <w:rsid w:val="43E02B4D"/>
    <w:rsid w:val="44323644"/>
    <w:rsid w:val="443730DF"/>
    <w:rsid w:val="4442626C"/>
    <w:rsid w:val="44501A81"/>
    <w:rsid w:val="44524565"/>
    <w:rsid w:val="44A1467D"/>
    <w:rsid w:val="44C7262E"/>
    <w:rsid w:val="44E306E3"/>
    <w:rsid w:val="451D3274"/>
    <w:rsid w:val="454456EB"/>
    <w:rsid w:val="4561381A"/>
    <w:rsid w:val="45904CD6"/>
    <w:rsid w:val="45C5627F"/>
    <w:rsid w:val="45E8350E"/>
    <w:rsid w:val="46275A1C"/>
    <w:rsid w:val="462E26D6"/>
    <w:rsid w:val="46453303"/>
    <w:rsid w:val="4656582E"/>
    <w:rsid w:val="466F1037"/>
    <w:rsid w:val="46C95B1B"/>
    <w:rsid w:val="470D1849"/>
    <w:rsid w:val="473D4911"/>
    <w:rsid w:val="4740402F"/>
    <w:rsid w:val="4747087C"/>
    <w:rsid w:val="476D4C82"/>
    <w:rsid w:val="47743CD8"/>
    <w:rsid w:val="477A1C86"/>
    <w:rsid w:val="47845685"/>
    <w:rsid w:val="47AB59FD"/>
    <w:rsid w:val="47B10965"/>
    <w:rsid w:val="480120D5"/>
    <w:rsid w:val="48027EED"/>
    <w:rsid w:val="48105CC8"/>
    <w:rsid w:val="483300E0"/>
    <w:rsid w:val="484336AB"/>
    <w:rsid w:val="48594C7C"/>
    <w:rsid w:val="485B6433"/>
    <w:rsid w:val="486A2A59"/>
    <w:rsid w:val="489557C6"/>
    <w:rsid w:val="489932CB"/>
    <w:rsid w:val="489C1658"/>
    <w:rsid w:val="48B73DBC"/>
    <w:rsid w:val="48BC2B0B"/>
    <w:rsid w:val="48D010C9"/>
    <w:rsid w:val="48EA144C"/>
    <w:rsid w:val="48EB1D78"/>
    <w:rsid w:val="49131BF0"/>
    <w:rsid w:val="49165D28"/>
    <w:rsid w:val="492434DC"/>
    <w:rsid w:val="49342429"/>
    <w:rsid w:val="494D0423"/>
    <w:rsid w:val="4965786F"/>
    <w:rsid w:val="49995C78"/>
    <w:rsid w:val="49CB3958"/>
    <w:rsid w:val="49DF5511"/>
    <w:rsid w:val="49E32D62"/>
    <w:rsid w:val="49E74B85"/>
    <w:rsid w:val="49E74D29"/>
    <w:rsid w:val="49F47087"/>
    <w:rsid w:val="4A0E1B1C"/>
    <w:rsid w:val="4A107A26"/>
    <w:rsid w:val="4A39664D"/>
    <w:rsid w:val="4A396858"/>
    <w:rsid w:val="4A5A243F"/>
    <w:rsid w:val="4A67590B"/>
    <w:rsid w:val="4A7713E2"/>
    <w:rsid w:val="4A811B20"/>
    <w:rsid w:val="4A8F46C0"/>
    <w:rsid w:val="4AE5270E"/>
    <w:rsid w:val="4B0233A9"/>
    <w:rsid w:val="4B212385"/>
    <w:rsid w:val="4B895E50"/>
    <w:rsid w:val="4B9C7145"/>
    <w:rsid w:val="4BA33B02"/>
    <w:rsid w:val="4BA97972"/>
    <w:rsid w:val="4BC336BE"/>
    <w:rsid w:val="4C186868"/>
    <w:rsid w:val="4C2244BE"/>
    <w:rsid w:val="4C61363A"/>
    <w:rsid w:val="4C8A4BFC"/>
    <w:rsid w:val="4CAC6001"/>
    <w:rsid w:val="4CAF57B3"/>
    <w:rsid w:val="4CC308C2"/>
    <w:rsid w:val="4CD9600D"/>
    <w:rsid w:val="4D1D7517"/>
    <w:rsid w:val="4D2F073B"/>
    <w:rsid w:val="4D4D0C4E"/>
    <w:rsid w:val="4D5003A1"/>
    <w:rsid w:val="4D9951CA"/>
    <w:rsid w:val="4DB76514"/>
    <w:rsid w:val="4DFD5A8F"/>
    <w:rsid w:val="4DFD7C35"/>
    <w:rsid w:val="4E1F24C4"/>
    <w:rsid w:val="4E345B9A"/>
    <w:rsid w:val="4E674708"/>
    <w:rsid w:val="4E6C44BF"/>
    <w:rsid w:val="4E7D7917"/>
    <w:rsid w:val="4EA17EEE"/>
    <w:rsid w:val="4EAF3872"/>
    <w:rsid w:val="4EBB7907"/>
    <w:rsid w:val="4ECA741E"/>
    <w:rsid w:val="4ED845FA"/>
    <w:rsid w:val="4EE5726A"/>
    <w:rsid w:val="4F0A2865"/>
    <w:rsid w:val="4F1B586F"/>
    <w:rsid w:val="4F245FE4"/>
    <w:rsid w:val="4F2F64D6"/>
    <w:rsid w:val="4F3A5929"/>
    <w:rsid w:val="4F801524"/>
    <w:rsid w:val="4F8A0E8F"/>
    <w:rsid w:val="4F9234CA"/>
    <w:rsid w:val="4F9F5AC3"/>
    <w:rsid w:val="4FA62971"/>
    <w:rsid w:val="4FD63A8E"/>
    <w:rsid w:val="4FE23C11"/>
    <w:rsid w:val="4FE44D2C"/>
    <w:rsid w:val="50093E76"/>
    <w:rsid w:val="50245CBD"/>
    <w:rsid w:val="503E4E84"/>
    <w:rsid w:val="505561AB"/>
    <w:rsid w:val="50635F1A"/>
    <w:rsid w:val="506643DA"/>
    <w:rsid w:val="50680822"/>
    <w:rsid w:val="50794A77"/>
    <w:rsid w:val="50AF190C"/>
    <w:rsid w:val="50C26397"/>
    <w:rsid w:val="50C9600D"/>
    <w:rsid w:val="50E6264E"/>
    <w:rsid w:val="50F8002F"/>
    <w:rsid w:val="50FF2DCC"/>
    <w:rsid w:val="510D1D92"/>
    <w:rsid w:val="51322E44"/>
    <w:rsid w:val="514B3CFC"/>
    <w:rsid w:val="516E1B60"/>
    <w:rsid w:val="516E4C06"/>
    <w:rsid w:val="517F1D0A"/>
    <w:rsid w:val="51A97179"/>
    <w:rsid w:val="51AD76E4"/>
    <w:rsid w:val="51BA7359"/>
    <w:rsid w:val="51BD1434"/>
    <w:rsid w:val="51C913FA"/>
    <w:rsid w:val="51E23F34"/>
    <w:rsid w:val="52116FAB"/>
    <w:rsid w:val="52125AD2"/>
    <w:rsid w:val="525422D7"/>
    <w:rsid w:val="52735C0B"/>
    <w:rsid w:val="52890979"/>
    <w:rsid w:val="528D2EAA"/>
    <w:rsid w:val="529B1999"/>
    <w:rsid w:val="52E2243E"/>
    <w:rsid w:val="52E56E3E"/>
    <w:rsid w:val="534327B1"/>
    <w:rsid w:val="53727D53"/>
    <w:rsid w:val="53877B2F"/>
    <w:rsid w:val="53877C0A"/>
    <w:rsid w:val="538C0788"/>
    <w:rsid w:val="53B813F1"/>
    <w:rsid w:val="53D25E36"/>
    <w:rsid w:val="53D6126B"/>
    <w:rsid w:val="53D63625"/>
    <w:rsid w:val="54416EB7"/>
    <w:rsid w:val="54674BFF"/>
    <w:rsid w:val="54B0623A"/>
    <w:rsid w:val="54E032A2"/>
    <w:rsid w:val="54FD5B6B"/>
    <w:rsid w:val="550B5550"/>
    <w:rsid w:val="552C65C1"/>
    <w:rsid w:val="555313D1"/>
    <w:rsid w:val="556F3D31"/>
    <w:rsid w:val="55C807D6"/>
    <w:rsid w:val="55DB4F23"/>
    <w:rsid w:val="56107ADC"/>
    <w:rsid w:val="561C592C"/>
    <w:rsid w:val="56777341"/>
    <w:rsid w:val="5689078F"/>
    <w:rsid w:val="56993B1E"/>
    <w:rsid w:val="56DE7A7D"/>
    <w:rsid w:val="57020B0A"/>
    <w:rsid w:val="57026A95"/>
    <w:rsid w:val="57F223D1"/>
    <w:rsid w:val="582842FF"/>
    <w:rsid w:val="58490869"/>
    <w:rsid w:val="58724C45"/>
    <w:rsid w:val="588726DF"/>
    <w:rsid w:val="589D0BB5"/>
    <w:rsid w:val="58AA2E30"/>
    <w:rsid w:val="58B959EF"/>
    <w:rsid w:val="59130C7A"/>
    <w:rsid w:val="592D018B"/>
    <w:rsid w:val="594E3ED6"/>
    <w:rsid w:val="596177D8"/>
    <w:rsid w:val="59A044B9"/>
    <w:rsid w:val="59AF4BF2"/>
    <w:rsid w:val="59D37403"/>
    <w:rsid w:val="59E024C8"/>
    <w:rsid w:val="59F50F60"/>
    <w:rsid w:val="59F94C64"/>
    <w:rsid w:val="5A4860F6"/>
    <w:rsid w:val="5A5650CB"/>
    <w:rsid w:val="5A670EED"/>
    <w:rsid w:val="5A7874A2"/>
    <w:rsid w:val="5A822B36"/>
    <w:rsid w:val="5A963B0E"/>
    <w:rsid w:val="5AAC432B"/>
    <w:rsid w:val="5AB31BD8"/>
    <w:rsid w:val="5AB95D61"/>
    <w:rsid w:val="5ABE25D6"/>
    <w:rsid w:val="5AF8291B"/>
    <w:rsid w:val="5B237A22"/>
    <w:rsid w:val="5B247EEE"/>
    <w:rsid w:val="5B4F3129"/>
    <w:rsid w:val="5B551F0C"/>
    <w:rsid w:val="5B934D52"/>
    <w:rsid w:val="5BA823F9"/>
    <w:rsid w:val="5BC361D1"/>
    <w:rsid w:val="5C05719D"/>
    <w:rsid w:val="5C163158"/>
    <w:rsid w:val="5C172F45"/>
    <w:rsid w:val="5C1A4275"/>
    <w:rsid w:val="5C4161B1"/>
    <w:rsid w:val="5C62350D"/>
    <w:rsid w:val="5CCE3A33"/>
    <w:rsid w:val="5D1B0BE9"/>
    <w:rsid w:val="5D252CC9"/>
    <w:rsid w:val="5D576D7C"/>
    <w:rsid w:val="5D6D4FFA"/>
    <w:rsid w:val="5D755C5D"/>
    <w:rsid w:val="5D880229"/>
    <w:rsid w:val="5D953488"/>
    <w:rsid w:val="5DB33329"/>
    <w:rsid w:val="5E0E54F3"/>
    <w:rsid w:val="5E1611EE"/>
    <w:rsid w:val="5E1B04AF"/>
    <w:rsid w:val="5E5A21D1"/>
    <w:rsid w:val="5E7A4F18"/>
    <w:rsid w:val="5EA507C4"/>
    <w:rsid w:val="5EB56C59"/>
    <w:rsid w:val="5EE2485D"/>
    <w:rsid w:val="5F2C0627"/>
    <w:rsid w:val="5F2D1C17"/>
    <w:rsid w:val="5F55266C"/>
    <w:rsid w:val="5F662691"/>
    <w:rsid w:val="5FAB0098"/>
    <w:rsid w:val="5FB36243"/>
    <w:rsid w:val="5FD31348"/>
    <w:rsid w:val="600C2C59"/>
    <w:rsid w:val="603476BC"/>
    <w:rsid w:val="603A7D6A"/>
    <w:rsid w:val="60912DAE"/>
    <w:rsid w:val="60D37C18"/>
    <w:rsid w:val="60ED1BD3"/>
    <w:rsid w:val="612A53D4"/>
    <w:rsid w:val="61304AB9"/>
    <w:rsid w:val="615E3917"/>
    <w:rsid w:val="616331EE"/>
    <w:rsid w:val="6165471B"/>
    <w:rsid w:val="61726892"/>
    <w:rsid w:val="61896084"/>
    <w:rsid w:val="61B03707"/>
    <w:rsid w:val="61D37B58"/>
    <w:rsid w:val="61F51ABE"/>
    <w:rsid w:val="62091076"/>
    <w:rsid w:val="628E4707"/>
    <w:rsid w:val="62DD54DB"/>
    <w:rsid w:val="631E67F6"/>
    <w:rsid w:val="63446651"/>
    <w:rsid w:val="636109AD"/>
    <w:rsid w:val="63634F6E"/>
    <w:rsid w:val="63E46F54"/>
    <w:rsid w:val="63FC41ED"/>
    <w:rsid w:val="63FD7B15"/>
    <w:rsid w:val="643931B4"/>
    <w:rsid w:val="644A2F52"/>
    <w:rsid w:val="646A3E4D"/>
    <w:rsid w:val="64822FE2"/>
    <w:rsid w:val="64986E00"/>
    <w:rsid w:val="64BB7AA1"/>
    <w:rsid w:val="64CF0348"/>
    <w:rsid w:val="64FC2266"/>
    <w:rsid w:val="651B1298"/>
    <w:rsid w:val="655B37DC"/>
    <w:rsid w:val="655D7F55"/>
    <w:rsid w:val="65826E98"/>
    <w:rsid w:val="659527F9"/>
    <w:rsid w:val="65B13EDE"/>
    <w:rsid w:val="65B65019"/>
    <w:rsid w:val="65D60918"/>
    <w:rsid w:val="65E27EEC"/>
    <w:rsid w:val="65EF0685"/>
    <w:rsid w:val="65F4314C"/>
    <w:rsid w:val="65F90833"/>
    <w:rsid w:val="66112105"/>
    <w:rsid w:val="66AF3F8D"/>
    <w:rsid w:val="66BB5440"/>
    <w:rsid w:val="66EC6F90"/>
    <w:rsid w:val="66F81DD8"/>
    <w:rsid w:val="67033EA8"/>
    <w:rsid w:val="67087443"/>
    <w:rsid w:val="671466F1"/>
    <w:rsid w:val="6726624B"/>
    <w:rsid w:val="67597CDA"/>
    <w:rsid w:val="6773595A"/>
    <w:rsid w:val="67A26393"/>
    <w:rsid w:val="67CF09A9"/>
    <w:rsid w:val="67DB003F"/>
    <w:rsid w:val="67E23EE9"/>
    <w:rsid w:val="681B6C95"/>
    <w:rsid w:val="682235FB"/>
    <w:rsid w:val="682F4344"/>
    <w:rsid w:val="68460756"/>
    <w:rsid w:val="686806D5"/>
    <w:rsid w:val="68D07973"/>
    <w:rsid w:val="68D63A34"/>
    <w:rsid w:val="698E03D3"/>
    <w:rsid w:val="69954914"/>
    <w:rsid w:val="69B30239"/>
    <w:rsid w:val="69E0737B"/>
    <w:rsid w:val="69F148BD"/>
    <w:rsid w:val="6A091312"/>
    <w:rsid w:val="6A257FF6"/>
    <w:rsid w:val="6A371652"/>
    <w:rsid w:val="6A560E07"/>
    <w:rsid w:val="6A772A5C"/>
    <w:rsid w:val="6AF3048D"/>
    <w:rsid w:val="6B2924F1"/>
    <w:rsid w:val="6B591535"/>
    <w:rsid w:val="6BC2127F"/>
    <w:rsid w:val="6BC4672D"/>
    <w:rsid w:val="6BCE3108"/>
    <w:rsid w:val="6C3A4065"/>
    <w:rsid w:val="6C8D4B73"/>
    <w:rsid w:val="6CF00C62"/>
    <w:rsid w:val="6D0B515A"/>
    <w:rsid w:val="6D505D9E"/>
    <w:rsid w:val="6D594637"/>
    <w:rsid w:val="6D722B64"/>
    <w:rsid w:val="6D9A40C3"/>
    <w:rsid w:val="6DA53AEA"/>
    <w:rsid w:val="6DF24880"/>
    <w:rsid w:val="6E1B6737"/>
    <w:rsid w:val="6E1D4C33"/>
    <w:rsid w:val="6E332EED"/>
    <w:rsid w:val="6E437EFB"/>
    <w:rsid w:val="6E9C3F32"/>
    <w:rsid w:val="6EAE38D8"/>
    <w:rsid w:val="6ECC6866"/>
    <w:rsid w:val="6ED122E2"/>
    <w:rsid w:val="6EF2350C"/>
    <w:rsid w:val="6EF57071"/>
    <w:rsid w:val="6F186F3D"/>
    <w:rsid w:val="6F3E1030"/>
    <w:rsid w:val="6F722224"/>
    <w:rsid w:val="6F73255C"/>
    <w:rsid w:val="6F7E6BF3"/>
    <w:rsid w:val="6FB07681"/>
    <w:rsid w:val="6FCB0176"/>
    <w:rsid w:val="6FD067A8"/>
    <w:rsid w:val="6FE77B77"/>
    <w:rsid w:val="6FEF6AA7"/>
    <w:rsid w:val="6FF038F8"/>
    <w:rsid w:val="70194B6E"/>
    <w:rsid w:val="704F00A0"/>
    <w:rsid w:val="70546919"/>
    <w:rsid w:val="705E73B5"/>
    <w:rsid w:val="706B0222"/>
    <w:rsid w:val="70A562C2"/>
    <w:rsid w:val="70C02A73"/>
    <w:rsid w:val="710907DD"/>
    <w:rsid w:val="710D380A"/>
    <w:rsid w:val="71992263"/>
    <w:rsid w:val="71D02122"/>
    <w:rsid w:val="71D5273D"/>
    <w:rsid w:val="71D55948"/>
    <w:rsid w:val="72334431"/>
    <w:rsid w:val="723F6B13"/>
    <w:rsid w:val="72677E12"/>
    <w:rsid w:val="72715269"/>
    <w:rsid w:val="729445D6"/>
    <w:rsid w:val="72BF19FC"/>
    <w:rsid w:val="72E92DE3"/>
    <w:rsid w:val="7319247D"/>
    <w:rsid w:val="736B4053"/>
    <w:rsid w:val="73A11D1D"/>
    <w:rsid w:val="7419513C"/>
    <w:rsid w:val="749B0705"/>
    <w:rsid w:val="74B126EA"/>
    <w:rsid w:val="74B513B7"/>
    <w:rsid w:val="7512756B"/>
    <w:rsid w:val="757B743F"/>
    <w:rsid w:val="758F3EF0"/>
    <w:rsid w:val="75D503E4"/>
    <w:rsid w:val="75D847F2"/>
    <w:rsid w:val="75D954C0"/>
    <w:rsid w:val="75D97B41"/>
    <w:rsid w:val="762F2725"/>
    <w:rsid w:val="76415958"/>
    <w:rsid w:val="76A50F09"/>
    <w:rsid w:val="76B505D4"/>
    <w:rsid w:val="76E274BE"/>
    <w:rsid w:val="77005524"/>
    <w:rsid w:val="771D4F43"/>
    <w:rsid w:val="774F3ED3"/>
    <w:rsid w:val="775A27B2"/>
    <w:rsid w:val="77C87FFE"/>
    <w:rsid w:val="77CA682C"/>
    <w:rsid w:val="78175EC9"/>
    <w:rsid w:val="782E2782"/>
    <w:rsid w:val="78400627"/>
    <w:rsid w:val="784F3822"/>
    <w:rsid w:val="785A3A64"/>
    <w:rsid w:val="78A64F29"/>
    <w:rsid w:val="78B66022"/>
    <w:rsid w:val="78D51BEE"/>
    <w:rsid w:val="78F43683"/>
    <w:rsid w:val="790B13F1"/>
    <w:rsid w:val="79140B76"/>
    <w:rsid w:val="792A54E3"/>
    <w:rsid w:val="79540672"/>
    <w:rsid w:val="7960297A"/>
    <w:rsid w:val="796C6249"/>
    <w:rsid w:val="79870D9A"/>
    <w:rsid w:val="79917815"/>
    <w:rsid w:val="799C7802"/>
    <w:rsid w:val="79FC1788"/>
    <w:rsid w:val="79FC7447"/>
    <w:rsid w:val="7A140814"/>
    <w:rsid w:val="7A311EF4"/>
    <w:rsid w:val="7A41363F"/>
    <w:rsid w:val="7A5640F3"/>
    <w:rsid w:val="7A6A04A0"/>
    <w:rsid w:val="7A772459"/>
    <w:rsid w:val="7A780C97"/>
    <w:rsid w:val="7ACF035E"/>
    <w:rsid w:val="7AD65643"/>
    <w:rsid w:val="7AF5686B"/>
    <w:rsid w:val="7AFE32DE"/>
    <w:rsid w:val="7B1A436B"/>
    <w:rsid w:val="7B3D6A7F"/>
    <w:rsid w:val="7B3E317A"/>
    <w:rsid w:val="7B691F7A"/>
    <w:rsid w:val="7B9901C9"/>
    <w:rsid w:val="7BAA6A86"/>
    <w:rsid w:val="7BC726E5"/>
    <w:rsid w:val="7BE61DA8"/>
    <w:rsid w:val="7C0B3C5A"/>
    <w:rsid w:val="7C2F4FBB"/>
    <w:rsid w:val="7C547447"/>
    <w:rsid w:val="7C59742D"/>
    <w:rsid w:val="7C683105"/>
    <w:rsid w:val="7C843C1B"/>
    <w:rsid w:val="7CB54A0B"/>
    <w:rsid w:val="7CD2057E"/>
    <w:rsid w:val="7CDD222F"/>
    <w:rsid w:val="7D076DDD"/>
    <w:rsid w:val="7D630AC4"/>
    <w:rsid w:val="7D752545"/>
    <w:rsid w:val="7DAD5E89"/>
    <w:rsid w:val="7DD17C98"/>
    <w:rsid w:val="7DEA6D5C"/>
    <w:rsid w:val="7E161DA6"/>
    <w:rsid w:val="7E207268"/>
    <w:rsid w:val="7E282B4B"/>
    <w:rsid w:val="7E8C34AC"/>
    <w:rsid w:val="7EB048EF"/>
    <w:rsid w:val="7EE976CD"/>
    <w:rsid w:val="7F037115"/>
    <w:rsid w:val="7F27756A"/>
    <w:rsid w:val="7F671451"/>
    <w:rsid w:val="7F8522B4"/>
    <w:rsid w:val="7F9C556E"/>
    <w:rsid w:val="7FA426A6"/>
    <w:rsid w:val="7FBB1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semiHidden="0" w:name="index heading"/>
    <w:lsdException w:qFormat="1" w:unhideWhenUsed="0" w:uiPriority="0"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0" w:semiHidden="0" w:name="Title"/>
    <w:lsdException w:qFormat="1" w:unhideWhenUsed="0" w:uiPriority="99" w:semiHidden="0" w:name="Closing"/>
    <w:lsdException w:qFormat="1" w:unhideWhenUsed="0"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0" w:semiHidden="0" w:name="Subtitle"/>
    <w:lsdException w:qFormat="1" w:unhideWhenUsed="0" w:uiPriority="99" w:semiHidden="0" w:name="Salutation"/>
    <w:lsdException w:qFormat="1" w:unhideWhenUsed="0" w:uiPriority="0"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0" w:semiHidden="0" w:name="Body Text 2"/>
    <w:lsdException w:qFormat="1" w:unhideWhenUsed="0" w:uiPriority="99" w:semiHidden="0" w:name="Body Text 3"/>
    <w:lsdException w:qFormat="1" w:unhideWhenUsed="0" w:uiPriority="99" w:semiHidden="0" w:name="Body Text Indent 2"/>
    <w:lsdException w:qFormat="1" w:unhideWhenUsed="0" w:uiPriority="0"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99" w:semiHidden="0" w:name="Plain Text"/>
    <w:lsdException w:qFormat="1" w:unhideWhenUsed="0" w:uiPriority="99" w:semiHidden="0" w:name="E-mail Signature"/>
    <w:lsdException w:qFormat="1" w:unhideWhenUsed="0" w:uiPriority="99" w:semiHidden="0" w:name="Normal (Web)"/>
    <w:lsdException w:uiPriority="0" w:name="HTML Acronym"/>
    <w:lsdException w:qFormat="1" w:unhideWhenUsed="0" w:uiPriority="99" w:semiHidden="0" w:name="HTML Address"/>
    <w:lsdException w:uiPriority="0" w:name="HTML Cite"/>
    <w:lsdException w:uiPriority="0" w:name="HTML Code"/>
    <w:lsdException w:uiPriority="0" w:name="HTML Definition"/>
    <w:lsdException w:uiPriority="0" w:name="HTML Keyboard"/>
    <w:lsdException w:qFormat="1" w:unhideWhenUsed="0" w:uiPriority="99" w:semiHidden="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3">
    <w:name w:val="heading 1"/>
    <w:basedOn w:val="1"/>
    <w:next w:val="1"/>
    <w:link w:val="103"/>
    <w:qFormat/>
    <w:uiPriority w:val="0"/>
    <w:pPr>
      <w:keepNext/>
      <w:jc w:val="center"/>
      <w:outlineLvl w:val="0"/>
    </w:pPr>
    <w:rPr>
      <w:b/>
    </w:rPr>
  </w:style>
  <w:style w:type="paragraph" w:styleId="4">
    <w:name w:val="heading 2"/>
    <w:basedOn w:val="1"/>
    <w:next w:val="1"/>
    <w:link w:val="104"/>
    <w:qFormat/>
    <w:uiPriority w:val="0"/>
    <w:pPr>
      <w:keepNext/>
      <w:jc w:val="center"/>
      <w:outlineLvl w:val="1"/>
    </w:pPr>
    <w:rPr>
      <w:b/>
    </w:rPr>
  </w:style>
  <w:style w:type="paragraph" w:styleId="5">
    <w:name w:val="heading 3"/>
    <w:basedOn w:val="3"/>
    <w:next w:val="1"/>
    <w:link w:val="105"/>
    <w:qFormat/>
    <w:uiPriority w:val="0"/>
    <w:pPr>
      <w:jc w:val="left"/>
      <w:outlineLvl w:val="2"/>
    </w:pPr>
    <w:rPr>
      <w:szCs w:val="28"/>
    </w:rPr>
  </w:style>
  <w:style w:type="paragraph" w:styleId="6">
    <w:name w:val="heading 4"/>
    <w:basedOn w:val="1"/>
    <w:next w:val="1"/>
    <w:link w:val="106"/>
    <w:qFormat/>
    <w:uiPriority w:val="9"/>
    <w:pPr>
      <w:keepNext/>
      <w:keepLines/>
      <w:numPr>
        <w:ilvl w:val="3"/>
        <w:numId w:val="1"/>
      </w:numPr>
      <w:contextualSpacing/>
      <w:jc w:val="left"/>
      <w:outlineLvl w:val="3"/>
    </w:pPr>
    <w:rPr>
      <w:rFonts w:cs="Arial"/>
      <w:b/>
      <w:kern w:val="0"/>
      <w:szCs w:val="24"/>
      <w:lang w:val="en-CA" w:eastAsia="en-US"/>
    </w:rPr>
  </w:style>
  <w:style w:type="paragraph" w:styleId="7">
    <w:name w:val="heading 5"/>
    <w:basedOn w:val="1"/>
    <w:next w:val="1"/>
    <w:link w:val="107"/>
    <w:qFormat/>
    <w:uiPriority w:val="9"/>
    <w:pPr>
      <w:keepNext/>
      <w:numPr>
        <w:ilvl w:val="4"/>
        <w:numId w:val="1"/>
      </w:numPr>
      <w:jc w:val="left"/>
      <w:outlineLvl w:val="4"/>
    </w:pPr>
    <w:rPr>
      <w:b/>
      <w:bCs/>
      <w:color w:val="000000" w:themeColor="text1"/>
      <w:kern w:val="0"/>
      <w:szCs w:val="28"/>
      <w14:textFill>
        <w14:solidFill>
          <w14:schemeClr w14:val="tx1"/>
        </w14:solidFill>
      </w14:textFill>
    </w:rPr>
  </w:style>
  <w:style w:type="paragraph" w:styleId="8">
    <w:name w:val="heading 6"/>
    <w:basedOn w:val="1"/>
    <w:next w:val="1"/>
    <w:link w:val="108"/>
    <w:qFormat/>
    <w:uiPriority w:val="9"/>
    <w:pPr>
      <w:keepNext/>
      <w:keepLines/>
      <w:spacing w:before="240" w:after="64" w:line="320" w:lineRule="auto"/>
      <w:outlineLvl w:val="5"/>
    </w:pPr>
    <w:rPr>
      <w:rFonts w:ascii="Arial" w:hAnsi="Arial" w:eastAsia="黑体"/>
      <w:b/>
      <w:bCs/>
      <w:kern w:val="0"/>
      <w:szCs w:val="24"/>
    </w:rPr>
  </w:style>
  <w:style w:type="paragraph" w:styleId="9">
    <w:name w:val="heading 7"/>
    <w:basedOn w:val="1"/>
    <w:next w:val="1"/>
    <w:link w:val="109"/>
    <w:qFormat/>
    <w:uiPriority w:val="9"/>
    <w:pPr>
      <w:keepNext/>
      <w:keepLines/>
      <w:spacing w:before="240" w:after="64" w:line="320" w:lineRule="auto"/>
      <w:outlineLvl w:val="6"/>
    </w:pPr>
    <w:rPr>
      <w:b/>
      <w:bCs/>
      <w:kern w:val="0"/>
      <w:szCs w:val="24"/>
    </w:rPr>
  </w:style>
  <w:style w:type="paragraph" w:styleId="10">
    <w:name w:val="heading 8"/>
    <w:basedOn w:val="1"/>
    <w:next w:val="1"/>
    <w:link w:val="110"/>
    <w:qFormat/>
    <w:uiPriority w:val="9"/>
    <w:pPr>
      <w:keepNext/>
      <w:keepLines/>
      <w:spacing w:before="240" w:after="64" w:line="320" w:lineRule="auto"/>
      <w:outlineLvl w:val="7"/>
    </w:pPr>
    <w:rPr>
      <w:rFonts w:ascii="Arial" w:hAnsi="Arial" w:eastAsia="黑体"/>
      <w:kern w:val="0"/>
      <w:szCs w:val="24"/>
    </w:rPr>
  </w:style>
  <w:style w:type="paragraph" w:styleId="11">
    <w:name w:val="heading 9"/>
    <w:basedOn w:val="1"/>
    <w:next w:val="1"/>
    <w:link w:val="111"/>
    <w:qFormat/>
    <w:uiPriority w:val="9"/>
    <w:pPr>
      <w:keepNext/>
      <w:keepLines/>
      <w:spacing w:before="240" w:after="64" w:line="320" w:lineRule="auto"/>
      <w:outlineLvl w:val="8"/>
    </w:pPr>
    <w:rPr>
      <w:rFonts w:ascii="Arial" w:hAnsi="Arial" w:eastAsia="黑体"/>
      <w:kern w:val="0"/>
      <w:sz w:val="20"/>
      <w:szCs w:val="21"/>
    </w:rPr>
  </w:style>
  <w:style w:type="character" w:default="1" w:styleId="94">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12"/>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qFormat/>
    <w:uiPriority w:val="99"/>
    <w:pPr>
      <w:ind w:left="100" w:leftChars="400" w:hanging="200" w:hangingChars="200"/>
    </w:pPr>
    <w:rPr>
      <w:szCs w:val="24"/>
    </w:rPr>
  </w:style>
  <w:style w:type="paragraph" w:styleId="13">
    <w:name w:val="toc 7"/>
    <w:basedOn w:val="1"/>
    <w:next w:val="1"/>
    <w:qFormat/>
    <w:uiPriority w:val="39"/>
    <w:pPr>
      <w:ind w:left="1260"/>
      <w:jc w:val="left"/>
    </w:pPr>
    <w:rPr>
      <w:sz w:val="18"/>
      <w:szCs w:val="18"/>
    </w:rPr>
  </w:style>
  <w:style w:type="paragraph" w:styleId="14">
    <w:name w:val="List Number 2"/>
    <w:basedOn w:val="1"/>
    <w:qFormat/>
    <w:uiPriority w:val="99"/>
    <w:pPr>
      <w:tabs>
        <w:tab w:val="left" w:pos="780"/>
      </w:tabs>
      <w:ind w:left="780" w:leftChars="200" w:hanging="360" w:hangingChars="200"/>
    </w:pPr>
    <w:rPr>
      <w:szCs w:val="24"/>
    </w:rPr>
  </w:style>
  <w:style w:type="paragraph" w:styleId="15">
    <w:name w:val="table of authorities"/>
    <w:basedOn w:val="1"/>
    <w:next w:val="1"/>
    <w:qFormat/>
    <w:uiPriority w:val="99"/>
    <w:pPr>
      <w:ind w:left="420" w:leftChars="200"/>
    </w:pPr>
    <w:rPr>
      <w:szCs w:val="24"/>
    </w:rPr>
  </w:style>
  <w:style w:type="paragraph" w:styleId="16">
    <w:name w:val="Note Heading"/>
    <w:basedOn w:val="1"/>
    <w:next w:val="1"/>
    <w:link w:val="113"/>
    <w:qFormat/>
    <w:uiPriority w:val="99"/>
    <w:pPr>
      <w:jc w:val="center"/>
    </w:pPr>
    <w:rPr>
      <w:kern w:val="0"/>
      <w:sz w:val="20"/>
      <w:szCs w:val="24"/>
    </w:rPr>
  </w:style>
  <w:style w:type="paragraph" w:styleId="17">
    <w:name w:val="List Bullet 4"/>
    <w:basedOn w:val="1"/>
    <w:qFormat/>
    <w:uiPriority w:val="99"/>
    <w:pPr>
      <w:tabs>
        <w:tab w:val="left" w:pos="1620"/>
      </w:tabs>
      <w:ind w:left="1620" w:leftChars="600" w:hanging="360" w:hangingChars="200"/>
    </w:pPr>
    <w:rPr>
      <w:szCs w:val="24"/>
    </w:rPr>
  </w:style>
  <w:style w:type="paragraph" w:styleId="18">
    <w:name w:val="index 8"/>
    <w:basedOn w:val="1"/>
    <w:next w:val="1"/>
    <w:qFormat/>
    <w:uiPriority w:val="99"/>
    <w:pPr>
      <w:ind w:left="1400" w:leftChars="1400"/>
    </w:pPr>
    <w:rPr>
      <w:szCs w:val="24"/>
    </w:rPr>
  </w:style>
  <w:style w:type="paragraph" w:styleId="19">
    <w:name w:val="E-mail Signature"/>
    <w:basedOn w:val="1"/>
    <w:link w:val="114"/>
    <w:qFormat/>
    <w:uiPriority w:val="99"/>
    <w:rPr>
      <w:kern w:val="0"/>
      <w:sz w:val="20"/>
      <w:szCs w:val="24"/>
    </w:rPr>
  </w:style>
  <w:style w:type="paragraph" w:styleId="20">
    <w:name w:val="List Number"/>
    <w:basedOn w:val="1"/>
    <w:qFormat/>
    <w:uiPriority w:val="99"/>
    <w:pPr>
      <w:tabs>
        <w:tab w:val="left" w:pos="360"/>
      </w:tabs>
      <w:ind w:left="360" w:hanging="360" w:hangingChars="200"/>
    </w:pPr>
    <w:rPr>
      <w:szCs w:val="24"/>
    </w:rPr>
  </w:style>
  <w:style w:type="paragraph" w:styleId="21">
    <w:name w:val="Normal Indent"/>
    <w:basedOn w:val="1"/>
    <w:qFormat/>
    <w:uiPriority w:val="99"/>
    <w:pPr>
      <w:ind w:firstLine="420"/>
    </w:pPr>
  </w:style>
  <w:style w:type="paragraph" w:styleId="22">
    <w:name w:val="caption"/>
    <w:basedOn w:val="1"/>
    <w:next w:val="1"/>
    <w:qFormat/>
    <w:uiPriority w:val="0"/>
    <w:rPr>
      <w:rFonts w:cs="Arial"/>
      <w:b/>
    </w:rPr>
  </w:style>
  <w:style w:type="paragraph" w:styleId="23">
    <w:name w:val="index 5"/>
    <w:basedOn w:val="1"/>
    <w:next w:val="1"/>
    <w:qFormat/>
    <w:uiPriority w:val="99"/>
    <w:pPr>
      <w:ind w:left="800" w:leftChars="800"/>
    </w:pPr>
    <w:rPr>
      <w:szCs w:val="24"/>
    </w:rPr>
  </w:style>
  <w:style w:type="paragraph" w:styleId="24">
    <w:name w:val="List Bullet"/>
    <w:basedOn w:val="1"/>
    <w:qFormat/>
    <w:uiPriority w:val="99"/>
    <w:pPr>
      <w:tabs>
        <w:tab w:val="left" w:pos="360"/>
      </w:tabs>
      <w:ind w:left="360" w:hanging="360" w:hangingChars="200"/>
    </w:pPr>
    <w:rPr>
      <w:szCs w:val="24"/>
    </w:rPr>
  </w:style>
  <w:style w:type="paragraph" w:styleId="25">
    <w:name w:val="envelope address"/>
    <w:basedOn w:val="1"/>
    <w:qFormat/>
    <w:uiPriority w:val="99"/>
    <w:pPr>
      <w:framePr w:w="7920" w:h="1980" w:hRule="exact" w:hSpace="180" w:wrap="around" w:vAnchor="margin" w:hAnchor="page" w:xAlign="center" w:yAlign="bottom"/>
      <w:snapToGrid w:val="0"/>
      <w:ind w:left="100" w:leftChars="1400"/>
    </w:pPr>
    <w:rPr>
      <w:rFonts w:ascii="Arial" w:hAnsi="Arial" w:cs="Arial"/>
      <w:szCs w:val="24"/>
    </w:rPr>
  </w:style>
  <w:style w:type="paragraph" w:styleId="26">
    <w:name w:val="Document Map"/>
    <w:basedOn w:val="1"/>
    <w:link w:val="115"/>
    <w:qFormat/>
    <w:uiPriority w:val="0"/>
    <w:rPr>
      <w:rFonts w:ascii="宋体"/>
      <w:sz w:val="18"/>
      <w:szCs w:val="18"/>
    </w:rPr>
  </w:style>
  <w:style w:type="paragraph" w:styleId="27">
    <w:name w:val="toa heading"/>
    <w:basedOn w:val="1"/>
    <w:next w:val="1"/>
    <w:qFormat/>
    <w:uiPriority w:val="99"/>
    <w:pPr>
      <w:spacing w:before="120"/>
    </w:pPr>
    <w:rPr>
      <w:rFonts w:ascii="Arial" w:hAnsi="Arial" w:cs="Arial"/>
      <w:szCs w:val="24"/>
    </w:rPr>
  </w:style>
  <w:style w:type="paragraph" w:styleId="28">
    <w:name w:val="annotation text"/>
    <w:basedOn w:val="1"/>
    <w:link w:val="116"/>
    <w:qFormat/>
    <w:uiPriority w:val="99"/>
    <w:pPr>
      <w:jc w:val="left"/>
    </w:pPr>
  </w:style>
  <w:style w:type="paragraph" w:styleId="29">
    <w:name w:val="index 6"/>
    <w:basedOn w:val="1"/>
    <w:next w:val="1"/>
    <w:qFormat/>
    <w:uiPriority w:val="99"/>
    <w:pPr>
      <w:ind w:left="1000" w:leftChars="1000"/>
    </w:pPr>
    <w:rPr>
      <w:szCs w:val="24"/>
    </w:rPr>
  </w:style>
  <w:style w:type="paragraph" w:styleId="30">
    <w:name w:val="Salutation"/>
    <w:basedOn w:val="1"/>
    <w:next w:val="1"/>
    <w:link w:val="117"/>
    <w:qFormat/>
    <w:uiPriority w:val="99"/>
    <w:rPr>
      <w:kern w:val="0"/>
      <w:sz w:val="20"/>
      <w:szCs w:val="24"/>
    </w:rPr>
  </w:style>
  <w:style w:type="paragraph" w:styleId="31">
    <w:name w:val="Body Text 3"/>
    <w:basedOn w:val="1"/>
    <w:link w:val="118"/>
    <w:qFormat/>
    <w:uiPriority w:val="99"/>
    <w:pPr>
      <w:spacing w:after="120"/>
    </w:pPr>
    <w:rPr>
      <w:kern w:val="0"/>
      <w:sz w:val="16"/>
      <w:szCs w:val="16"/>
    </w:rPr>
  </w:style>
  <w:style w:type="paragraph" w:styleId="32">
    <w:name w:val="Closing"/>
    <w:basedOn w:val="1"/>
    <w:link w:val="119"/>
    <w:qFormat/>
    <w:uiPriority w:val="99"/>
    <w:pPr>
      <w:ind w:left="100" w:leftChars="2100"/>
    </w:pPr>
    <w:rPr>
      <w:kern w:val="0"/>
      <w:sz w:val="20"/>
      <w:szCs w:val="24"/>
    </w:rPr>
  </w:style>
  <w:style w:type="paragraph" w:styleId="33">
    <w:name w:val="List Bullet 3"/>
    <w:basedOn w:val="1"/>
    <w:qFormat/>
    <w:uiPriority w:val="99"/>
    <w:pPr>
      <w:tabs>
        <w:tab w:val="left" w:pos="1200"/>
      </w:tabs>
      <w:ind w:left="1200" w:leftChars="400" w:hanging="360" w:hangingChars="200"/>
    </w:pPr>
    <w:rPr>
      <w:szCs w:val="24"/>
    </w:rPr>
  </w:style>
  <w:style w:type="paragraph" w:styleId="34">
    <w:name w:val="Body Text"/>
    <w:basedOn w:val="1"/>
    <w:link w:val="120"/>
    <w:qFormat/>
    <w:uiPriority w:val="99"/>
    <w:pPr>
      <w:widowControl/>
      <w:spacing w:line="480" w:lineRule="auto"/>
      <w:jc w:val="left"/>
    </w:pPr>
    <w:rPr>
      <w:kern w:val="0"/>
      <w:sz w:val="28"/>
    </w:rPr>
  </w:style>
  <w:style w:type="paragraph" w:styleId="35">
    <w:name w:val="Body Text Indent"/>
    <w:basedOn w:val="1"/>
    <w:link w:val="121"/>
    <w:qFormat/>
    <w:uiPriority w:val="99"/>
    <w:pPr>
      <w:widowControl/>
      <w:spacing w:line="480" w:lineRule="auto"/>
      <w:ind w:firstLine="435"/>
      <w:jc w:val="left"/>
    </w:pPr>
    <w:rPr>
      <w:kern w:val="0"/>
      <w:sz w:val="28"/>
      <w:szCs w:val="24"/>
    </w:rPr>
  </w:style>
  <w:style w:type="paragraph" w:styleId="36">
    <w:name w:val="List Number 3"/>
    <w:basedOn w:val="1"/>
    <w:qFormat/>
    <w:uiPriority w:val="99"/>
    <w:pPr>
      <w:tabs>
        <w:tab w:val="left" w:pos="1200"/>
      </w:tabs>
      <w:ind w:left="1200" w:leftChars="400" w:hanging="360" w:hangingChars="200"/>
    </w:pPr>
    <w:rPr>
      <w:szCs w:val="24"/>
    </w:rPr>
  </w:style>
  <w:style w:type="paragraph" w:styleId="37">
    <w:name w:val="List 2"/>
    <w:basedOn w:val="1"/>
    <w:qFormat/>
    <w:uiPriority w:val="99"/>
    <w:pPr>
      <w:ind w:left="100" w:leftChars="200" w:hanging="200" w:hangingChars="200"/>
    </w:pPr>
    <w:rPr>
      <w:szCs w:val="24"/>
    </w:rPr>
  </w:style>
  <w:style w:type="paragraph" w:styleId="38">
    <w:name w:val="List Continue"/>
    <w:basedOn w:val="1"/>
    <w:qFormat/>
    <w:uiPriority w:val="99"/>
    <w:pPr>
      <w:spacing w:after="120"/>
      <w:ind w:left="420" w:leftChars="200"/>
    </w:pPr>
    <w:rPr>
      <w:szCs w:val="24"/>
    </w:rPr>
  </w:style>
  <w:style w:type="paragraph" w:styleId="39">
    <w:name w:val="Block Text"/>
    <w:basedOn w:val="1"/>
    <w:qFormat/>
    <w:uiPriority w:val="99"/>
    <w:pPr>
      <w:spacing w:after="120"/>
      <w:ind w:left="1440" w:leftChars="700" w:right="1440" w:rightChars="700"/>
    </w:pPr>
    <w:rPr>
      <w:szCs w:val="24"/>
    </w:rPr>
  </w:style>
  <w:style w:type="paragraph" w:styleId="40">
    <w:name w:val="List Bullet 2"/>
    <w:basedOn w:val="1"/>
    <w:qFormat/>
    <w:uiPriority w:val="99"/>
    <w:pPr>
      <w:tabs>
        <w:tab w:val="left" w:pos="780"/>
      </w:tabs>
      <w:ind w:left="780" w:leftChars="200" w:hanging="360" w:hangingChars="200"/>
    </w:pPr>
    <w:rPr>
      <w:szCs w:val="24"/>
    </w:rPr>
  </w:style>
  <w:style w:type="paragraph" w:styleId="41">
    <w:name w:val="HTML Address"/>
    <w:basedOn w:val="1"/>
    <w:link w:val="122"/>
    <w:qFormat/>
    <w:uiPriority w:val="99"/>
    <w:rPr>
      <w:i/>
      <w:iCs/>
      <w:kern w:val="0"/>
      <w:sz w:val="20"/>
      <w:szCs w:val="24"/>
    </w:rPr>
  </w:style>
  <w:style w:type="paragraph" w:styleId="42">
    <w:name w:val="index 4"/>
    <w:basedOn w:val="1"/>
    <w:next w:val="1"/>
    <w:qFormat/>
    <w:uiPriority w:val="99"/>
    <w:pPr>
      <w:ind w:left="600" w:leftChars="600"/>
    </w:pPr>
    <w:rPr>
      <w:szCs w:val="24"/>
    </w:rPr>
  </w:style>
  <w:style w:type="paragraph" w:styleId="43">
    <w:name w:val="toc 5"/>
    <w:basedOn w:val="1"/>
    <w:next w:val="1"/>
    <w:qFormat/>
    <w:uiPriority w:val="39"/>
    <w:pPr>
      <w:ind w:left="840"/>
      <w:jc w:val="left"/>
    </w:pPr>
    <w:rPr>
      <w:sz w:val="18"/>
      <w:szCs w:val="18"/>
    </w:rPr>
  </w:style>
  <w:style w:type="paragraph" w:styleId="44">
    <w:name w:val="toc 3"/>
    <w:basedOn w:val="1"/>
    <w:next w:val="1"/>
    <w:qFormat/>
    <w:uiPriority w:val="39"/>
    <w:pPr>
      <w:tabs>
        <w:tab w:val="right" w:leader="dot" w:pos="9072"/>
      </w:tabs>
      <w:ind w:left="840" w:leftChars="400"/>
    </w:pPr>
  </w:style>
  <w:style w:type="paragraph" w:styleId="45">
    <w:name w:val="Plain Text"/>
    <w:basedOn w:val="1"/>
    <w:link w:val="123"/>
    <w:qFormat/>
    <w:uiPriority w:val="99"/>
    <w:rPr>
      <w:rFonts w:ascii="宋体" w:hAnsi="Courier New"/>
    </w:rPr>
  </w:style>
  <w:style w:type="paragraph" w:styleId="46">
    <w:name w:val="List Bullet 5"/>
    <w:basedOn w:val="1"/>
    <w:qFormat/>
    <w:uiPriority w:val="99"/>
    <w:pPr>
      <w:tabs>
        <w:tab w:val="left" w:pos="360"/>
      </w:tabs>
      <w:ind w:left="360"/>
    </w:pPr>
    <w:rPr>
      <w:szCs w:val="24"/>
    </w:rPr>
  </w:style>
  <w:style w:type="paragraph" w:styleId="47">
    <w:name w:val="List Number 4"/>
    <w:basedOn w:val="1"/>
    <w:qFormat/>
    <w:uiPriority w:val="99"/>
    <w:pPr>
      <w:tabs>
        <w:tab w:val="left" w:pos="1620"/>
      </w:tabs>
      <w:ind w:left="1620" w:leftChars="600" w:hanging="360" w:hangingChars="200"/>
    </w:pPr>
    <w:rPr>
      <w:szCs w:val="24"/>
    </w:rPr>
  </w:style>
  <w:style w:type="paragraph" w:styleId="48">
    <w:name w:val="toc 8"/>
    <w:basedOn w:val="1"/>
    <w:next w:val="1"/>
    <w:qFormat/>
    <w:uiPriority w:val="39"/>
    <w:pPr>
      <w:ind w:left="1470"/>
      <w:jc w:val="left"/>
    </w:pPr>
    <w:rPr>
      <w:sz w:val="18"/>
      <w:szCs w:val="18"/>
    </w:rPr>
  </w:style>
  <w:style w:type="paragraph" w:styleId="49">
    <w:name w:val="index 3"/>
    <w:basedOn w:val="1"/>
    <w:next w:val="1"/>
    <w:qFormat/>
    <w:uiPriority w:val="99"/>
    <w:pPr>
      <w:ind w:left="400" w:leftChars="400"/>
    </w:pPr>
    <w:rPr>
      <w:szCs w:val="24"/>
    </w:rPr>
  </w:style>
  <w:style w:type="paragraph" w:styleId="50">
    <w:name w:val="Date"/>
    <w:basedOn w:val="1"/>
    <w:next w:val="1"/>
    <w:link w:val="124"/>
    <w:qFormat/>
    <w:uiPriority w:val="0"/>
  </w:style>
  <w:style w:type="paragraph" w:styleId="51">
    <w:name w:val="Body Text Indent 2"/>
    <w:basedOn w:val="1"/>
    <w:link w:val="125"/>
    <w:qFormat/>
    <w:uiPriority w:val="99"/>
    <w:pPr>
      <w:ind w:firstLine="396" w:firstLineChars="165"/>
    </w:pPr>
    <w:rPr>
      <w:szCs w:val="24"/>
    </w:rPr>
  </w:style>
  <w:style w:type="paragraph" w:styleId="52">
    <w:name w:val="endnote text"/>
    <w:basedOn w:val="1"/>
    <w:link w:val="126"/>
    <w:qFormat/>
    <w:uiPriority w:val="99"/>
    <w:pPr>
      <w:snapToGrid w:val="0"/>
      <w:jc w:val="left"/>
    </w:pPr>
    <w:rPr>
      <w:szCs w:val="24"/>
    </w:rPr>
  </w:style>
  <w:style w:type="paragraph" w:styleId="53">
    <w:name w:val="List Continue 5"/>
    <w:basedOn w:val="1"/>
    <w:qFormat/>
    <w:uiPriority w:val="99"/>
    <w:pPr>
      <w:spacing w:after="120"/>
      <w:ind w:left="2100" w:leftChars="1000"/>
    </w:pPr>
    <w:rPr>
      <w:szCs w:val="24"/>
    </w:rPr>
  </w:style>
  <w:style w:type="paragraph" w:styleId="54">
    <w:name w:val="Balloon Text"/>
    <w:basedOn w:val="1"/>
    <w:link w:val="127"/>
    <w:qFormat/>
    <w:uiPriority w:val="99"/>
    <w:rPr>
      <w:sz w:val="18"/>
      <w:szCs w:val="18"/>
    </w:rPr>
  </w:style>
  <w:style w:type="paragraph" w:styleId="55">
    <w:name w:val="footer"/>
    <w:basedOn w:val="1"/>
    <w:link w:val="128"/>
    <w:qFormat/>
    <w:uiPriority w:val="99"/>
    <w:pPr>
      <w:tabs>
        <w:tab w:val="center" w:pos="4153"/>
        <w:tab w:val="right" w:pos="8306"/>
      </w:tabs>
      <w:snapToGrid w:val="0"/>
      <w:jc w:val="left"/>
    </w:pPr>
    <w:rPr>
      <w:sz w:val="18"/>
      <w:szCs w:val="18"/>
    </w:rPr>
  </w:style>
  <w:style w:type="paragraph" w:styleId="56">
    <w:name w:val="envelope return"/>
    <w:basedOn w:val="1"/>
    <w:qFormat/>
    <w:uiPriority w:val="99"/>
    <w:pPr>
      <w:snapToGrid w:val="0"/>
    </w:pPr>
    <w:rPr>
      <w:rFonts w:ascii="Arial" w:hAnsi="Arial" w:cs="Arial"/>
      <w:szCs w:val="24"/>
    </w:rPr>
  </w:style>
  <w:style w:type="paragraph" w:styleId="57">
    <w:name w:val="header"/>
    <w:basedOn w:val="1"/>
    <w:link w:val="129"/>
    <w:qFormat/>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130"/>
    <w:qFormat/>
    <w:uiPriority w:val="99"/>
    <w:pPr>
      <w:ind w:left="100" w:leftChars="2100"/>
    </w:pPr>
    <w:rPr>
      <w:rFonts w:ascii="Calibri" w:hAnsi="Calibri"/>
      <w:szCs w:val="24"/>
    </w:rPr>
  </w:style>
  <w:style w:type="paragraph" w:styleId="59">
    <w:name w:val="toc 1"/>
    <w:basedOn w:val="1"/>
    <w:next w:val="1"/>
    <w:qFormat/>
    <w:uiPriority w:val="39"/>
    <w:pPr>
      <w:tabs>
        <w:tab w:val="left" w:pos="210"/>
        <w:tab w:val="right" w:leader="dot" w:pos="9060"/>
      </w:tabs>
      <w:jc w:val="left"/>
    </w:pPr>
    <w:rPr>
      <w:b/>
      <w:bCs/>
      <w:color w:val="0000FF"/>
      <w:szCs w:val="24"/>
    </w:rPr>
  </w:style>
  <w:style w:type="paragraph" w:styleId="60">
    <w:name w:val="List Continue 4"/>
    <w:basedOn w:val="1"/>
    <w:qFormat/>
    <w:uiPriority w:val="99"/>
    <w:pPr>
      <w:spacing w:after="120"/>
      <w:ind w:left="1680" w:leftChars="800"/>
    </w:pPr>
    <w:rPr>
      <w:szCs w:val="24"/>
    </w:rPr>
  </w:style>
  <w:style w:type="paragraph" w:styleId="61">
    <w:name w:val="toc 4"/>
    <w:basedOn w:val="1"/>
    <w:next w:val="1"/>
    <w:qFormat/>
    <w:uiPriority w:val="39"/>
    <w:pPr>
      <w:ind w:left="630"/>
      <w:jc w:val="left"/>
    </w:pPr>
    <w:rPr>
      <w:sz w:val="18"/>
      <w:szCs w:val="18"/>
    </w:rPr>
  </w:style>
  <w:style w:type="paragraph" w:styleId="62">
    <w:name w:val="index heading"/>
    <w:basedOn w:val="1"/>
    <w:next w:val="63"/>
    <w:qFormat/>
    <w:uiPriority w:val="99"/>
    <w:rPr>
      <w:rFonts w:ascii="Arial" w:hAnsi="Arial" w:cs="Arial"/>
      <w:b/>
      <w:bCs/>
      <w:szCs w:val="24"/>
    </w:rPr>
  </w:style>
  <w:style w:type="paragraph" w:styleId="63">
    <w:name w:val="index 1"/>
    <w:basedOn w:val="1"/>
    <w:next w:val="1"/>
    <w:qFormat/>
    <w:uiPriority w:val="99"/>
    <w:rPr>
      <w:szCs w:val="24"/>
    </w:rPr>
  </w:style>
  <w:style w:type="paragraph" w:styleId="64">
    <w:name w:val="Subtitle"/>
    <w:basedOn w:val="1"/>
    <w:link w:val="131"/>
    <w:qFormat/>
    <w:uiPriority w:val="0"/>
    <w:pPr>
      <w:spacing w:before="240" w:after="60" w:line="312" w:lineRule="auto"/>
      <w:jc w:val="center"/>
      <w:outlineLvl w:val="1"/>
    </w:pPr>
    <w:rPr>
      <w:rFonts w:ascii="Arial" w:hAnsi="Arial" w:cs="Arial"/>
      <w:b/>
      <w:bCs/>
      <w:kern w:val="28"/>
      <w:sz w:val="32"/>
      <w:szCs w:val="32"/>
    </w:rPr>
  </w:style>
  <w:style w:type="paragraph" w:styleId="65">
    <w:name w:val="List Number 5"/>
    <w:basedOn w:val="1"/>
    <w:qFormat/>
    <w:uiPriority w:val="99"/>
    <w:pPr>
      <w:tabs>
        <w:tab w:val="left" w:pos="420"/>
      </w:tabs>
      <w:ind w:left="420" w:hanging="420"/>
    </w:pPr>
    <w:rPr>
      <w:szCs w:val="24"/>
    </w:rPr>
  </w:style>
  <w:style w:type="paragraph" w:styleId="66">
    <w:name w:val="List"/>
    <w:basedOn w:val="1"/>
    <w:qFormat/>
    <w:uiPriority w:val="99"/>
    <w:pPr>
      <w:ind w:left="200" w:hanging="200" w:hangingChars="200"/>
    </w:pPr>
    <w:rPr>
      <w:szCs w:val="24"/>
    </w:rPr>
  </w:style>
  <w:style w:type="paragraph" w:styleId="67">
    <w:name w:val="footnote text"/>
    <w:basedOn w:val="1"/>
    <w:link w:val="132"/>
    <w:qFormat/>
    <w:uiPriority w:val="99"/>
    <w:pPr>
      <w:snapToGrid w:val="0"/>
      <w:jc w:val="left"/>
    </w:pPr>
    <w:rPr>
      <w:sz w:val="18"/>
      <w:szCs w:val="18"/>
    </w:rPr>
  </w:style>
  <w:style w:type="paragraph" w:styleId="68">
    <w:name w:val="toc 6"/>
    <w:basedOn w:val="1"/>
    <w:next w:val="1"/>
    <w:qFormat/>
    <w:uiPriority w:val="39"/>
    <w:pPr>
      <w:ind w:left="1050"/>
      <w:jc w:val="left"/>
    </w:pPr>
    <w:rPr>
      <w:sz w:val="18"/>
      <w:szCs w:val="18"/>
    </w:rPr>
  </w:style>
  <w:style w:type="paragraph" w:styleId="69">
    <w:name w:val="List 5"/>
    <w:basedOn w:val="1"/>
    <w:qFormat/>
    <w:uiPriority w:val="99"/>
    <w:pPr>
      <w:ind w:left="100" w:leftChars="800" w:hanging="200" w:hangingChars="200"/>
    </w:pPr>
    <w:rPr>
      <w:szCs w:val="24"/>
    </w:rPr>
  </w:style>
  <w:style w:type="paragraph" w:styleId="70">
    <w:name w:val="Body Text Indent 3"/>
    <w:basedOn w:val="1"/>
    <w:link w:val="133"/>
    <w:qFormat/>
    <w:uiPriority w:val="0"/>
    <w:pPr>
      <w:ind w:firstLine="480" w:firstLineChars="200"/>
    </w:pPr>
  </w:style>
  <w:style w:type="paragraph" w:styleId="71">
    <w:name w:val="index 7"/>
    <w:basedOn w:val="1"/>
    <w:next w:val="1"/>
    <w:qFormat/>
    <w:uiPriority w:val="99"/>
    <w:pPr>
      <w:ind w:left="1200" w:leftChars="1200"/>
    </w:pPr>
    <w:rPr>
      <w:szCs w:val="24"/>
    </w:rPr>
  </w:style>
  <w:style w:type="paragraph" w:styleId="72">
    <w:name w:val="index 9"/>
    <w:basedOn w:val="1"/>
    <w:next w:val="1"/>
    <w:qFormat/>
    <w:uiPriority w:val="99"/>
    <w:pPr>
      <w:ind w:left="1600" w:leftChars="1600"/>
    </w:pPr>
    <w:rPr>
      <w:szCs w:val="24"/>
    </w:rPr>
  </w:style>
  <w:style w:type="paragraph" w:styleId="73">
    <w:name w:val="table of figures"/>
    <w:basedOn w:val="1"/>
    <w:next w:val="1"/>
    <w:qFormat/>
    <w:uiPriority w:val="99"/>
    <w:pPr>
      <w:ind w:left="200" w:hanging="200" w:hangingChars="200"/>
      <w:jc w:val="left"/>
    </w:pPr>
    <w:rPr>
      <w:color w:val="0000FF"/>
      <w:szCs w:val="24"/>
    </w:rPr>
  </w:style>
  <w:style w:type="paragraph" w:styleId="74">
    <w:name w:val="toc 2"/>
    <w:basedOn w:val="1"/>
    <w:next w:val="1"/>
    <w:qFormat/>
    <w:uiPriority w:val="39"/>
    <w:pPr>
      <w:tabs>
        <w:tab w:val="left" w:pos="600"/>
        <w:tab w:val="right" w:leader="dot" w:pos="9060"/>
      </w:tabs>
      <w:ind w:left="210"/>
    </w:pPr>
    <w:rPr>
      <w:color w:val="0000FF"/>
      <w:szCs w:val="24"/>
    </w:rPr>
  </w:style>
  <w:style w:type="paragraph" w:styleId="75">
    <w:name w:val="toc 9"/>
    <w:basedOn w:val="1"/>
    <w:next w:val="1"/>
    <w:qFormat/>
    <w:uiPriority w:val="39"/>
    <w:pPr>
      <w:ind w:left="1680"/>
      <w:jc w:val="left"/>
    </w:pPr>
    <w:rPr>
      <w:sz w:val="18"/>
      <w:szCs w:val="18"/>
    </w:rPr>
  </w:style>
  <w:style w:type="paragraph" w:styleId="76">
    <w:name w:val="Body Text 2"/>
    <w:basedOn w:val="1"/>
    <w:link w:val="134"/>
    <w:qFormat/>
    <w:uiPriority w:val="0"/>
  </w:style>
  <w:style w:type="paragraph" w:styleId="77">
    <w:name w:val="List 4"/>
    <w:basedOn w:val="1"/>
    <w:qFormat/>
    <w:uiPriority w:val="99"/>
    <w:pPr>
      <w:ind w:left="100" w:leftChars="600" w:hanging="200" w:hangingChars="200"/>
    </w:pPr>
    <w:rPr>
      <w:szCs w:val="24"/>
    </w:rPr>
  </w:style>
  <w:style w:type="paragraph" w:styleId="78">
    <w:name w:val="List Continue 2"/>
    <w:basedOn w:val="1"/>
    <w:qFormat/>
    <w:uiPriority w:val="99"/>
    <w:pPr>
      <w:spacing w:after="120"/>
      <w:ind w:left="840" w:leftChars="400"/>
    </w:pPr>
    <w:rPr>
      <w:szCs w:val="24"/>
    </w:rPr>
  </w:style>
  <w:style w:type="paragraph" w:styleId="79">
    <w:name w:val="Message Header"/>
    <w:basedOn w:val="1"/>
    <w:link w:val="135"/>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kern w:val="0"/>
      <w:szCs w:val="24"/>
    </w:rPr>
  </w:style>
  <w:style w:type="paragraph" w:styleId="80">
    <w:name w:val="HTML Preformatted"/>
    <w:basedOn w:val="1"/>
    <w:link w:val="136"/>
    <w:qFormat/>
    <w:uiPriority w:val="99"/>
    <w:rPr>
      <w:rFonts w:ascii="Courier New" w:hAnsi="Courier New"/>
      <w:kern w:val="0"/>
      <w:sz w:val="20"/>
    </w:rPr>
  </w:style>
  <w:style w:type="paragraph" w:styleId="81">
    <w:name w:val="Normal (Web)"/>
    <w:basedOn w:val="1"/>
    <w:qFormat/>
    <w:uiPriority w:val="99"/>
    <w:pPr>
      <w:widowControl/>
      <w:spacing w:before="100" w:beforeAutospacing="1" w:after="100" w:afterAutospacing="1"/>
      <w:jc w:val="left"/>
    </w:pPr>
    <w:rPr>
      <w:rFonts w:ascii="宋体" w:hAnsi="宋体" w:cs="宋体"/>
      <w:kern w:val="0"/>
      <w:szCs w:val="24"/>
    </w:rPr>
  </w:style>
  <w:style w:type="paragraph" w:styleId="82">
    <w:name w:val="List Continue 3"/>
    <w:basedOn w:val="1"/>
    <w:qFormat/>
    <w:uiPriority w:val="99"/>
    <w:pPr>
      <w:spacing w:after="120"/>
      <w:ind w:left="1260" w:leftChars="600"/>
    </w:pPr>
    <w:rPr>
      <w:szCs w:val="24"/>
    </w:rPr>
  </w:style>
  <w:style w:type="paragraph" w:styleId="83">
    <w:name w:val="index 2"/>
    <w:basedOn w:val="1"/>
    <w:next w:val="1"/>
    <w:qFormat/>
    <w:uiPriority w:val="99"/>
    <w:pPr>
      <w:ind w:left="200" w:leftChars="200"/>
    </w:pPr>
    <w:rPr>
      <w:szCs w:val="24"/>
    </w:rPr>
  </w:style>
  <w:style w:type="paragraph" w:styleId="84">
    <w:name w:val="Title"/>
    <w:basedOn w:val="1"/>
    <w:link w:val="137"/>
    <w:qFormat/>
    <w:uiPriority w:val="0"/>
    <w:pPr>
      <w:autoSpaceDE w:val="0"/>
      <w:autoSpaceDN w:val="0"/>
      <w:adjustRightInd w:val="0"/>
      <w:jc w:val="center"/>
    </w:pPr>
    <w:rPr>
      <w:kern w:val="0"/>
      <w:szCs w:val="24"/>
      <w:lang w:eastAsia="en-US"/>
    </w:rPr>
  </w:style>
  <w:style w:type="paragraph" w:styleId="85">
    <w:name w:val="annotation subject"/>
    <w:basedOn w:val="28"/>
    <w:next w:val="28"/>
    <w:link w:val="138"/>
    <w:qFormat/>
    <w:uiPriority w:val="0"/>
    <w:rPr>
      <w:b/>
      <w:bCs/>
    </w:rPr>
  </w:style>
  <w:style w:type="paragraph" w:styleId="86">
    <w:name w:val="Body Text First Indent"/>
    <w:basedOn w:val="34"/>
    <w:link w:val="139"/>
    <w:qFormat/>
    <w:uiPriority w:val="99"/>
    <w:pPr>
      <w:widowControl w:val="0"/>
      <w:spacing w:after="120" w:line="240" w:lineRule="auto"/>
      <w:ind w:firstLine="420" w:firstLineChars="100"/>
      <w:jc w:val="both"/>
    </w:pPr>
    <w:rPr>
      <w:sz w:val="20"/>
      <w:szCs w:val="24"/>
    </w:rPr>
  </w:style>
  <w:style w:type="paragraph" w:styleId="87">
    <w:name w:val="Body Text First Indent 2"/>
    <w:basedOn w:val="35"/>
    <w:link w:val="140"/>
    <w:qFormat/>
    <w:uiPriority w:val="99"/>
    <w:pPr>
      <w:widowControl w:val="0"/>
      <w:spacing w:after="120" w:line="240" w:lineRule="auto"/>
      <w:ind w:left="420" w:leftChars="200" w:firstLine="420" w:firstLineChars="200"/>
      <w:jc w:val="both"/>
    </w:pPr>
    <w:rPr>
      <w:kern w:val="2"/>
      <w:sz w:val="21"/>
    </w:rPr>
  </w:style>
  <w:style w:type="table" w:styleId="89">
    <w:name w:val="Table Grid"/>
    <w:basedOn w:val="88"/>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Light Shading"/>
    <w:basedOn w:val="88"/>
    <w:qFormat/>
    <w:uiPriority w:val="60"/>
    <w:rPr>
      <w:rFonts w:asciiTheme="minorHAnsi" w:hAnsiTheme="minorHAnsi" w:eastAsiaTheme="minorEastAsia" w:cstheme="minorBidi"/>
      <w:color w:val="000000" w:themeColor="text1" w:themeShade="BF"/>
      <w:kern w:val="2"/>
      <w:sz w:val="21"/>
      <w:szCs w:val="22"/>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91">
    <w:name w:val="Light Shading Accent 1"/>
    <w:basedOn w:val="88"/>
    <w:qFormat/>
    <w:uiPriority w:val="60"/>
    <w:rPr>
      <w:color w:val="365F91"/>
      <w:sz w:val="22"/>
      <w:szCs w:val="22"/>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92">
    <w:name w:val="Medium Shading 2 Accent 5"/>
    <w:basedOn w:val="88"/>
    <w:qFormat/>
    <w:uiPriority w:val="64"/>
    <w:rPr>
      <w:sz w:val="22"/>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93">
    <w:name w:val="Medium List 1"/>
    <w:basedOn w:val="88"/>
    <w:qFormat/>
    <w:uiPriority w:val="65"/>
    <w:rPr>
      <w:color w:val="000000"/>
    </w:rPr>
    <w:tblPr>
      <w:tblBorders>
        <w:top w:val="single" w:color="000000" w:sz="8" w:space="0"/>
        <w:bottom w:val="single" w:color="000000" w:sz="8" w:space="0"/>
      </w:tblBorders>
    </w:tblPr>
    <w:tblStylePr w:type="firstRow">
      <w:rPr>
        <w:rFonts w:ascii="新宋体" w:hAnsi="新宋体" w:eastAsia="宋体"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character" w:styleId="95">
    <w:name w:val="Strong"/>
    <w:qFormat/>
    <w:uiPriority w:val="22"/>
    <w:rPr>
      <w:b/>
      <w:bCs/>
    </w:rPr>
  </w:style>
  <w:style w:type="character" w:styleId="96">
    <w:name w:val="page number"/>
    <w:basedOn w:val="94"/>
    <w:qFormat/>
    <w:uiPriority w:val="0"/>
  </w:style>
  <w:style w:type="character" w:styleId="97">
    <w:name w:val="FollowedHyperlink"/>
    <w:basedOn w:val="94"/>
    <w:qFormat/>
    <w:uiPriority w:val="99"/>
    <w:rPr>
      <w:color w:val="800080"/>
      <w:u w:val="single"/>
    </w:rPr>
  </w:style>
  <w:style w:type="character" w:styleId="98">
    <w:name w:val="Emphasis"/>
    <w:qFormat/>
    <w:uiPriority w:val="0"/>
    <w:rPr>
      <w:color w:val="CC0000"/>
    </w:rPr>
  </w:style>
  <w:style w:type="character" w:styleId="99">
    <w:name w:val="HTML Typewriter"/>
    <w:basedOn w:val="94"/>
    <w:qFormat/>
    <w:uiPriority w:val="0"/>
    <w:rPr>
      <w:rFonts w:ascii="Arial Unicode MS" w:hAnsi="Arial Unicode MS" w:eastAsia="Arial Unicode MS"/>
      <w:sz w:val="18"/>
    </w:rPr>
  </w:style>
  <w:style w:type="character" w:styleId="100">
    <w:name w:val="Hyperlink"/>
    <w:qFormat/>
    <w:uiPriority w:val="99"/>
    <w:rPr>
      <w:color w:val="0000FF"/>
      <w:u w:val="single"/>
    </w:rPr>
  </w:style>
  <w:style w:type="character" w:styleId="101">
    <w:name w:val="annotation reference"/>
    <w:qFormat/>
    <w:uiPriority w:val="99"/>
    <w:rPr>
      <w:sz w:val="21"/>
      <w:szCs w:val="21"/>
    </w:rPr>
  </w:style>
  <w:style w:type="character" w:styleId="102">
    <w:name w:val="footnote reference"/>
    <w:qFormat/>
    <w:uiPriority w:val="99"/>
  </w:style>
  <w:style w:type="character" w:customStyle="1" w:styleId="103">
    <w:name w:val="标题 1 字符1"/>
    <w:link w:val="3"/>
    <w:qFormat/>
    <w:uiPriority w:val="9"/>
    <w:rPr>
      <w:rFonts w:eastAsia="宋体"/>
      <w:b/>
      <w:kern w:val="2"/>
      <w:sz w:val="21"/>
      <w:lang w:val="en-US" w:eastAsia="zh-CN" w:bidi="ar-SA"/>
    </w:rPr>
  </w:style>
  <w:style w:type="character" w:customStyle="1" w:styleId="104">
    <w:name w:val="标题 2 字符1"/>
    <w:link w:val="4"/>
    <w:qFormat/>
    <w:uiPriority w:val="0"/>
    <w:rPr>
      <w:b/>
      <w:kern w:val="2"/>
      <w:sz w:val="24"/>
    </w:rPr>
  </w:style>
  <w:style w:type="character" w:customStyle="1" w:styleId="105">
    <w:name w:val="标题 3 字符"/>
    <w:link w:val="5"/>
    <w:qFormat/>
    <w:uiPriority w:val="0"/>
    <w:rPr>
      <w:b/>
      <w:kern w:val="2"/>
      <w:sz w:val="24"/>
      <w:szCs w:val="28"/>
    </w:rPr>
  </w:style>
  <w:style w:type="character" w:customStyle="1" w:styleId="106">
    <w:name w:val="标题 4 字符"/>
    <w:basedOn w:val="94"/>
    <w:link w:val="6"/>
    <w:qFormat/>
    <w:uiPriority w:val="9"/>
    <w:rPr>
      <w:rFonts w:cs="Arial"/>
      <w:b/>
      <w:sz w:val="24"/>
      <w:szCs w:val="24"/>
      <w:lang w:val="en-CA" w:eastAsia="en-US"/>
    </w:rPr>
  </w:style>
  <w:style w:type="character" w:customStyle="1" w:styleId="107">
    <w:name w:val="标题 5 字符"/>
    <w:basedOn w:val="94"/>
    <w:link w:val="7"/>
    <w:qFormat/>
    <w:uiPriority w:val="9"/>
    <w:rPr>
      <w:b/>
      <w:bCs/>
      <w:color w:val="000000" w:themeColor="text1"/>
      <w:sz w:val="24"/>
      <w:szCs w:val="28"/>
      <w14:textFill>
        <w14:solidFill>
          <w14:schemeClr w14:val="tx1"/>
        </w14:solidFill>
      </w14:textFill>
    </w:rPr>
  </w:style>
  <w:style w:type="character" w:customStyle="1" w:styleId="108">
    <w:name w:val="标题 6 字符"/>
    <w:basedOn w:val="94"/>
    <w:link w:val="8"/>
    <w:qFormat/>
    <w:uiPriority w:val="9"/>
    <w:rPr>
      <w:rFonts w:ascii="Arial" w:hAnsi="Arial" w:eastAsia="黑体"/>
      <w:b/>
      <w:bCs/>
      <w:sz w:val="24"/>
      <w:szCs w:val="24"/>
    </w:rPr>
  </w:style>
  <w:style w:type="character" w:customStyle="1" w:styleId="109">
    <w:name w:val="标题 7 字符"/>
    <w:basedOn w:val="94"/>
    <w:link w:val="9"/>
    <w:qFormat/>
    <w:uiPriority w:val="9"/>
    <w:rPr>
      <w:b/>
      <w:bCs/>
      <w:sz w:val="24"/>
      <w:szCs w:val="24"/>
    </w:rPr>
  </w:style>
  <w:style w:type="character" w:customStyle="1" w:styleId="110">
    <w:name w:val="标题 8 字符"/>
    <w:basedOn w:val="94"/>
    <w:link w:val="10"/>
    <w:qFormat/>
    <w:uiPriority w:val="9"/>
    <w:rPr>
      <w:rFonts w:ascii="Arial" w:hAnsi="Arial" w:eastAsia="黑体"/>
      <w:sz w:val="24"/>
      <w:szCs w:val="24"/>
    </w:rPr>
  </w:style>
  <w:style w:type="character" w:customStyle="1" w:styleId="111">
    <w:name w:val="标题 9 字符"/>
    <w:basedOn w:val="94"/>
    <w:link w:val="11"/>
    <w:qFormat/>
    <w:uiPriority w:val="9"/>
    <w:rPr>
      <w:rFonts w:ascii="Arial" w:hAnsi="Arial" w:eastAsia="黑体"/>
      <w:szCs w:val="21"/>
    </w:rPr>
  </w:style>
  <w:style w:type="character" w:customStyle="1" w:styleId="112">
    <w:name w:val="宏文本 字符"/>
    <w:basedOn w:val="94"/>
    <w:link w:val="2"/>
    <w:qFormat/>
    <w:uiPriority w:val="99"/>
    <w:rPr>
      <w:rFonts w:ascii="Courier New" w:hAnsi="Courier New"/>
      <w:kern w:val="2"/>
      <w:sz w:val="24"/>
      <w:szCs w:val="24"/>
    </w:rPr>
  </w:style>
  <w:style w:type="character" w:customStyle="1" w:styleId="113">
    <w:name w:val="注释标题 字符"/>
    <w:basedOn w:val="94"/>
    <w:link w:val="16"/>
    <w:qFormat/>
    <w:uiPriority w:val="99"/>
    <w:rPr>
      <w:szCs w:val="24"/>
    </w:rPr>
  </w:style>
  <w:style w:type="character" w:customStyle="1" w:styleId="114">
    <w:name w:val="电子邮件签名 字符"/>
    <w:basedOn w:val="94"/>
    <w:link w:val="19"/>
    <w:qFormat/>
    <w:uiPriority w:val="99"/>
    <w:rPr>
      <w:szCs w:val="24"/>
    </w:rPr>
  </w:style>
  <w:style w:type="character" w:customStyle="1" w:styleId="115">
    <w:name w:val="文档结构图 字符"/>
    <w:link w:val="26"/>
    <w:qFormat/>
    <w:uiPriority w:val="0"/>
    <w:rPr>
      <w:rFonts w:ascii="宋体"/>
      <w:kern w:val="2"/>
      <w:sz w:val="18"/>
      <w:szCs w:val="18"/>
    </w:rPr>
  </w:style>
  <w:style w:type="character" w:customStyle="1" w:styleId="116">
    <w:name w:val="批注文字 字符"/>
    <w:link w:val="28"/>
    <w:qFormat/>
    <w:uiPriority w:val="99"/>
    <w:rPr>
      <w:kern w:val="2"/>
      <w:sz w:val="21"/>
    </w:rPr>
  </w:style>
  <w:style w:type="character" w:customStyle="1" w:styleId="117">
    <w:name w:val="称呼 字符"/>
    <w:basedOn w:val="94"/>
    <w:link w:val="30"/>
    <w:qFormat/>
    <w:uiPriority w:val="99"/>
    <w:rPr>
      <w:szCs w:val="24"/>
    </w:rPr>
  </w:style>
  <w:style w:type="character" w:customStyle="1" w:styleId="118">
    <w:name w:val="正文文本 3 字符"/>
    <w:basedOn w:val="94"/>
    <w:link w:val="31"/>
    <w:qFormat/>
    <w:uiPriority w:val="99"/>
    <w:rPr>
      <w:sz w:val="16"/>
      <w:szCs w:val="16"/>
    </w:rPr>
  </w:style>
  <w:style w:type="character" w:customStyle="1" w:styleId="119">
    <w:name w:val="结束语 字符"/>
    <w:basedOn w:val="94"/>
    <w:link w:val="32"/>
    <w:qFormat/>
    <w:uiPriority w:val="99"/>
    <w:rPr>
      <w:szCs w:val="24"/>
    </w:rPr>
  </w:style>
  <w:style w:type="character" w:customStyle="1" w:styleId="120">
    <w:name w:val="正文文本 字符"/>
    <w:basedOn w:val="94"/>
    <w:link w:val="34"/>
    <w:qFormat/>
    <w:locked/>
    <w:uiPriority w:val="99"/>
    <w:rPr>
      <w:sz w:val="28"/>
    </w:rPr>
  </w:style>
  <w:style w:type="character" w:customStyle="1" w:styleId="121">
    <w:name w:val="正文文本缩进 字符"/>
    <w:basedOn w:val="94"/>
    <w:link w:val="35"/>
    <w:qFormat/>
    <w:locked/>
    <w:uiPriority w:val="99"/>
    <w:rPr>
      <w:sz w:val="28"/>
      <w:szCs w:val="24"/>
    </w:rPr>
  </w:style>
  <w:style w:type="character" w:customStyle="1" w:styleId="122">
    <w:name w:val="HTML 地址 字符"/>
    <w:basedOn w:val="94"/>
    <w:link w:val="41"/>
    <w:qFormat/>
    <w:uiPriority w:val="99"/>
    <w:rPr>
      <w:i/>
      <w:iCs/>
      <w:szCs w:val="24"/>
    </w:rPr>
  </w:style>
  <w:style w:type="character" w:customStyle="1" w:styleId="123">
    <w:name w:val="纯文本 字符"/>
    <w:link w:val="45"/>
    <w:qFormat/>
    <w:locked/>
    <w:uiPriority w:val="99"/>
    <w:rPr>
      <w:rFonts w:ascii="宋体" w:hAnsi="Courier New" w:eastAsia="宋体"/>
      <w:kern w:val="2"/>
      <w:sz w:val="21"/>
      <w:lang w:val="en-US" w:eastAsia="zh-CN" w:bidi="ar-SA"/>
    </w:rPr>
  </w:style>
  <w:style w:type="character" w:customStyle="1" w:styleId="124">
    <w:name w:val="日期 字符"/>
    <w:basedOn w:val="94"/>
    <w:link w:val="50"/>
    <w:qFormat/>
    <w:locked/>
    <w:uiPriority w:val="0"/>
    <w:rPr>
      <w:kern w:val="2"/>
      <w:sz w:val="24"/>
    </w:rPr>
  </w:style>
  <w:style w:type="character" w:customStyle="1" w:styleId="125">
    <w:name w:val="正文文本缩进 2 字符"/>
    <w:basedOn w:val="94"/>
    <w:link w:val="51"/>
    <w:qFormat/>
    <w:locked/>
    <w:uiPriority w:val="99"/>
    <w:rPr>
      <w:kern w:val="2"/>
      <w:sz w:val="24"/>
      <w:szCs w:val="24"/>
    </w:rPr>
  </w:style>
  <w:style w:type="character" w:customStyle="1" w:styleId="126">
    <w:name w:val="尾注文本 字符"/>
    <w:basedOn w:val="94"/>
    <w:link w:val="52"/>
    <w:qFormat/>
    <w:uiPriority w:val="99"/>
    <w:rPr>
      <w:kern w:val="2"/>
      <w:sz w:val="21"/>
      <w:szCs w:val="24"/>
    </w:rPr>
  </w:style>
  <w:style w:type="character" w:customStyle="1" w:styleId="127">
    <w:name w:val="批注框文本 字符"/>
    <w:link w:val="54"/>
    <w:qFormat/>
    <w:uiPriority w:val="99"/>
    <w:rPr>
      <w:rFonts w:eastAsia="宋体"/>
      <w:kern w:val="2"/>
      <w:sz w:val="18"/>
      <w:szCs w:val="18"/>
      <w:lang w:val="en-US" w:eastAsia="zh-CN" w:bidi="ar-SA"/>
    </w:rPr>
  </w:style>
  <w:style w:type="character" w:customStyle="1" w:styleId="128">
    <w:name w:val="页脚 字符"/>
    <w:link w:val="55"/>
    <w:qFormat/>
    <w:uiPriority w:val="99"/>
    <w:rPr>
      <w:rFonts w:eastAsia="宋体"/>
      <w:kern w:val="2"/>
      <w:sz w:val="18"/>
      <w:szCs w:val="18"/>
      <w:lang w:val="en-US" w:eastAsia="zh-CN" w:bidi="ar-SA"/>
    </w:rPr>
  </w:style>
  <w:style w:type="character" w:customStyle="1" w:styleId="129">
    <w:name w:val="页眉 字符1"/>
    <w:link w:val="57"/>
    <w:qFormat/>
    <w:uiPriority w:val="0"/>
    <w:rPr>
      <w:rFonts w:eastAsia="宋体"/>
      <w:kern w:val="2"/>
      <w:sz w:val="18"/>
      <w:szCs w:val="18"/>
      <w:lang w:val="en-US" w:eastAsia="zh-CN" w:bidi="ar-SA"/>
    </w:rPr>
  </w:style>
  <w:style w:type="character" w:customStyle="1" w:styleId="130">
    <w:name w:val="签名 字符"/>
    <w:basedOn w:val="94"/>
    <w:link w:val="58"/>
    <w:qFormat/>
    <w:uiPriority w:val="99"/>
    <w:rPr>
      <w:rFonts w:ascii="Calibri" w:hAnsi="Calibri"/>
      <w:kern w:val="2"/>
      <w:sz w:val="21"/>
      <w:szCs w:val="24"/>
    </w:rPr>
  </w:style>
  <w:style w:type="character" w:customStyle="1" w:styleId="131">
    <w:name w:val="副标题 字符"/>
    <w:link w:val="64"/>
    <w:qFormat/>
    <w:uiPriority w:val="0"/>
    <w:rPr>
      <w:rFonts w:ascii="Arial" w:hAnsi="Arial" w:cs="Arial"/>
      <w:b/>
      <w:bCs/>
      <w:kern w:val="28"/>
      <w:sz w:val="32"/>
      <w:szCs w:val="32"/>
    </w:rPr>
  </w:style>
  <w:style w:type="character" w:customStyle="1" w:styleId="132">
    <w:name w:val="脚注文本 字符"/>
    <w:basedOn w:val="94"/>
    <w:link w:val="67"/>
    <w:qFormat/>
    <w:uiPriority w:val="99"/>
    <w:rPr>
      <w:kern w:val="2"/>
      <w:sz w:val="18"/>
      <w:szCs w:val="18"/>
    </w:rPr>
  </w:style>
  <w:style w:type="character" w:customStyle="1" w:styleId="133">
    <w:name w:val="正文文本缩进 3 字符"/>
    <w:link w:val="70"/>
    <w:qFormat/>
    <w:uiPriority w:val="0"/>
    <w:rPr>
      <w:kern w:val="2"/>
      <w:sz w:val="24"/>
    </w:rPr>
  </w:style>
  <w:style w:type="character" w:customStyle="1" w:styleId="134">
    <w:name w:val="正文文本 2 字符"/>
    <w:basedOn w:val="94"/>
    <w:link w:val="76"/>
    <w:qFormat/>
    <w:locked/>
    <w:uiPriority w:val="0"/>
    <w:rPr>
      <w:kern w:val="2"/>
      <w:sz w:val="24"/>
    </w:rPr>
  </w:style>
  <w:style w:type="character" w:customStyle="1" w:styleId="135">
    <w:name w:val="信息标题 字符"/>
    <w:basedOn w:val="94"/>
    <w:link w:val="79"/>
    <w:qFormat/>
    <w:uiPriority w:val="99"/>
    <w:rPr>
      <w:rFonts w:ascii="Arial" w:hAnsi="Arial"/>
      <w:sz w:val="24"/>
      <w:szCs w:val="24"/>
      <w:shd w:val="pct20" w:color="auto" w:fill="auto"/>
    </w:rPr>
  </w:style>
  <w:style w:type="character" w:customStyle="1" w:styleId="136">
    <w:name w:val="HTML 预设格式 字符"/>
    <w:basedOn w:val="94"/>
    <w:link w:val="80"/>
    <w:qFormat/>
    <w:uiPriority w:val="99"/>
    <w:rPr>
      <w:rFonts w:ascii="Courier New" w:hAnsi="Courier New"/>
    </w:rPr>
  </w:style>
  <w:style w:type="character" w:customStyle="1" w:styleId="137">
    <w:name w:val="标题 字符"/>
    <w:link w:val="84"/>
    <w:qFormat/>
    <w:uiPriority w:val="0"/>
    <w:rPr>
      <w:sz w:val="24"/>
      <w:szCs w:val="24"/>
      <w:lang w:eastAsia="en-US"/>
    </w:rPr>
  </w:style>
  <w:style w:type="character" w:customStyle="1" w:styleId="138">
    <w:name w:val="批注主题 字符"/>
    <w:basedOn w:val="116"/>
    <w:link w:val="85"/>
    <w:qFormat/>
    <w:locked/>
    <w:uiPriority w:val="0"/>
    <w:rPr>
      <w:b/>
      <w:bCs/>
      <w:kern w:val="2"/>
      <w:sz w:val="21"/>
    </w:rPr>
  </w:style>
  <w:style w:type="character" w:customStyle="1" w:styleId="139">
    <w:name w:val="正文文本首行缩进 字符"/>
    <w:basedOn w:val="120"/>
    <w:link w:val="86"/>
    <w:qFormat/>
    <w:uiPriority w:val="99"/>
    <w:rPr>
      <w:sz w:val="28"/>
      <w:szCs w:val="24"/>
    </w:rPr>
  </w:style>
  <w:style w:type="character" w:customStyle="1" w:styleId="140">
    <w:name w:val="正文文本首行缩进 2 字符"/>
    <w:basedOn w:val="121"/>
    <w:link w:val="87"/>
    <w:qFormat/>
    <w:uiPriority w:val="99"/>
    <w:rPr>
      <w:kern w:val="2"/>
      <w:sz w:val="21"/>
      <w:szCs w:val="24"/>
    </w:rPr>
  </w:style>
  <w:style w:type="character" w:customStyle="1" w:styleId="141">
    <w:name w:val="已访问的超链接1"/>
    <w:qFormat/>
    <w:uiPriority w:val="0"/>
    <w:rPr>
      <w:color w:val="800080"/>
      <w:u w:val="single"/>
    </w:rPr>
  </w:style>
  <w:style w:type="paragraph" w:customStyle="1" w:styleId="142">
    <w:name w:val="样式1"/>
    <w:basedOn w:val="3"/>
    <w:qFormat/>
    <w:uiPriority w:val="0"/>
    <w:rPr>
      <w:b w:val="0"/>
      <w:sz w:val="28"/>
    </w:rPr>
  </w:style>
  <w:style w:type="paragraph" w:customStyle="1" w:styleId="143">
    <w:name w:val="样式2"/>
    <w:basedOn w:val="3"/>
    <w:qFormat/>
    <w:uiPriority w:val="0"/>
    <w:pPr>
      <w:jc w:val="left"/>
    </w:pPr>
    <w:rPr>
      <w:b w:val="0"/>
      <w:sz w:val="28"/>
      <w:szCs w:val="28"/>
    </w:rPr>
  </w:style>
  <w:style w:type="paragraph" w:customStyle="1" w:styleId="144">
    <w:name w:val="xl30"/>
    <w:basedOn w:val="1"/>
    <w:qFormat/>
    <w:uiPriority w:val="0"/>
    <w:pPr>
      <w:widowControl/>
      <w:pBdr>
        <w:bottom w:val="single" w:color="008000" w:sz="12" w:space="0"/>
      </w:pBdr>
      <w:spacing w:before="100" w:beforeAutospacing="1" w:after="100" w:afterAutospacing="1"/>
      <w:jc w:val="left"/>
    </w:pPr>
    <w:rPr>
      <w:rFonts w:ascii="宋体" w:hAnsi="宋体"/>
      <w:kern w:val="0"/>
      <w:sz w:val="20"/>
    </w:rPr>
  </w:style>
  <w:style w:type="paragraph" w:customStyle="1" w:styleId="145">
    <w:name w:val="样式 标题 1 +"/>
    <w:basedOn w:val="3"/>
    <w:link w:val="146"/>
    <w:qFormat/>
    <w:uiPriority w:val="0"/>
    <w:pPr>
      <w:keepLines/>
      <w:spacing w:before="340" w:after="330"/>
      <w:jc w:val="both"/>
    </w:pPr>
    <w:rPr>
      <w:b w:val="0"/>
    </w:rPr>
  </w:style>
  <w:style w:type="character" w:customStyle="1" w:styleId="146">
    <w:name w:val="样式 标题 1 + Char"/>
    <w:link w:val="145"/>
    <w:qFormat/>
    <w:uiPriority w:val="0"/>
    <w:rPr>
      <w:rFonts w:eastAsia="宋体"/>
      <w:kern w:val="2"/>
      <w:sz w:val="24"/>
      <w:lang w:val="en-US" w:eastAsia="zh-CN" w:bidi="ar-SA"/>
    </w:rPr>
  </w:style>
  <w:style w:type="paragraph" w:customStyle="1" w:styleId="147">
    <w:name w:val="xl24"/>
    <w:basedOn w:val="1"/>
    <w:qFormat/>
    <w:uiPriority w:val="0"/>
    <w:pPr>
      <w:widowControl/>
      <w:spacing w:before="100" w:beforeAutospacing="1" w:after="100" w:afterAutospacing="1"/>
      <w:jc w:val="center"/>
    </w:pPr>
    <w:rPr>
      <w:rFonts w:ascii="宋体" w:hAnsi="宋体"/>
      <w:kern w:val="0"/>
      <w:sz w:val="20"/>
    </w:rPr>
  </w:style>
  <w:style w:type="paragraph" w:customStyle="1" w:styleId="148">
    <w:name w:val="Char1 Char Char Char"/>
    <w:basedOn w:val="1"/>
    <w:qFormat/>
    <w:uiPriority w:val="0"/>
    <w:rPr>
      <w:szCs w:val="24"/>
    </w:rPr>
  </w:style>
  <w:style w:type="paragraph" w:customStyle="1" w:styleId="14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50">
    <w:name w:val="Char1 Char Char Char5"/>
    <w:basedOn w:val="1"/>
    <w:qFormat/>
    <w:uiPriority w:val="0"/>
    <w:rPr>
      <w:szCs w:val="24"/>
    </w:rPr>
  </w:style>
  <w:style w:type="paragraph" w:customStyle="1" w:styleId="151">
    <w:name w:val="Char Char"/>
    <w:basedOn w:val="1"/>
    <w:qFormat/>
    <w:uiPriority w:val="0"/>
    <w:rPr>
      <w:szCs w:val="24"/>
    </w:rPr>
  </w:style>
  <w:style w:type="paragraph" w:customStyle="1" w:styleId="152">
    <w:name w:val="Char1 Char Char Char4"/>
    <w:basedOn w:val="1"/>
    <w:qFormat/>
    <w:uiPriority w:val="0"/>
    <w:rPr>
      <w:szCs w:val="24"/>
    </w:rPr>
  </w:style>
  <w:style w:type="paragraph" w:customStyle="1" w:styleId="153">
    <w:name w:val="Char Char17 Char Char Char Char Char Char Char Char Char Char Char Char"/>
    <w:basedOn w:val="1"/>
    <w:qFormat/>
    <w:uiPriority w:val="0"/>
    <w:rPr>
      <w:szCs w:val="24"/>
    </w:rPr>
  </w:style>
  <w:style w:type="paragraph" w:customStyle="1" w:styleId="154">
    <w:name w:val="Cover Text"/>
    <w:basedOn w:val="1"/>
    <w:next w:val="1"/>
    <w:qFormat/>
    <w:uiPriority w:val="0"/>
    <w:pPr>
      <w:widowControl/>
      <w:spacing w:after="360"/>
      <w:jc w:val="left"/>
    </w:pPr>
    <w:rPr>
      <w:rFonts w:ascii="Arial" w:hAnsi="Arial"/>
      <w:kern w:val="0"/>
      <w:lang w:eastAsia="en-US"/>
    </w:rPr>
  </w:style>
  <w:style w:type="paragraph" w:customStyle="1" w:styleId="155">
    <w:name w:val="SummaryBody"/>
    <w:basedOn w:val="1"/>
    <w:qFormat/>
    <w:uiPriority w:val="0"/>
    <w:pPr>
      <w:widowControl/>
      <w:spacing w:after="200"/>
    </w:pPr>
    <w:rPr>
      <w:kern w:val="0"/>
      <w:sz w:val="20"/>
      <w:lang w:eastAsia="en-US"/>
    </w:rPr>
  </w:style>
  <w:style w:type="paragraph" w:customStyle="1" w:styleId="156">
    <w:name w:val="首页标题"/>
    <w:basedOn w:val="1"/>
    <w:qFormat/>
    <w:uiPriority w:val="0"/>
    <w:pPr>
      <w:spacing w:before="312" w:after="312"/>
      <w:jc w:val="center"/>
    </w:pPr>
    <w:rPr>
      <w:b/>
      <w:bCs/>
      <w:sz w:val="36"/>
    </w:rPr>
  </w:style>
  <w:style w:type="paragraph" w:customStyle="1" w:styleId="157">
    <w:name w:val="Cover 1"/>
    <w:basedOn w:val="1"/>
    <w:next w:val="1"/>
    <w:qFormat/>
    <w:uiPriority w:val="0"/>
    <w:pPr>
      <w:widowControl/>
      <w:spacing w:after="600"/>
      <w:jc w:val="right"/>
    </w:pPr>
    <w:rPr>
      <w:rFonts w:ascii="Arial" w:hAnsi="Arial"/>
      <w:b/>
      <w:kern w:val="0"/>
      <w:sz w:val="68"/>
      <w:lang w:eastAsia="en-US"/>
    </w:rPr>
  </w:style>
  <w:style w:type="character" w:customStyle="1" w:styleId="158">
    <w:name w:val="Char Char7"/>
    <w:qFormat/>
    <w:uiPriority w:val="0"/>
    <w:rPr>
      <w:rFonts w:ascii="Times New Roman" w:hAnsi="Times New Roman" w:eastAsia="宋体" w:cs="Times New Roman"/>
      <w:b/>
      <w:bCs/>
      <w:kern w:val="44"/>
      <w:sz w:val="28"/>
      <w:szCs w:val="44"/>
    </w:rPr>
  </w:style>
  <w:style w:type="paragraph" w:customStyle="1" w:styleId="159">
    <w:name w:val="Char Char1 Char Char Char Char Char Char1"/>
    <w:basedOn w:val="1"/>
    <w:qFormat/>
    <w:uiPriority w:val="0"/>
    <w:rPr>
      <w:szCs w:val="24"/>
    </w:rPr>
  </w:style>
  <w:style w:type="paragraph" w:customStyle="1" w:styleId="160">
    <w:name w:val="Char Char8"/>
    <w:basedOn w:val="1"/>
    <w:qFormat/>
    <w:uiPriority w:val="0"/>
    <w:rPr>
      <w:szCs w:val="24"/>
    </w:rPr>
  </w:style>
  <w:style w:type="paragraph" w:customStyle="1" w:styleId="161">
    <w:name w:val="Tabel text"/>
    <w:basedOn w:val="1"/>
    <w:qFormat/>
    <w:uiPriority w:val="0"/>
    <w:pPr>
      <w:widowControl/>
      <w:jc w:val="left"/>
    </w:pPr>
    <w:rPr>
      <w:rFonts w:ascii="Arial" w:hAnsi="Arial" w:eastAsia="PMingLiU" w:cs="Arial"/>
      <w:kern w:val="0"/>
      <w:sz w:val="18"/>
      <w:lang w:eastAsia="en-US"/>
    </w:rPr>
  </w:style>
  <w:style w:type="paragraph" w:customStyle="1" w:styleId="162">
    <w:name w:val="Char Char17 Char Char Char Char"/>
    <w:basedOn w:val="1"/>
    <w:qFormat/>
    <w:uiPriority w:val="0"/>
    <w:rPr>
      <w:szCs w:val="24"/>
    </w:rPr>
  </w:style>
  <w:style w:type="paragraph" w:customStyle="1" w:styleId="163">
    <w:name w:val="Char1 Char Char Char3"/>
    <w:basedOn w:val="1"/>
    <w:qFormat/>
    <w:uiPriority w:val="0"/>
    <w:rPr>
      <w:szCs w:val="24"/>
    </w:rPr>
  </w:style>
  <w:style w:type="table" w:customStyle="1" w:styleId="164">
    <w:name w:val="浅色底纹1"/>
    <w:basedOn w:val="88"/>
    <w:qFormat/>
    <w:uiPriority w:val="60"/>
    <w:rPr>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styleId="165">
    <w:name w:val="List Paragraph"/>
    <w:basedOn w:val="1"/>
    <w:qFormat/>
    <w:uiPriority w:val="34"/>
    <w:pPr>
      <w:ind w:firstLine="420" w:firstLineChars="200"/>
    </w:pPr>
  </w:style>
  <w:style w:type="paragraph" w:customStyle="1" w:styleId="166">
    <w:name w:val="Char1 Char Char Char2"/>
    <w:basedOn w:val="1"/>
    <w:qFormat/>
    <w:uiPriority w:val="0"/>
    <w:rPr>
      <w:szCs w:val="24"/>
    </w:rPr>
  </w:style>
  <w:style w:type="paragraph" w:customStyle="1" w:styleId="167">
    <w:name w:val="Char1 Char Char Char1"/>
    <w:basedOn w:val="1"/>
    <w:qFormat/>
    <w:uiPriority w:val="0"/>
    <w:rPr>
      <w:szCs w:val="24"/>
    </w:rPr>
  </w:style>
  <w:style w:type="paragraph" w:customStyle="1" w:styleId="168">
    <w:name w:val="Char1 Char Char Char9"/>
    <w:basedOn w:val="1"/>
    <w:qFormat/>
    <w:uiPriority w:val="0"/>
    <w:rPr>
      <w:szCs w:val="24"/>
    </w:rPr>
  </w:style>
  <w:style w:type="paragraph" w:customStyle="1" w:styleId="169">
    <w:name w:val="修订1"/>
    <w:hidden/>
    <w:semiHidden/>
    <w:qFormat/>
    <w:uiPriority w:val="99"/>
    <w:rPr>
      <w:rFonts w:ascii="Times New Roman" w:hAnsi="Times New Roman" w:eastAsia="宋体" w:cs="Times New Roman"/>
      <w:kern w:val="2"/>
      <w:sz w:val="21"/>
      <w:lang w:val="en-US" w:eastAsia="zh-CN" w:bidi="ar-SA"/>
    </w:rPr>
  </w:style>
  <w:style w:type="paragraph" w:customStyle="1" w:styleId="170">
    <w:name w:val="Char1 Char Char Char8"/>
    <w:basedOn w:val="1"/>
    <w:qFormat/>
    <w:uiPriority w:val="0"/>
    <w:rPr>
      <w:szCs w:val="24"/>
    </w:rPr>
  </w:style>
  <w:style w:type="paragraph" w:customStyle="1" w:styleId="171">
    <w:name w:val="Text Table Column"/>
    <w:basedOn w:val="1"/>
    <w:qFormat/>
    <w:uiPriority w:val="0"/>
    <w:pPr>
      <w:widowControl/>
      <w:jc w:val="left"/>
    </w:pPr>
    <w:rPr>
      <w:rFonts w:ascii="Arial" w:hAnsi="Arial" w:eastAsia="PMingLiU" w:cs="Arial"/>
      <w:b/>
      <w:bCs/>
      <w:kern w:val="0"/>
      <w:sz w:val="18"/>
      <w:szCs w:val="18"/>
      <w:lang w:eastAsia="en-US"/>
    </w:rPr>
  </w:style>
  <w:style w:type="paragraph" w:customStyle="1" w:styleId="172">
    <w:name w:val="tx_Normal font 10"/>
    <w:basedOn w:val="1"/>
    <w:qFormat/>
    <w:uiPriority w:val="0"/>
    <w:pPr>
      <w:tabs>
        <w:tab w:val="left" w:pos="288"/>
      </w:tabs>
      <w:spacing w:line="255" w:lineRule="atLeast"/>
      <w:jc w:val="left"/>
    </w:pPr>
    <w:rPr>
      <w:kern w:val="0"/>
      <w:sz w:val="20"/>
      <w:lang w:eastAsia="en-US"/>
    </w:rPr>
  </w:style>
  <w:style w:type="paragraph" w:customStyle="1" w:styleId="173">
    <w:name w:val="Tbl Footnote"/>
    <w:basedOn w:val="1"/>
    <w:next w:val="1"/>
    <w:qFormat/>
    <w:uiPriority w:val="0"/>
    <w:pPr>
      <w:keepNext/>
      <w:keepLines/>
      <w:widowControl/>
      <w:tabs>
        <w:tab w:val="left" w:pos="259"/>
      </w:tabs>
      <w:spacing w:line="259" w:lineRule="atLeast"/>
      <w:ind w:left="259" w:hanging="259"/>
      <w:jc w:val="left"/>
    </w:pPr>
    <w:rPr>
      <w:kern w:val="0"/>
      <w:sz w:val="20"/>
      <w:lang w:eastAsia="en-US"/>
    </w:rPr>
  </w:style>
  <w:style w:type="paragraph" w:customStyle="1" w:styleId="174">
    <w:name w:val="Text Tbl Col2"/>
    <w:basedOn w:val="171"/>
    <w:qFormat/>
    <w:uiPriority w:val="0"/>
    <w:pPr>
      <w:jc w:val="center"/>
    </w:pPr>
    <w:rPr>
      <w:rFonts w:eastAsia="宋体"/>
      <w:szCs w:val="20"/>
    </w:rPr>
  </w:style>
  <w:style w:type="paragraph" w:customStyle="1" w:styleId="175">
    <w:name w:val="Table text2"/>
    <w:basedOn w:val="1"/>
    <w:qFormat/>
    <w:uiPriority w:val="0"/>
    <w:pPr>
      <w:widowControl/>
      <w:jc w:val="center"/>
    </w:pPr>
    <w:rPr>
      <w:rFonts w:ascii="Arial" w:hAnsi="Arial" w:cs="Arial"/>
      <w:kern w:val="0"/>
      <w:sz w:val="18"/>
      <w:lang w:eastAsia="en-US"/>
    </w:rPr>
  </w:style>
  <w:style w:type="paragraph" w:customStyle="1" w:styleId="176">
    <w:name w:val="WX title 1"/>
    <w:basedOn w:val="1"/>
    <w:qFormat/>
    <w:uiPriority w:val="0"/>
    <w:pPr>
      <w:keepNext/>
      <w:keepLines/>
      <w:widowControl/>
      <w:numPr>
        <w:ilvl w:val="0"/>
        <w:numId w:val="2"/>
      </w:numPr>
      <w:tabs>
        <w:tab w:val="left" w:pos="900"/>
      </w:tabs>
      <w:spacing w:before="120" w:after="240"/>
      <w:jc w:val="left"/>
      <w:outlineLvl w:val="1"/>
    </w:pPr>
    <w:rPr>
      <w:rFonts w:ascii="Arial" w:hAnsi="Arial" w:eastAsia="PMingLiU" w:cs="Arial"/>
      <w:b/>
      <w:caps/>
      <w:kern w:val="32"/>
      <w:sz w:val="28"/>
      <w:szCs w:val="28"/>
      <w:lang w:eastAsia="zh-TW"/>
    </w:rPr>
  </w:style>
  <w:style w:type="paragraph" w:customStyle="1" w:styleId="177">
    <w:name w:val="WX title 2"/>
    <w:basedOn w:val="1"/>
    <w:qFormat/>
    <w:uiPriority w:val="0"/>
    <w:pPr>
      <w:keepNext/>
      <w:keepLines/>
      <w:widowControl/>
      <w:numPr>
        <w:ilvl w:val="1"/>
        <w:numId w:val="2"/>
      </w:numPr>
      <w:tabs>
        <w:tab w:val="left" w:pos="900"/>
      </w:tabs>
      <w:spacing w:before="120" w:after="240"/>
      <w:jc w:val="left"/>
      <w:outlineLvl w:val="1"/>
    </w:pPr>
    <w:rPr>
      <w:rFonts w:ascii="Arial" w:hAnsi="Arial" w:eastAsia="PMingLiU" w:cs="Arial"/>
      <w:b/>
      <w:caps/>
      <w:kern w:val="32"/>
      <w:sz w:val="28"/>
      <w:szCs w:val="28"/>
      <w:lang w:eastAsia="zh-TW"/>
    </w:rPr>
  </w:style>
  <w:style w:type="table" w:customStyle="1" w:styleId="178">
    <w:name w:val="浅色底纹2"/>
    <w:basedOn w:val="88"/>
    <w:qFormat/>
    <w:uiPriority w:val="60"/>
    <w:rPr>
      <w:rFonts w:asciiTheme="minorHAnsi" w:hAnsiTheme="minorHAnsi" w:eastAsiaTheme="minorEastAsia"/>
      <w:color w:val="000000" w:themeColor="text1" w:themeShade="BF"/>
      <w:kern w:val="2"/>
      <w:sz w:val="21"/>
      <w:szCs w:val="22"/>
    </w:rPr>
    <w:tblPr>
      <w:tblBorders>
        <w:top w:val="single" w:color="000000" w:themeColor="text1" w:sz="8" w:space="0"/>
        <w:bottom w:val="single" w:color="000000" w:themeColor="text1" w:sz="8" w:space="0"/>
      </w:tblBorders>
    </w:tblPr>
    <w:tblStylePr w:type="firstRow">
      <w:pPr>
        <w:spacing w:before="0" w:after="0"/>
      </w:pPr>
      <w:rPr>
        <w:rFonts w:cs="Times New Roman"/>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pPr>
      <w:rPr>
        <w:rFonts w:cs="Times New Roman"/>
        <w:b/>
        <w:bCs/>
      </w:rPr>
      <w:tcPr>
        <w:tcBorders>
          <w:top w:val="single" w:color="000000" w:themeColor="text1" w:sz="8" w:space="0"/>
          <w:left w:val="nil"/>
          <w:bottom w:val="single" w:color="000000" w:themeColor="text1"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cPr>
        <w:tcBorders>
          <w:left w:val="nil"/>
          <w:right w:val="nil"/>
          <w:insideH w:val="nil"/>
          <w:insideV w:val="nil"/>
        </w:tcBorders>
        <w:shd w:val="clear" w:color="auto" w:fill="BFBFBF" w:themeFill="text1" w:themeFillTint="3F"/>
      </w:tcPr>
    </w:tblStylePr>
    <w:tblStylePr w:type="band1Horz">
      <w:rPr>
        <w:rFonts w:cs="Times New Roman"/>
      </w:rPr>
      <w:tcPr>
        <w:tcBorders>
          <w:left w:val="nil"/>
          <w:right w:val="nil"/>
          <w:insideH w:val="nil"/>
          <w:insideV w:val="nil"/>
        </w:tcBorders>
        <w:shd w:val="clear" w:color="auto" w:fill="BFBFBF" w:themeFill="text1" w:themeFillTint="3F"/>
      </w:tcPr>
    </w:tblStylePr>
  </w:style>
  <w:style w:type="table" w:customStyle="1" w:styleId="179">
    <w:name w:val="网格型1"/>
    <w:basedOn w:val="88"/>
    <w:qFormat/>
    <w:uiPriority w:val="0"/>
    <w:rPr>
      <w:rFonts w:asciiTheme="minorHAnsi" w:hAnsiTheme="minorHAnsi" w:eastAsiaTheme="minorEastAsia"/>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0">
    <w:name w:val="标题 1 Char1"/>
    <w:qFormat/>
    <w:uiPriority w:val="0"/>
    <w:rPr>
      <w:rFonts w:eastAsia="宋体"/>
      <w:bCs/>
      <w:kern w:val="44"/>
      <w:sz w:val="28"/>
      <w:szCs w:val="44"/>
    </w:rPr>
  </w:style>
  <w:style w:type="character" w:customStyle="1" w:styleId="181">
    <w:name w:val="p"/>
    <w:basedOn w:val="94"/>
    <w:qFormat/>
    <w:uiPriority w:val="0"/>
  </w:style>
  <w:style w:type="paragraph" w:customStyle="1" w:styleId="182">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3">
    <w:name w:val="font6"/>
    <w:basedOn w:val="1"/>
    <w:qFormat/>
    <w:uiPriority w:val="0"/>
    <w:pPr>
      <w:widowControl/>
      <w:spacing w:before="100" w:beforeAutospacing="1" w:after="100" w:afterAutospacing="1"/>
      <w:jc w:val="left"/>
    </w:pPr>
    <w:rPr>
      <w:color w:val="000000"/>
      <w:kern w:val="0"/>
      <w:sz w:val="20"/>
    </w:rPr>
  </w:style>
  <w:style w:type="paragraph" w:customStyle="1" w:styleId="184">
    <w:name w:val="font7"/>
    <w:basedOn w:val="1"/>
    <w:qFormat/>
    <w:uiPriority w:val="0"/>
    <w:pPr>
      <w:widowControl/>
      <w:spacing w:before="100" w:beforeAutospacing="1" w:after="100" w:afterAutospacing="1"/>
      <w:jc w:val="left"/>
    </w:pPr>
    <w:rPr>
      <w:rFonts w:hint="eastAsia" w:ascii="宋体" w:hAnsi="宋体"/>
      <w:color w:val="000000"/>
      <w:kern w:val="0"/>
      <w:sz w:val="20"/>
    </w:rPr>
  </w:style>
  <w:style w:type="paragraph" w:customStyle="1" w:styleId="185">
    <w:name w:val="font8"/>
    <w:basedOn w:val="1"/>
    <w:qFormat/>
    <w:uiPriority w:val="0"/>
    <w:pPr>
      <w:widowControl/>
      <w:spacing w:before="100" w:beforeAutospacing="1" w:after="100" w:afterAutospacing="1"/>
      <w:jc w:val="left"/>
    </w:pPr>
    <w:rPr>
      <w:kern w:val="0"/>
      <w:sz w:val="20"/>
    </w:rPr>
  </w:style>
  <w:style w:type="paragraph" w:customStyle="1" w:styleId="186">
    <w:name w:val="font9"/>
    <w:basedOn w:val="1"/>
    <w:qFormat/>
    <w:uiPriority w:val="0"/>
    <w:pPr>
      <w:widowControl/>
      <w:spacing w:before="100" w:beforeAutospacing="1" w:after="100" w:afterAutospacing="1"/>
      <w:jc w:val="left"/>
    </w:pPr>
    <w:rPr>
      <w:color w:val="FF0000"/>
      <w:kern w:val="0"/>
      <w:sz w:val="20"/>
    </w:rPr>
  </w:style>
  <w:style w:type="paragraph" w:customStyle="1" w:styleId="187">
    <w:name w:val="font10"/>
    <w:basedOn w:val="1"/>
    <w:qFormat/>
    <w:uiPriority w:val="0"/>
    <w:pPr>
      <w:widowControl/>
      <w:spacing w:before="100" w:beforeAutospacing="1" w:after="100" w:afterAutospacing="1"/>
      <w:jc w:val="left"/>
    </w:pPr>
    <w:rPr>
      <w:rFonts w:hint="eastAsia" w:ascii="宋体" w:hAnsi="宋体"/>
      <w:kern w:val="0"/>
      <w:sz w:val="20"/>
    </w:rPr>
  </w:style>
  <w:style w:type="paragraph" w:customStyle="1" w:styleId="188">
    <w:name w:val="xl25"/>
    <w:basedOn w:val="1"/>
    <w:qFormat/>
    <w:uiPriority w:val="0"/>
    <w:pPr>
      <w:widowControl/>
      <w:spacing w:before="100" w:beforeAutospacing="1" w:after="100" w:afterAutospacing="1"/>
      <w:jc w:val="center"/>
    </w:pPr>
    <w:rPr>
      <w:kern w:val="0"/>
      <w:sz w:val="20"/>
    </w:rPr>
  </w:style>
  <w:style w:type="paragraph" w:customStyle="1" w:styleId="189">
    <w:name w:val="xl26"/>
    <w:basedOn w:val="1"/>
    <w:qFormat/>
    <w:uiPriority w:val="0"/>
    <w:pPr>
      <w:widowControl/>
      <w:pBdr>
        <w:top w:val="single" w:color="008000" w:sz="4" w:space="0"/>
      </w:pBdr>
      <w:spacing w:before="100" w:beforeAutospacing="1" w:after="100" w:afterAutospacing="1"/>
      <w:jc w:val="center"/>
    </w:pPr>
    <w:rPr>
      <w:color w:val="000000"/>
      <w:kern w:val="0"/>
      <w:sz w:val="20"/>
    </w:rPr>
  </w:style>
  <w:style w:type="paragraph" w:customStyle="1" w:styleId="190">
    <w:name w:val="xl27"/>
    <w:basedOn w:val="1"/>
    <w:qFormat/>
    <w:uiPriority w:val="0"/>
    <w:pPr>
      <w:widowControl/>
      <w:spacing w:before="100" w:beforeAutospacing="1" w:after="100" w:afterAutospacing="1"/>
      <w:jc w:val="center"/>
    </w:pPr>
    <w:rPr>
      <w:color w:val="000000"/>
      <w:kern w:val="0"/>
      <w:sz w:val="20"/>
    </w:rPr>
  </w:style>
  <w:style w:type="paragraph" w:customStyle="1" w:styleId="191">
    <w:name w:val="xl28"/>
    <w:basedOn w:val="1"/>
    <w:qFormat/>
    <w:uiPriority w:val="0"/>
    <w:pPr>
      <w:widowControl/>
      <w:spacing w:before="100" w:beforeAutospacing="1" w:after="100" w:afterAutospacing="1"/>
      <w:jc w:val="center"/>
    </w:pPr>
    <w:rPr>
      <w:kern w:val="0"/>
      <w:sz w:val="20"/>
    </w:rPr>
  </w:style>
  <w:style w:type="paragraph" w:customStyle="1" w:styleId="192">
    <w:name w:val="xl29"/>
    <w:basedOn w:val="1"/>
    <w:qFormat/>
    <w:uiPriority w:val="0"/>
    <w:pPr>
      <w:widowControl/>
      <w:spacing w:before="100" w:beforeAutospacing="1" w:after="100" w:afterAutospacing="1"/>
      <w:jc w:val="center"/>
    </w:pPr>
    <w:rPr>
      <w:rFonts w:ascii="宋体" w:hAnsi="宋体"/>
      <w:kern w:val="0"/>
      <w:sz w:val="20"/>
    </w:rPr>
  </w:style>
  <w:style w:type="paragraph" w:customStyle="1" w:styleId="193">
    <w:name w:val="xl31"/>
    <w:basedOn w:val="1"/>
    <w:qFormat/>
    <w:uiPriority w:val="0"/>
    <w:pPr>
      <w:widowControl/>
      <w:pBdr>
        <w:bottom w:val="single" w:color="008000" w:sz="12" w:space="0"/>
      </w:pBdr>
      <w:spacing w:before="100" w:beforeAutospacing="1" w:after="100" w:afterAutospacing="1"/>
      <w:jc w:val="center"/>
    </w:pPr>
    <w:rPr>
      <w:rFonts w:ascii="宋体" w:hAnsi="宋体"/>
      <w:kern w:val="0"/>
      <w:sz w:val="20"/>
    </w:rPr>
  </w:style>
  <w:style w:type="paragraph" w:customStyle="1" w:styleId="194">
    <w:name w:val="xl32"/>
    <w:basedOn w:val="1"/>
    <w:qFormat/>
    <w:uiPriority w:val="0"/>
    <w:pPr>
      <w:widowControl/>
      <w:spacing w:before="100" w:beforeAutospacing="1" w:after="100" w:afterAutospacing="1"/>
      <w:jc w:val="center"/>
    </w:pPr>
    <w:rPr>
      <w:rFonts w:ascii="宋体" w:hAnsi="宋体"/>
      <w:color w:val="000000"/>
      <w:kern w:val="0"/>
      <w:sz w:val="20"/>
    </w:rPr>
  </w:style>
  <w:style w:type="paragraph" w:customStyle="1" w:styleId="195">
    <w:name w:val="xl33"/>
    <w:basedOn w:val="1"/>
    <w:qFormat/>
    <w:uiPriority w:val="0"/>
    <w:pPr>
      <w:widowControl/>
      <w:pBdr>
        <w:top w:val="single" w:color="008000" w:sz="4" w:space="0"/>
      </w:pBdr>
      <w:spacing w:before="100" w:beforeAutospacing="1" w:after="100" w:afterAutospacing="1"/>
      <w:jc w:val="center"/>
    </w:pPr>
    <w:rPr>
      <w:rFonts w:ascii="宋体" w:hAnsi="宋体"/>
      <w:kern w:val="0"/>
      <w:sz w:val="20"/>
    </w:rPr>
  </w:style>
  <w:style w:type="paragraph" w:customStyle="1" w:styleId="196">
    <w:name w:val="xl34"/>
    <w:basedOn w:val="1"/>
    <w:qFormat/>
    <w:uiPriority w:val="0"/>
    <w:pPr>
      <w:widowControl/>
      <w:pBdr>
        <w:top w:val="single" w:color="008000" w:sz="4" w:space="0"/>
      </w:pBdr>
      <w:spacing w:before="100" w:beforeAutospacing="1" w:after="100" w:afterAutospacing="1"/>
      <w:jc w:val="center"/>
    </w:pPr>
    <w:rPr>
      <w:kern w:val="0"/>
      <w:sz w:val="20"/>
    </w:rPr>
  </w:style>
  <w:style w:type="paragraph" w:customStyle="1" w:styleId="197">
    <w:name w:val="xl35"/>
    <w:basedOn w:val="1"/>
    <w:qFormat/>
    <w:uiPriority w:val="0"/>
    <w:pPr>
      <w:widowControl/>
      <w:pBdr>
        <w:bottom w:val="single" w:color="008000" w:sz="4" w:space="0"/>
      </w:pBdr>
      <w:spacing w:before="100" w:beforeAutospacing="1" w:after="100" w:afterAutospacing="1"/>
      <w:jc w:val="center"/>
    </w:pPr>
    <w:rPr>
      <w:rFonts w:ascii="宋体" w:hAnsi="宋体"/>
      <w:kern w:val="0"/>
      <w:sz w:val="20"/>
    </w:rPr>
  </w:style>
  <w:style w:type="paragraph" w:customStyle="1" w:styleId="198">
    <w:name w:val="xl36"/>
    <w:basedOn w:val="1"/>
    <w:qFormat/>
    <w:uiPriority w:val="0"/>
    <w:pPr>
      <w:widowControl/>
      <w:pBdr>
        <w:bottom w:val="single" w:color="008000" w:sz="4" w:space="0"/>
      </w:pBdr>
      <w:spacing w:before="100" w:beforeAutospacing="1" w:after="100" w:afterAutospacing="1"/>
      <w:jc w:val="center"/>
    </w:pPr>
    <w:rPr>
      <w:color w:val="000000"/>
      <w:kern w:val="0"/>
      <w:sz w:val="20"/>
    </w:rPr>
  </w:style>
  <w:style w:type="paragraph" w:customStyle="1" w:styleId="199">
    <w:name w:val="xl37"/>
    <w:basedOn w:val="1"/>
    <w:qFormat/>
    <w:uiPriority w:val="0"/>
    <w:pPr>
      <w:widowControl/>
      <w:pBdr>
        <w:bottom w:val="single" w:color="008000" w:sz="4" w:space="0"/>
      </w:pBdr>
      <w:spacing w:before="100" w:beforeAutospacing="1" w:after="100" w:afterAutospacing="1"/>
      <w:jc w:val="center"/>
    </w:pPr>
    <w:rPr>
      <w:rFonts w:ascii="宋体" w:hAnsi="宋体"/>
      <w:color w:val="000000"/>
      <w:kern w:val="0"/>
      <w:sz w:val="20"/>
    </w:rPr>
  </w:style>
  <w:style w:type="paragraph" w:customStyle="1" w:styleId="200">
    <w:name w:val="xl38"/>
    <w:basedOn w:val="1"/>
    <w:qFormat/>
    <w:uiPriority w:val="0"/>
    <w:pPr>
      <w:widowControl/>
      <w:pBdr>
        <w:top w:val="single" w:color="008000" w:sz="4" w:space="0"/>
      </w:pBdr>
      <w:spacing w:before="100" w:beforeAutospacing="1" w:after="100" w:afterAutospacing="1"/>
      <w:jc w:val="center"/>
    </w:pPr>
    <w:rPr>
      <w:kern w:val="0"/>
      <w:sz w:val="20"/>
    </w:rPr>
  </w:style>
  <w:style w:type="paragraph" w:customStyle="1" w:styleId="201">
    <w:name w:val="xl39"/>
    <w:basedOn w:val="1"/>
    <w:qFormat/>
    <w:uiPriority w:val="0"/>
    <w:pPr>
      <w:widowControl/>
      <w:pBdr>
        <w:bottom w:val="single" w:color="008000" w:sz="4" w:space="0"/>
      </w:pBdr>
      <w:spacing w:before="100" w:beforeAutospacing="1" w:after="100" w:afterAutospacing="1"/>
      <w:jc w:val="center"/>
    </w:pPr>
    <w:rPr>
      <w:kern w:val="0"/>
      <w:sz w:val="20"/>
    </w:rPr>
  </w:style>
  <w:style w:type="paragraph" w:customStyle="1" w:styleId="202">
    <w:name w:val="xl40"/>
    <w:basedOn w:val="1"/>
    <w:qFormat/>
    <w:uiPriority w:val="0"/>
    <w:pPr>
      <w:widowControl/>
      <w:pBdr>
        <w:bottom w:val="single" w:color="008000" w:sz="4" w:space="0"/>
      </w:pBdr>
      <w:spacing w:before="100" w:beforeAutospacing="1" w:after="100" w:afterAutospacing="1"/>
      <w:jc w:val="center"/>
    </w:pPr>
    <w:rPr>
      <w:rFonts w:ascii="宋体" w:hAnsi="宋体"/>
      <w:kern w:val="0"/>
      <w:sz w:val="20"/>
    </w:rPr>
  </w:style>
  <w:style w:type="paragraph" w:customStyle="1" w:styleId="203">
    <w:name w:val="xl41"/>
    <w:basedOn w:val="1"/>
    <w:qFormat/>
    <w:uiPriority w:val="0"/>
    <w:pPr>
      <w:widowControl/>
      <w:pBdr>
        <w:top w:val="single" w:color="008000" w:sz="4" w:space="0"/>
      </w:pBdr>
      <w:spacing w:before="100" w:beforeAutospacing="1" w:after="100" w:afterAutospacing="1"/>
      <w:jc w:val="center"/>
    </w:pPr>
    <w:rPr>
      <w:rFonts w:ascii="宋体" w:hAnsi="宋体"/>
      <w:kern w:val="0"/>
      <w:sz w:val="20"/>
    </w:rPr>
  </w:style>
  <w:style w:type="paragraph" w:customStyle="1" w:styleId="204">
    <w:name w:val="font0"/>
    <w:basedOn w:val="1"/>
    <w:qFormat/>
    <w:uiPriority w:val="0"/>
    <w:pPr>
      <w:widowControl/>
      <w:spacing w:before="100" w:beforeAutospacing="1" w:after="100" w:afterAutospacing="1"/>
      <w:jc w:val="left"/>
    </w:pPr>
    <w:rPr>
      <w:rFonts w:hint="eastAsia" w:ascii="宋体" w:hAnsi="宋体"/>
      <w:kern w:val="0"/>
      <w:szCs w:val="24"/>
    </w:rPr>
  </w:style>
  <w:style w:type="paragraph" w:customStyle="1" w:styleId="205">
    <w:name w:val="xl42"/>
    <w:basedOn w:val="1"/>
    <w:qFormat/>
    <w:uiPriority w:val="0"/>
    <w:pPr>
      <w:widowControl/>
      <w:pBdr>
        <w:bottom w:val="single" w:color="008000" w:sz="12" w:space="0"/>
      </w:pBdr>
      <w:spacing w:before="100" w:beforeAutospacing="1" w:after="100" w:afterAutospacing="1"/>
      <w:jc w:val="left"/>
    </w:pPr>
    <w:rPr>
      <w:kern w:val="0"/>
      <w:sz w:val="22"/>
      <w:szCs w:val="22"/>
    </w:rPr>
  </w:style>
  <w:style w:type="paragraph" w:customStyle="1" w:styleId="206">
    <w:name w:val="样式 标题 1 + 小四"/>
    <w:basedOn w:val="3"/>
    <w:qFormat/>
    <w:uiPriority w:val="0"/>
    <w:pPr>
      <w:jc w:val="left"/>
    </w:pPr>
    <w:rPr>
      <w:rFonts w:eastAsia="Times New Roman"/>
      <w:bCs/>
    </w:rPr>
  </w:style>
  <w:style w:type="paragraph" w:customStyle="1" w:styleId="207">
    <w:name w:val="Normal1"/>
    <w:qFormat/>
    <w:uiPriority w:val="0"/>
    <w:pPr>
      <w:spacing w:line="737" w:lineRule="atLeast"/>
      <w:jc w:val="both"/>
    </w:pPr>
    <w:rPr>
      <w:rFonts w:ascii="Times New Roman" w:hAnsi="Times New Roman" w:eastAsia="宋体" w:cs="Times New Roman"/>
      <w:color w:val="000000"/>
      <w:sz w:val="24"/>
      <w:u w:color="000000"/>
      <w:lang w:val="en-US" w:eastAsia="zh-CN" w:bidi="ar-SA"/>
    </w:rPr>
  </w:style>
  <w:style w:type="paragraph" w:customStyle="1" w:styleId="208">
    <w:name w:val="TableIndex"/>
    <w:basedOn w:val="73"/>
    <w:qFormat/>
    <w:uiPriority w:val="0"/>
    <w:pPr>
      <w:widowControl/>
      <w:ind w:left="990" w:hanging="990" w:firstLineChars="0"/>
    </w:pPr>
    <w:rPr>
      <w:b/>
      <w:kern w:val="0"/>
      <w:lang w:eastAsia="en-US"/>
    </w:rPr>
  </w:style>
  <w:style w:type="paragraph" w:customStyle="1" w:styleId="209">
    <w:name w:val="FigureIndex"/>
    <w:basedOn w:val="76"/>
    <w:qFormat/>
    <w:uiPriority w:val="0"/>
    <w:pPr>
      <w:widowControl/>
      <w:tabs>
        <w:tab w:val="right" w:leader="dot" w:pos="8640"/>
      </w:tabs>
      <w:spacing w:line="240" w:lineRule="auto"/>
      <w:ind w:left="1260" w:hanging="1260"/>
      <w:jc w:val="center"/>
    </w:pPr>
    <w:rPr>
      <w:b/>
      <w:bCs/>
      <w:kern w:val="0"/>
      <w:szCs w:val="24"/>
      <w:lang w:eastAsia="en-US"/>
    </w:rPr>
  </w:style>
  <w:style w:type="character" w:customStyle="1" w:styleId="210">
    <w:name w:val="样式3"/>
    <w:qFormat/>
    <w:uiPriority w:val="0"/>
    <w:rPr>
      <w:rFonts w:ascii="Times New Roman" w:hAnsi="Times New Roman" w:eastAsia="Times New Roman"/>
      <w:sz w:val="24"/>
      <w:szCs w:val="24"/>
    </w:rPr>
  </w:style>
  <w:style w:type="paragraph" w:customStyle="1" w:styleId="211">
    <w:name w:val="样式4"/>
    <w:basedOn w:val="5"/>
    <w:qFormat/>
    <w:uiPriority w:val="0"/>
    <w:pPr>
      <w:keepLines/>
      <w:spacing w:before="260" w:after="260" w:line="416" w:lineRule="auto"/>
      <w:jc w:val="both"/>
    </w:pPr>
    <w:rPr>
      <w:rFonts w:eastAsia="Times New Roman"/>
      <w:bCs/>
      <w:kern w:val="0"/>
      <w:szCs w:val="32"/>
    </w:rPr>
  </w:style>
  <w:style w:type="paragraph" w:customStyle="1" w:styleId="212">
    <w:name w:val="Body-Text"/>
    <w:basedOn w:val="1"/>
    <w:qFormat/>
    <w:uiPriority w:val="0"/>
    <w:pPr>
      <w:widowControl/>
      <w:ind w:firstLine="470" w:firstLineChars="196"/>
    </w:pPr>
    <w:rPr>
      <w:bCs/>
      <w:color w:val="000000"/>
      <w:kern w:val="0"/>
      <w:szCs w:val="24"/>
    </w:rPr>
  </w:style>
  <w:style w:type="paragraph" w:customStyle="1" w:styleId="213">
    <w:name w:val="Body text 1"/>
    <w:basedOn w:val="1"/>
    <w:qFormat/>
    <w:uiPriority w:val="0"/>
    <w:pPr>
      <w:widowControl/>
      <w:spacing w:after="120"/>
      <w:jc w:val="left"/>
    </w:pPr>
    <w:rPr>
      <w:kern w:val="0"/>
      <w:lang w:eastAsia="en-US"/>
    </w:rPr>
  </w:style>
  <w:style w:type="paragraph" w:customStyle="1" w:styleId="214">
    <w:name w:val="No Style"/>
    <w:basedOn w:val="3"/>
    <w:qFormat/>
    <w:uiPriority w:val="0"/>
    <w:pPr>
      <w:widowControl/>
      <w:jc w:val="left"/>
    </w:pPr>
    <w:rPr>
      <w:rFonts w:ascii="Arial" w:hAnsi="Arial"/>
      <w:b w:val="0"/>
      <w:bCs/>
      <w:kern w:val="0"/>
      <w:szCs w:val="24"/>
      <w:lang w:eastAsia="en-US"/>
    </w:rPr>
  </w:style>
  <w:style w:type="paragraph" w:customStyle="1" w:styleId="215">
    <w:name w:val="样式 标题 2 +"/>
    <w:basedOn w:val="4"/>
    <w:link w:val="216"/>
    <w:qFormat/>
    <w:uiPriority w:val="0"/>
    <w:pPr>
      <w:keepLines/>
    </w:pPr>
    <w:rPr>
      <w:rFonts w:eastAsia="Times New Roman"/>
      <w:b w:val="0"/>
      <w:kern w:val="0"/>
      <w:szCs w:val="24"/>
    </w:rPr>
  </w:style>
  <w:style w:type="character" w:customStyle="1" w:styleId="216">
    <w:name w:val="样式 标题 2 + Char"/>
    <w:basedOn w:val="104"/>
    <w:link w:val="215"/>
    <w:qFormat/>
    <w:uiPriority w:val="0"/>
    <w:rPr>
      <w:rFonts w:eastAsia="Times New Roman"/>
      <w:b w:val="0"/>
      <w:kern w:val="2"/>
      <w:sz w:val="24"/>
      <w:szCs w:val="24"/>
      <w:lang w:bidi="ar-SA"/>
    </w:rPr>
  </w:style>
  <w:style w:type="paragraph" w:customStyle="1" w:styleId="217">
    <w:name w:val="Heading"/>
    <w:basedOn w:val="57"/>
    <w:qFormat/>
    <w:uiPriority w:val="0"/>
    <w:pPr>
      <w:widowControl/>
      <w:pBdr>
        <w:bottom w:val="none" w:color="auto" w:sz="0" w:space="0"/>
      </w:pBdr>
      <w:tabs>
        <w:tab w:val="clear" w:pos="4153"/>
        <w:tab w:val="clear" w:pos="8306"/>
      </w:tabs>
      <w:snapToGrid/>
      <w:spacing w:before="120"/>
    </w:pPr>
    <w:rPr>
      <w:rFonts w:ascii="Arial" w:hAnsi="Arial" w:cs="Arial"/>
      <w:b/>
      <w:caps/>
      <w:kern w:val="0"/>
      <w:sz w:val="28"/>
      <w:szCs w:val="20"/>
      <w:lang w:eastAsia="en-US"/>
    </w:rPr>
  </w:style>
  <w:style w:type="paragraph" w:customStyle="1" w:styleId="218">
    <w:name w:val="Footnote"/>
    <w:basedOn w:val="1"/>
    <w:qFormat/>
    <w:uiPriority w:val="0"/>
    <w:pPr>
      <w:widowControl/>
      <w:jc w:val="left"/>
    </w:pPr>
    <w:rPr>
      <w:rFonts w:ascii="Arial" w:hAnsi="Arial" w:cs="Arial"/>
      <w:kern w:val="0"/>
      <w:sz w:val="16"/>
      <w:szCs w:val="16"/>
      <w:lang w:eastAsia="en-US"/>
    </w:rPr>
  </w:style>
  <w:style w:type="paragraph" w:customStyle="1" w:styleId="219">
    <w:name w:val="Text Table Header"/>
    <w:basedOn w:val="1"/>
    <w:qFormat/>
    <w:uiPriority w:val="0"/>
    <w:pPr>
      <w:widowControl/>
      <w:jc w:val="center"/>
    </w:pPr>
    <w:rPr>
      <w:rFonts w:ascii="Arial" w:hAnsi="Arial" w:cs="Arial"/>
      <w:b/>
      <w:bCs/>
      <w:kern w:val="0"/>
      <w:sz w:val="18"/>
      <w:lang w:eastAsia="en-US"/>
    </w:rPr>
  </w:style>
  <w:style w:type="paragraph" w:customStyle="1" w:styleId="220">
    <w:name w:val="Heading 2a"/>
    <w:basedOn w:val="4"/>
    <w:qFormat/>
    <w:uiPriority w:val="0"/>
    <w:pPr>
      <w:widowControl/>
      <w:tabs>
        <w:tab w:val="left" w:pos="-1440"/>
        <w:tab w:val="left" w:pos="-720"/>
        <w:tab w:val="left" w:pos="4704"/>
      </w:tabs>
      <w:spacing w:after="40"/>
    </w:pPr>
    <w:rPr>
      <w:bCs/>
      <w:color w:val="000000"/>
      <w:kern w:val="0"/>
      <w:szCs w:val="24"/>
    </w:rPr>
  </w:style>
  <w:style w:type="paragraph" w:customStyle="1" w:styleId="221">
    <w:name w:val="样式 标题 3 +"/>
    <w:basedOn w:val="5"/>
    <w:qFormat/>
    <w:uiPriority w:val="0"/>
    <w:pPr>
      <w:keepLines/>
    </w:pPr>
    <w:rPr>
      <w:rFonts w:eastAsia="Times New Roman"/>
      <w:bCs/>
      <w:kern w:val="0"/>
      <w:sz w:val="21"/>
      <w:szCs w:val="32"/>
    </w:rPr>
  </w:style>
  <w:style w:type="paragraph" w:customStyle="1" w:styleId="222">
    <w:name w:val="Appendix Heading"/>
    <w:basedOn w:val="1"/>
    <w:qFormat/>
    <w:uiPriority w:val="0"/>
    <w:pPr>
      <w:widowControl/>
      <w:jc w:val="center"/>
    </w:pPr>
    <w:rPr>
      <w:bCs/>
      <w:kern w:val="0"/>
      <w:szCs w:val="24"/>
      <w:lang w:eastAsia="en-US"/>
    </w:rPr>
  </w:style>
  <w:style w:type="paragraph" w:customStyle="1" w:styleId="223">
    <w:name w:val="Heading - Table Columns"/>
    <w:basedOn w:val="1"/>
    <w:qFormat/>
    <w:uiPriority w:val="0"/>
    <w:pPr>
      <w:widowControl/>
      <w:jc w:val="left"/>
    </w:pPr>
    <w:rPr>
      <w:rFonts w:ascii="Arial" w:hAnsi="Arial" w:cs="Arial"/>
      <w:b/>
      <w:bCs/>
      <w:kern w:val="0"/>
      <w:sz w:val="18"/>
      <w:szCs w:val="18"/>
      <w:lang w:eastAsia="en-US"/>
    </w:rPr>
  </w:style>
  <w:style w:type="paragraph" w:customStyle="1" w:styleId="224">
    <w:name w:val="Table Title"/>
    <w:basedOn w:val="1"/>
    <w:qFormat/>
    <w:uiPriority w:val="0"/>
    <w:pPr>
      <w:widowControl/>
      <w:jc w:val="center"/>
    </w:pPr>
    <w:rPr>
      <w:rFonts w:ascii="Courier New" w:hAnsi="Courier New" w:eastAsia="Times New Roman"/>
      <w:b/>
      <w:bCs/>
      <w:kern w:val="0"/>
      <w:szCs w:val="24"/>
      <w:lang w:eastAsia="en-US"/>
    </w:rPr>
  </w:style>
  <w:style w:type="paragraph" w:customStyle="1" w:styleId="225">
    <w:name w:val="Level 1"/>
    <w:basedOn w:val="1"/>
    <w:qFormat/>
    <w:uiPriority w:val="0"/>
    <w:pPr>
      <w:ind w:left="720" w:hanging="720"/>
      <w:jc w:val="left"/>
    </w:pPr>
    <w:rPr>
      <w:rFonts w:ascii="Courier" w:hAnsi="Courier"/>
      <w:snapToGrid w:val="0"/>
      <w:kern w:val="0"/>
      <w:lang w:eastAsia="en-US"/>
    </w:rPr>
  </w:style>
  <w:style w:type="paragraph" w:customStyle="1" w:styleId="226">
    <w:name w:val="Table text"/>
    <w:basedOn w:val="1"/>
    <w:qFormat/>
    <w:uiPriority w:val="0"/>
    <w:pPr>
      <w:widowControl/>
      <w:jc w:val="left"/>
    </w:pPr>
    <w:rPr>
      <w:rFonts w:ascii="Arial" w:hAnsi="Arial" w:cs="Arial"/>
      <w:kern w:val="0"/>
      <w:sz w:val="18"/>
      <w:szCs w:val="18"/>
      <w:lang w:eastAsia="en-US"/>
    </w:rPr>
  </w:style>
  <w:style w:type="paragraph" w:customStyle="1" w:styleId="227">
    <w:name w:val="样式5"/>
    <w:basedOn w:val="5"/>
    <w:qFormat/>
    <w:uiPriority w:val="0"/>
    <w:pPr>
      <w:keepLines/>
      <w:jc w:val="both"/>
    </w:pPr>
    <w:rPr>
      <w:rFonts w:eastAsia="Times New Roman"/>
      <w:bCs/>
      <w:kern w:val="0"/>
      <w:szCs w:val="24"/>
    </w:rPr>
  </w:style>
  <w:style w:type="paragraph" w:customStyle="1" w:styleId="228">
    <w:name w:val="样式6"/>
    <w:basedOn w:val="5"/>
    <w:qFormat/>
    <w:uiPriority w:val="0"/>
    <w:pPr>
      <w:keepLines/>
      <w:jc w:val="both"/>
    </w:pPr>
    <w:rPr>
      <w:rFonts w:eastAsia="Times New Roman"/>
      <w:bCs/>
      <w:kern w:val="0"/>
      <w:szCs w:val="24"/>
    </w:rPr>
  </w:style>
  <w:style w:type="paragraph" w:customStyle="1" w:styleId="229">
    <w:name w:val="样式 标题 3 +1"/>
    <w:basedOn w:val="5"/>
    <w:link w:val="230"/>
    <w:qFormat/>
    <w:uiPriority w:val="0"/>
    <w:pPr>
      <w:keepLines/>
      <w:jc w:val="center"/>
    </w:pPr>
    <w:rPr>
      <w:rFonts w:eastAsia="Times New Roman"/>
      <w:bCs/>
      <w:kern w:val="0"/>
      <w:szCs w:val="32"/>
    </w:rPr>
  </w:style>
  <w:style w:type="character" w:customStyle="1" w:styleId="230">
    <w:name w:val="样式 标题 3 +1 Char"/>
    <w:link w:val="229"/>
    <w:qFormat/>
    <w:uiPriority w:val="0"/>
    <w:rPr>
      <w:rFonts w:eastAsia="Times New Roman"/>
      <w:b/>
      <w:bCs/>
      <w:sz w:val="24"/>
      <w:szCs w:val="32"/>
    </w:rPr>
  </w:style>
  <w:style w:type="paragraph" w:customStyle="1" w:styleId="231">
    <w:name w:val="Center"/>
    <w:qFormat/>
    <w:uiPriority w:val="0"/>
    <w:pPr>
      <w:keepLines/>
      <w:widowControl w:val="0"/>
      <w:spacing w:before="199" w:after="576" w:line="377" w:lineRule="exact"/>
      <w:jc w:val="center"/>
    </w:pPr>
    <w:rPr>
      <w:rFonts w:ascii="Arial" w:hAnsi="Arial" w:eastAsia="宋体" w:cs="Times New Roman"/>
      <w:b/>
      <w:sz w:val="32"/>
      <w:lang w:val="en-US" w:eastAsia="en-US" w:bidi="ar-SA"/>
    </w:rPr>
  </w:style>
  <w:style w:type="paragraph" w:customStyle="1" w:styleId="232">
    <w:name w:val="TOC Col Head"/>
    <w:basedOn w:val="1"/>
    <w:qFormat/>
    <w:uiPriority w:val="0"/>
    <w:pPr>
      <w:widowControl/>
      <w:tabs>
        <w:tab w:val="center" w:pos="7200"/>
        <w:tab w:val="right" w:pos="8640"/>
      </w:tabs>
      <w:spacing w:before="14" w:after="144" w:line="300" w:lineRule="exact"/>
      <w:jc w:val="left"/>
    </w:pPr>
    <w:rPr>
      <w:rFonts w:ascii="Arial" w:hAnsi="Arial"/>
      <w:b/>
      <w:kern w:val="0"/>
      <w:lang w:eastAsia="en-US"/>
    </w:rPr>
  </w:style>
  <w:style w:type="character" w:customStyle="1" w:styleId="233">
    <w:name w:val="样式1 Char"/>
    <w:qFormat/>
    <w:uiPriority w:val="0"/>
    <w:rPr>
      <w:rFonts w:ascii="Times New Roman" w:hAnsi="Times New Roman" w:eastAsia="宋体" w:cs="Times New Roman"/>
      <w:kern w:val="2"/>
      <w:sz w:val="18"/>
      <w:szCs w:val="18"/>
      <w:lang w:val="en-US" w:eastAsia="zh-CN" w:bidi="ar-SA"/>
    </w:rPr>
  </w:style>
  <w:style w:type="paragraph" w:customStyle="1" w:styleId="234">
    <w:name w:val="Text 2"/>
    <w:basedOn w:val="1"/>
    <w:qFormat/>
    <w:uiPriority w:val="0"/>
    <w:pPr>
      <w:widowControl/>
      <w:spacing w:after="240"/>
      <w:jc w:val="left"/>
    </w:pPr>
    <w:rPr>
      <w:rFonts w:eastAsia="Times New Roman"/>
      <w:kern w:val="0"/>
      <w:lang w:eastAsia="en-US"/>
    </w:rPr>
  </w:style>
  <w:style w:type="paragraph" w:customStyle="1" w:styleId="235">
    <w:name w:val="Text 1"/>
    <w:basedOn w:val="1"/>
    <w:qFormat/>
    <w:uiPriority w:val="0"/>
    <w:pPr>
      <w:widowControl/>
      <w:spacing w:after="240"/>
      <w:jc w:val="left"/>
    </w:pPr>
    <w:rPr>
      <w:rFonts w:ascii="Arial" w:hAnsi="Arial" w:cs="Arial"/>
      <w:kern w:val="0"/>
      <w:u w:val="single"/>
      <w:lang w:eastAsia="en-US"/>
    </w:rPr>
  </w:style>
  <w:style w:type="paragraph" w:customStyle="1" w:styleId="236">
    <w:name w:val="NoTOCHeading 2"/>
    <w:basedOn w:val="1"/>
    <w:next w:val="234"/>
    <w:qFormat/>
    <w:uiPriority w:val="0"/>
    <w:pPr>
      <w:keepNext/>
      <w:widowControl/>
      <w:jc w:val="left"/>
    </w:pPr>
    <w:rPr>
      <w:rFonts w:eastAsia="Times New Roman"/>
      <w:b/>
      <w:kern w:val="0"/>
      <w:lang w:eastAsia="en-US"/>
    </w:rPr>
  </w:style>
  <w:style w:type="paragraph" w:customStyle="1" w:styleId="237">
    <w:name w:val="xl43"/>
    <w:basedOn w:val="1"/>
    <w:qFormat/>
    <w:uiPriority w:val="0"/>
    <w:pPr>
      <w:widowControl/>
      <w:spacing w:before="100" w:beforeAutospacing="1" w:after="100" w:afterAutospacing="1"/>
      <w:jc w:val="center"/>
    </w:pPr>
    <w:rPr>
      <w:rFonts w:ascii="Arial" w:hAnsi="Arial" w:cs="Arial"/>
      <w:color w:val="000000"/>
      <w:kern w:val="0"/>
      <w:sz w:val="18"/>
      <w:szCs w:val="18"/>
    </w:rPr>
  </w:style>
  <w:style w:type="paragraph" w:customStyle="1" w:styleId="238">
    <w:name w:val="xl44"/>
    <w:basedOn w:val="1"/>
    <w:qFormat/>
    <w:uiPriority w:val="0"/>
    <w:pPr>
      <w:widowControl/>
      <w:pBdr>
        <w:top w:val="single" w:color="auto" w:sz="4" w:space="0"/>
        <w:bottom w:val="single" w:color="auto" w:sz="4" w:space="0"/>
      </w:pBdr>
      <w:spacing w:before="100" w:beforeAutospacing="1" w:after="100" w:afterAutospacing="1"/>
      <w:jc w:val="center"/>
      <w:textAlignment w:val="top"/>
    </w:pPr>
    <w:rPr>
      <w:rFonts w:ascii="Arial" w:hAnsi="Arial" w:cs="Arial"/>
      <w:color w:val="000000"/>
      <w:kern w:val="0"/>
      <w:sz w:val="18"/>
      <w:szCs w:val="18"/>
    </w:rPr>
  </w:style>
  <w:style w:type="paragraph" w:customStyle="1" w:styleId="239">
    <w:name w:val="xl45"/>
    <w:basedOn w:val="1"/>
    <w:qFormat/>
    <w:uiPriority w:val="0"/>
    <w:pPr>
      <w:widowControl/>
      <w:spacing w:before="100" w:beforeAutospacing="1" w:after="100" w:afterAutospacing="1"/>
      <w:jc w:val="center"/>
    </w:pPr>
    <w:rPr>
      <w:rFonts w:ascii="Arial" w:hAnsi="Arial" w:cs="Arial"/>
      <w:color w:val="000000"/>
      <w:kern w:val="0"/>
      <w:sz w:val="18"/>
      <w:szCs w:val="18"/>
    </w:rPr>
  </w:style>
  <w:style w:type="paragraph" w:customStyle="1" w:styleId="240">
    <w:name w:val="xl46"/>
    <w:basedOn w:val="1"/>
    <w:qFormat/>
    <w:uiPriority w:val="0"/>
    <w:pPr>
      <w:widowControl/>
      <w:pBdr>
        <w:bottom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41">
    <w:name w:val="xl47"/>
    <w:basedOn w:val="1"/>
    <w:qFormat/>
    <w:uiPriority w:val="0"/>
    <w:pPr>
      <w:widowControl/>
      <w:pBdr>
        <w:bottom w:val="single" w:color="auto" w:sz="8" w:space="0"/>
      </w:pBdr>
      <w:spacing w:before="100" w:beforeAutospacing="1" w:after="100" w:afterAutospacing="1"/>
      <w:jc w:val="center"/>
    </w:pPr>
    <w:rPr>
      <w:rFonts w:ascii="Arial" w:hAnsi="Arial" w:cs="Arial"/>
      <w:color w:val="000000"/>
      <w:kern w:val="0"/>
      <w:sz w:val="18"/>
      <w:szCs w:val="18"/>
    </w:rPr>
  </w:style>
  <w:style w:type="paragraph" w:customStyle="1" w:styleId="242">
    <w:name w:val="xl48"/>
    <w:basedOn w:val="1"/>
    <w:qFormat/>
    <w:uiPriority w:val="0"/>
    <w:pPr>
      <w:widowControl/>
      <w:pBdr>
        <w:top w:val="single" w:color="auto" w:sz="4" w:space="0"/>
      </w:pBdr>
      <w:spacing w:before="100" w:beforeAutospacing="1" w:after="100" w:afterAutospacing="1"/>
      <w:jc w:val="left"/>
    </w:pPr>
    <w:rPr>
      <w:rFonts w:ascii="Arial" w:hAnsi="Arial" w:cs="Arial"/>
      <w:kern w:val="0"/>
      <w:sz w:val="18"/>
      <w:szCs w:val="18"/>
    </w:rPr>
  </w:style>
  <w:style w:type="paragraph" w:customStyle="1" w:styleId="243">
    <w:name w:val="xl49"/>
    <w:basedOn w:val="1"/>
    <w:qFormat/>
    <w:uiPriority w:val="0"/>
    <w:pPr>
      <w:widowControl/>
      <w:spacing w:before="100" w:beforeAutospacing="1" w:after="100" w:afterAutospacing="1"/>
      <w:jc w:val="left"/>
    </w:pPr>
    <w:rPr>
      <w:rFonts w:ascii="Arial" w:hAnsi="Arial" w:cs="Arial"/>
      <w:kern w:val="0"/>
      <w:sz w:val="18"/>
      <w:szCs w:val="18"/>
    </w:rPr>
  </w:style>
  <w:style w:type="paragraph" w:customStyle="1" w:styleId="244">
    <w:name w:val="xl50"/>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color w:val="000000"/>
      <w:kern w:val="0"/>
      <w:sz w:val="18"/>
      <w:szCs w:val="18"/>
    </w:rPr>
  </w:style>
  <w:style w:type="paragraph" w:customStyle="1" w:styleId="245">
    <w:name w:val="xl51"/>
    <w:basedOn w:val="1"/>
    <w:qFormat/>
    <w:uiPriority w:val="0"/>
    <w:pPr>
      <w:widowControl/>
      <w:pBdr>
        <w:top w:val="single" w:color="auto" w:sz="4" w:space="0"/>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46">
    <w:name w:val="xl52"/>
    <w:basedOn w:val="1"/>
    <w:qFormat/>
    <w:uiPriority w:val="0"/>
    <w:pPr>
      <w:widowControl/>
      <w:pBdr>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47">
    <w:name w:val="xl53"/>
    <w:basedOn w:val="1"/>
    <w:qFormat/>
    <w:uiPriority w:val="0"/>
    <w:pPr>
      <w:widowControl/>
      <w:pBdr>
        <w:bottom w:val="single" w:color="auto" w:sz="8" w:space="0"/>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48">
    <w:name w:val="xl54"/>
    <w:basedOn w:val="1"/>
    <w:qFormat/>
    <w:uiPriority w:val="0"/>
    <w:pPr>
      <w:widowControl/>
      <w:pBdr>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49">
    <w:name w:val="xl55"/>
    <w:basedOn w:val="1"/>
    <w:qFormat/>
    <w:uiPriority w:val="0"/>
    <w:pPr>
      <w:widowControl/>
      <w:pBdr>
        <w:bottom w:val="single" w:color="auto" w:sz="4" w:space="0"/>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50">
    <w:name w:val="xl56"/>
    <w:basedOn w:val="1"/>
    <w:qFormat/>
    <w:uiPriority w:val="0"/>
    <w:pPr>
      <w:widowControl/>
      <w:pBdr>
        <w:top w:val="single" w:color="auto" w:sz="4" w:space="0"/>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51">
    <w:name w:val="xl57"/>
    <w:basedOn w:val="1"/>
    <w:qFormat/>
    <w:uiPriority w:val="0"/>
    <w:pPr>
      <w:widowControl/>
      <w:pBdr>
        <w:bottom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52">
    <w:name w:val="xl58"/>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53">
    <w:name w:val="xl59"/>
    <w:basedOn w:val="1"/>
    <w:qFormat/>
    <w:uiPriority w:val="0"/>
    <w:pPr>
      <w:widowControl/>
      <w:spacing w:before="100" w:beforeAutospacing="1" w:after="100" w:afterAutospacing="1"/>
      <w:jc w:val="left"/>
    </w:pPr>
    <w:rPr>
      <w:rFonts w:ascii="Arial" w:hAnsi="Arial" w:cs="Arial"/>
      <w:color w:val="000000"/>
      <w:kern w:val="0"/>
      <w:sz w:val="18"/>
      <w:szCs w:val="18"/>
    </w:rPr>
  </w:style>
  <w:style w:type="paragraph" w:customStyle="1" w:styleId="254">
    <w:name w:val="xl60"/>
    <w:basedOn w:val="1"/>
    <w:qFormat/>
    <w:uiPriority w:val="0"/>
    <w:pPr>
      <w:widowControl/>
      <w:pBdr>
        <w:top w:val="single" w:color="auto" w:sz="4" w:space="0"/>
        <w:bottom w:val="single" w:color="auto" w:sz="4" w:space="0"/>
      </w:pBdr>
      <w:spacing w:before="100" w:beforeAutospacing="1" w:after="100" w:afterAutospacing="1"/>
      <w:jc w:val="center"/>
    </w:pPr>
    <w:rPr>
      <w:rFonts w:ascii="Arial" w:hAnsi="Arial" w:cs="Arial"/>
      <w:color w:val="000000"/>
      <w:kern w:val="0"/>
      <w:sz w:val="18"/>
      <w:szCs w:val="18"/>
    </w:rPr>
  </w:style>
  <w:style w:type="paragraph" w:customStyle="1" w:styleId="255">
    <w:name w:val="xl61"/>
    <w:basedOn w:val="1"/>
    <w:qFormat/>
    <w:uiPriority w:val="0"/>
    <w:pPr>
      <w:widowControl/>
      <w:pBdr>
        <w:top w:val="single" w:color="auto" w:sz="4" w:space="0"/>
        <w:bottom w:val="single" w:color="auto" w:sz="4" w:space="0"/>
      </w:pBdr>
      <w:spacing w:before="100" w:beforeAutospacing="1" w:after="100" w:afterAutospacing="1"/>
      <w:jc w:val="center"/>
    </w:pPr>
    <w:rPr>
      <w:rFonts w:ascii="Arial" w:hAnsi="Arial" w:cs="Arial"/>
      <w:kern w:val="0"/>
      <w:sz w:val="18"/>
      <w:szCs w:val="18"/>
    </w:rPr>
  </w:style>
  <w:style w:type="paragraph" w:customStyle="1" w:styleId="256">
    <w:name w:val="xl62"/>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Arial" w:hAnsi="Arial" w:cs="Arial"/>
      <w:kern w:val="0"/>
      <w:sz w:val="18"/>
      <w:szCs w:val="18"/>
    </w:rPr>
  </w:style>
  <w:style w:type="paragraph" w:customStyle="1" w:styleId="257">
    <w:name w:val="xl63"/>
    <w:basedOn w:val="1"/>
    <w:qFormat/>
    <w:uiPriority w:val="0"/>
    <w:pPr>
      <w:widowControl/>
      <w:pBdr>
        <w:top w:val="single" w:color="auto" w:sz="4" w:space="0"/>
      </w:pBdr>
      <w:spacing w:before="100" w:beforeAutospacing="1" w:after="100" w:afterAutospacing="1"/>
      <w:jc w:val="right"/>
    </w:pPr>
    <w:rPr>
      <w:rFonts w:ascii="Arial" w:hAnsi="Arial" w:cs="Arial"/>
      <w:kern w:val="0"/>
      <w:sz w:val="18"/>
      <w:szCs w:val="18"/>
    </w:rPr>
  </w:style>
  <w:style w:type="paragraph" w:customStyle="1" w:styleId="258">
    <w:name w:val="xl64"/>
    <w:basedOn w:val="1"/>
    <w:qFormat/>
    <w:uiPriority w:val="0"/>
    <w:pPr>
      <w:widowControl/>
      <w:spacing w:before="100" w:beforeAutospacing="1" w:after="100" w:afterAutospacing="1"/>
      <w:jc w:val="right"/>
      <w:textAlignment w:val="top"/>
    </w:pPr>
    <w:rPr>
      <w:rFonts w:ascii="Arial" w:hAnsi="Arial" w:cs="Arial"/>
      <w:kern w:val="0"/>
      <w:sz w:val="18"/>
      <w:szCs w:val="18"/>
    </w:rPr>
  </w:style>
  <w:style w:type="paragraph" w:customStyle="1" w:styleId="259">
    <w:name w:val="xl65"/>
    <w:basedOn w:val="1"/>
    <w:qFormat/>
    <w:uiPriority w:val="0"/>
    <w:pPr>
      <w:widowControl/>
      <w:pBdr>
        <w:bottom w:val="single" w:color="auto" w:sz="4" w:space="0"/>
      </w:pBdr>
      <w:spacing w:before="100" w:beforeAutospacing="1" w:after="100" w:afterAutospacing="1"/>
      <w:jc w:val="right"/>
    </w:pPr>
    <w:rPr>
      <w:rFonts w:ascii="Arial" w:hAnsi="Arial" w:cs="Arial"/>
      <w:kern w:val="0"/>
      <w:sz w:val="18"/>
      <w:szCs w:val="18"/>
    </w:rPr>
  </w:style>
  <w:style w:type="paragraph" w:customStyle="1" w:styleId="260">
    <w:name w:val="NoStyle"/>
    <w:basedOn w:val="1"/>
    <w:qFormat/>
    <w:uiPriority w:val="0"/>
    <w:pPr>
      <w:widowControl/>
      <w:jc w:val="left"/>
    </w:pPr>
    <w:rPr>
      <w:rFonts w:ascii="Arial" w:hAnsi="Arial" w:eastAsia="Times New Roman"/>
      <w:kern w:val="0"/>
      <w:sz w:val="20"/>
      <w:szCs w:val="24"/>
      <w:lang w:eastAsia="en-US"/>
    </w:rPr>
  </w:style>
  <w:style w:type="character" w:customStyle="1" w:styleId="261">
    <w:name w:val="Heading 1 Char"/>
    <w:qFormat/>
    <w:locked/>
    <w:uiPriority w:val="0"/>
    <w:rPr>
      <w:rFonts w:eastAsia="宋体"/>
      <w:b/>
      <w:bCs/>
      <w:kern w:val="44"/>
      <w:sz w:val="44"/>
      <w:szCs w:val="44"/>
      <w:lang w:val="en-US" w:eastAsia="zh-CN" w:bidi="ar-SA"/>
    </w:rPr>
  </w:style>
  <w:style w:type="paragraph" w:customStyle="1" w:styleId="262">
    <w:name w:val="xl66"/>
    <w:basedOn w:val="1"/>
    <w:qFormat/>
    <w:uiPriority w:val="0"/>
    <w:pPr>
      <w:widowControl/>
      <w:spacing w:before="100" w:beforeAutospacing="1" w:after="100" w:afterAutospacing="1"/>
      <w:jc w:val="center"/>
      <w:textAlignment w:val="center"/>
    </w:pPr>
    <w:rPr>
      <w:kern w:val="0"/>
      <w:szCs w:val="24"/>
    </w:rPr>
  </w:style>
  <w:style w:type="paragraph" w:customStyle="1" w:styleId="263">
    <w:name w:val="xl67"/>
    <w:basedOn w:val="1"/>
    <w:qFormat/>
    <w:uiPriority w:val="0"/>
    <w:pPr>
      <w:widowControl/>
      <w:pBdr>
        <w:top w:val="single" w:color="auto" w:sz="4" w:space="0"/>
      </w:pBdr>
      <w:spacing w:before="100" w:beforeAutospacing="1" w:after="100" w:afterAutospacing="1"/>
      <w:jc w:val="center"/>
      <w:textAlignment w:val="center"/>
    </w:pPr>
    <w:rPr>
      <w:kern w:val="0"/>
      <w:szCs w:val="24"/>
    </w:rPr>
  </w:style>
  <w:style w:type="paragraph" w:customStyle="1" w:styleId="264">
    <w:name w:val="xl68"/>
    <w:basedOn w:val="1"/>
    <w:qFormat/>
    <w:uiPriority w:val="0"/>
    <w:pPr>
      <w:widowControl/>
      <w:spacing w:before="100" w:beforeAutospacing="1" w:after="100" w:afterAutospacing="1"/>
      <w:jc w:val="center"/>
      <w:textAlignment w:val="center"/>
    </w:pPr>
    <w:rPr>
      <w:kern w:val="0"/>
      <w:szCs w:val="24"/>
    </w:rPr>
  </w:style>
  <w:style w:type="paragraph" w:customStyle="1" w:styleId="265">
    <w:name w:val="xl69"/>
    <w:basedOn w:val="1"/>
    <w:qFormat/>
    <w:uiPriority w:val="0"/>
    <w:pPr>
      <w:widowControl/>
      <w:spacing w:before="100" w:beforeAutospacing="1" w:after="100" w:afterAutospacing="1"/>
      <w:jc w:val="center"/>
      <w:textAlignment w:val="center"/>
    </w:pPr>
    <w:rPr>
      <w:kern w:val="0"/>
      <w:szCs w:val="24"/>
    </w:rPr>
  </w:style>
  <w:style w:type="paragraph" w:customStyle="1" w:styleId="266">
    <w:name w:val="xl70"/>
    <w:basedOn w:val="1"/>
    <w:qFormat/>
    <w:uiPriority w:val="0"/>
    <w:pPr>
      <w:widowControl/>
      <w:pBdr>
        <w:top w:val="single" w:color="auto" w:sz="8" w:space="0"/>
      </w:pBdr>
      <w:spacing w:before="100" w:beforeAutospacing="1" w:after="100" w:afterAutospacing="1"/>
      <w:jc w:val="center"/>
      <w:textAlignment w:val="center"/>
    </w:pPr>
    <w:rPr>
      <w:kern w:val="0"/>
      <w:szCs w:val="24"/>
    </w:rPr>
  </w:style>
  <w:style w:type="paragraph" w:customStyle="1" w:styleId="267">
    <w:name w:val="xl71"/>
    <w:basedOn w:val="1"/>
    <w:qFormat/>
    <w:uiPriority w:val="0"/>
    <w:pPr>
      <w:widowControl/>
      <w:pBdr>
        <w:top w:val="single" w:color="auto" w:sz="8" w:space="0"/>
      </w:pBdr>
      <w:spacing w:before="100" w:beforeAutospacing="1" w:after="100" w:afterAutospacing="1"/>
      <w:jc w:val="center"/>
      <w:textAlignment w:val="center"/>
    </w:pPr>
    <w:rPr>
      <w:kern w:val="0"/>
      <w:szCs w:val="24"/>
    </w:rPr>
  </w:style>
  <w:style w:type="paragraph" w:customStyle="1" w:styleId="268">
    <w:name w:val="xl72"/>
    <w:basedOn w:val="1"/>
    <w:qFormat/>
    <w:uiPriority w:val="0"/>
    <w:pPr>
      <w:widowControl/>
      <w:pBdr>
        <w:top w:val="single" w:color="auto" w:sz="8" w:space="0"/>
      </w:pBdr>
      <w:spacing w:before="100" w:beforeAutospacing="1" w:after="100" w:afterAutospacing="1"/>
      <w:jc w:val="center"/>
      <w:textAlignment w:val="center"/>
    </w:pPr>
    <w:rPr>
      <w:kern w:val="0"/>
      <w:szCs w:val="24"/>
    </w:rPr>
  </w:style>
  <w:style w:type="paragraph" w:customStyle="1" w:styleId="269">
    <w:name w:val="xl73"/>
    <w:basedOn w:val="1"/>
    <w:qFormat/>
    <w:uiPriority w:val="0"/>
    <w:pPr>
      <w:widowControl/>
      <w:pBdr>
        <w:bottom w:val="single" w:color="auto" w:sz="4" w:space="0"/>
      </w:pBdr>
      <w:spacing w:before="100" w:beforeAutospacing="1" w:after="100" w:afterAutospacing="1"/>
      <w:jc w:val="center"/>
      <w:textAlignment w:val="center"/>
    </w:pPr>
    <w:rPr>
      <w:kern w:val="0"/>
      <w:szCs w:val="24"/>
    </w:rPr>
  </w:style>
  <w:style w:type="paragraph" w:customStyle="1" w:styleId="270">
    <w:name w:val="xl74"/>
    <w:basedOn w:val="1"/>
    <w:qFormat/>
    <w:uiPriority w:val="0"/>
    <w:pPr>
      <w:widowControl/>
      <w:pBdr>
        <w:bottom w:val="single" w:color="auto" w:sz="4" w:space="0"/>
      </w:pBdr>
      <w:spacing w:before="100" w:beforeAutospacing="1" w:after="100" w:afterAutospacing="1"/>
      <w:jc w:val="center"/>
      <w:textAlignment w:val="center"/>
    </w:pPr>
    <w:rPr>
      <w:kern w:val="0"/>
      <w:szCs w:val="24"/>
    </w:rPr>
  </w:style>
  <w:style w:type="paragraph" w:customStyle="1" w:styleId="271">
    <w:name w:val="xl75"/>
    <w:basedOn w:val="1"/>
    <w:qFormat/>
    <w:uiPriority w:val="0"/>
    <w:pPr>
      <w:widowControl/>
      <w:pBdr>
        <w:bottom w:val="single" w:color="auto" w:sz="4" w:space="0"/>
      </w:pBdr>
      <w:spacing w:before="100" w:beforeAutospacing="1" w:after="100" w:afterAutospacing="1"/>
      <w:jc w:val="center"/>
      <w:textAlignment w:val="center"/>
    </w:pPr>
    <w:rPr>
      <w:kern w:val="0"/>
      <w:szCs w:val="24"/>
    </w:rPr>
  </w:style>
  <w:style w:type="paragraph" w:customStyle="1" w:styleId="272">
    <w:name w:val="xl76"/>
    <w:basedOn w:val="1"/>
    <w:qFormat/>
    <w:uiPriority w:val="0"/>
    <w:pPr>
      <w:widowControl/>
      <w:pBdr>
        <w:top w:val="single" w:color="auto" w:sz="4" w:space="0"/>
      </w:pBdr>
      <w:spacing w:before="100" w:beforeAutospacing="1" w:after="100" w:afterAutospacing="1"/>
      <w:jc w:val="center"/>
      <w:textAlignment w:val="center"/>
    </w:pPr>
    <w:rPr>
      <w:kern w:val="0"/>
      <w:szCs w:val="24"/>
    </w:rPr>
  </w:style>
  <w:style w:type="paragraph" w:customStyle="1" w:styleId="273">
    <w:name w:val="xl77"/>
    <w:basedOn w:val="1"/>
    <w:qFormat/>
    <w:uiPriority w:val="0"/>
    <w:pPr>
      <w:widowControl/>
      <w:pBdr>
        <w:top w:val="single" w:color="auto" w:sz="4" w:space="0"/>
      </w:pBdr>
      <w:spacing w:before="100" w:beforeAutospacing="1" w:after="100" w:afterAutospacing="1"/>
      <w:jc w:val="center"/>
      <w:textAlignment w:val="center"/>
    </w:pPr>
    <w:rPr>
      <w:kern w:val="0"/>
      <w:szCs w:val="24"/>
    </w:rPr>
  </w:style>
  <w:style w:type="paragraph" w:customStyle="1" w:styleId="274">
    <w:name w:val="xl78"/>
    <w:basedOn w:val="1"/>
    <w:qFormat/>
    <w:uiPriority w:val="0"/>
    <w:pPr>
      <w:widowControl/>
      <w:pBdr>
        <w:bottom w:val="single" w:color="auto" w:sz="8" w:space="0"/>
      </w:pBdr>
      <w:spacing w:before="100" w:beforeAutospacing="1" w:after="100" w:afterAutospacing="1"/>
      <w:jc w:val="center"/>
      <w:textAlignment w:val="center"/>
    </w:pPr>
    <w:rPr>
      <w:kern w:val="0"/>
      <w:szCs w:val="24"/>
    </w:rPr>
  </w:style>
  <w:style w:type="paragraph" w:customStyle="1" w:styleId="275">
    <w:name w:val="xl79"/>
    <w:basedOn w:val="1"/>
    <w:qFormat/>
    <w:uiPriority w:val="0"/>
    <w:pPr>
      <w:widowControl/>
      <w:spacing w:before="100" w:beforeAutospacing="1" w:after="100" w:afterAutospacing="1"/>
      <w:jc w:val="center"/>
      <w:textAlignment w:val="center"/>
    </w:pPr>
    <w:rPr>
      <w:rFonts w:ascii="宋体" w:hAnsi="宋体" w:cs="宋体"/>
      <w:kern w:val="0"/>
      <w:szCs w:val="24"/>
    </w:rPr>
  </w:style>
  <w:style w:type="paragraph" w:customStyle="1" w:styleId="276">
    <w:name w:val="xl80"/>
    <w:basedOn w:val="1"/>
    <w:qFormat/>
    <w:uiPriority w:val="0"/>
    <w:pPr>
      <w:widowControl/>
      <w:pBdr>
        <w:top w:val="single" w:color="auto" w:sz="8" w:space="0"/>
      </w:pBdr>
      <w:spacing w:before="100" w:beforeAutospacing="1" w:after="100" w:afterAutospacing="1"/>
      <w:jc w:val="center"/>
      <w:textAlignment w:val="center"/>
    </w:pPr>
    <w:rPr>
      <w:rFonts w:ascii="宋体" w:hAnsi="宋体" w:cs="宋体"/>
      <w:kern w:val="0"/>
      <w:szCs w:val="24"/>
    </w:rPr>
  </w:style>
  <w:style w:type="paragraph" w:customStyle="1" w:styleId="277">
    <w:name w:val="xl81"/>
    <w:basedOn w:val="1"/>
    <w:qFormat/>
    <w:uiPriority w:val="0"/>
    <w:pPr>
      <w:widowControl/>
      <w:pBdr>
        <w:bottom w:val="single" w:color="auto" w:sz="4" w:space="0"/>
      </w:pBdr>
      <w:spacing w:before="100" w:beforeAutospacing="1" w:after="100" w:afterAutospacing="1"/>
      <w:jc w:val="center"/>
      <w:textAlignment w:val="center"/>
    </w:pPr>
    <w:rPr>
      <w:kern w:val="0"/>
      <w:szCs w:val="24"/>
    </w:rPr>
  </w:style>
  <w:style w:type="paragraph" w:customStyle="1" w:styleId="278">
    <w:name w:val="xl82"/>
    <w:basedOn w:val="1"/>
    <w:qFormat/>
    <w:uiPriority w:val="0"/>
    <w:pPr>
      <w:widowControl/>
      <w:pBdr>
        <w:top w:val="single" w:color="auto" w:sz="4" w:space="0"/>
      </w:pBdr>
      <w:spacing w:before="100" w:beforeAutospacing="1" w:after="100" w:afterAutospacing="1"/>
      <w:jc w:val="center"/>
      <w:textAlignment w:val="center"/>
    </w:pPr>
    <w:rPr>
      <w:rFonts w:ascii="宋体" w:hAnsi="宋体" w:cs="宋体"/>
      <w:kern w:val="0"/>
      <w:szCs w:val="24"/>
    </w:rPr>
  </w:style>
  <w:style w:type="paragraph" w:customStyle="1" w:styleId="279">
    <w:name w:val="xl83"/>
    <w:basedOn w:val="1"/>
    <w:qFormat/>
    <w:uiPriority w:val="0"/>
    <w:pPr>
      <w:widowControl/>
      <w:pBdr>
        <w:top w:val="single" w:color="auto" w:sz="4" w:space="0"/>
      </w:pBdr>
      <w:spacing w:before="100" w:beforeAutospacing="1" w:after="100" w:afterAutospacing="1"/>
      <w:jc w:val="center"/>
      <w:textAlignment w:val="center"/>
    </w:pPr>
    <w:rPr>
      <w:kern w:val="0"/>
      <w:szCs w:val="24"/>
    </w:rPr>
  </w:style>
  <w:style w:type="paragraph" w:customStyle="1" w:styleId="280">
    <w:name w:val="xl84"/>
    <w:basedOn w:val="1"/>
    <w:qFormat/>
    <w:uiPriority w:val="0"/>
    <w:pPr>
      <w:widowControl/>
      <w:pBdr>
        <w:bottom w:val="single" w:color="auto" w:sz="8" w:space="0"/>
      </w:pBdr>
      <w:spacing w:before="100" w:beforeAutospacing="1" w:after="100" w:afterAutospacing="1"/>
      <w:jc w:val="center"/>
      <w:textAlignment w:val="center"/>
    </w:pPr>
    <w:rPr>
      <w:rFonts w:ascii="宋体" w:hAnsi="宋体" w:cs="宋体"/>
      <w:kern w:val="0"/>
      <w:szCs w:val="24"/>
    </w:rPr>
  </w:style>
  <w:style w:type="paragraph" w:customStyle="1" w:styleId="281">
    <w:name w:val="xl85"/>
    <w:basedOn w:val="1"/>
    <w:qFormat/>
    <w:uiPriority w:val="0"/>
    <w:pPr>
      <w:widowControl/>
      <w:pBdr>
        <w:bottom w:val="single" w:color="auto" w:sz="8" w:space="0"/>
      </w:pBdr>
      <w:spacing w:before="100" w:beforeAutospacing="1" w:after="100" w:afterAutospacing="1"/>
      <w:jc w:val="center"/>
      <w:textAlignment w:val="center"/>
    </w:pPr>
    <w:rPr>
      <w:kern w:val="0"/>
      <w:szCs w:val="24"/>
    </w:rPr>
  </w:style>
  <w:style w:type="paragraph" w:customStyle="1" w:styleId="282">
    <w:name w:val="Char"/>
    <w:basedOn w:val="1"/>
    <w:next w:val="1"/>
    <w:qFormat/>
    <w:uiPriority w:val="0"/>
    <w:pPr>
      <w:spacing w:line="240" w:lineRule="atLeast"/>
      <w:ind w:left="420" w:firstLine="420"/>
      <w:jc w:val="left"/>
    </w:pPr>
    <w:rPr>
      <w:kern w:val="0"/>
      <w:szCs w:val="21"/>
    </w:rPr>
  </w:style>
  <w:style w:type="character" w:customStyle="1" w:styleId="283">
    <w:name w:val="javascript"/>
    <w:qFormat/>
    <w:uiPriority w:val="0"/>
  </w:style>
  <w:style w:type="paragraph" w:customStyle="1" w:styleId="284">
    <w:name w:val="제목 1 밑 번호없는 본문"/>
    <w:basedOn w:val="1"/>
    <w:qFormat/>
    <w:uiPriority w:val="0"/>
    <w:pPr>
      <w:tabs>
        <w:tab w:val="left" w:pos="768"/>
        <w:tab w:val="left" w:pos="1536"/>
        <w:tab w:val="left" w:pos="2304"/>
        <w:tab w:val="left" w:pos="3072"/>
        <w:tab w:val="left" w:pos="3840"/>
        <w:tab w:val="left" w:pos="4608"/>
        <w:tab w:val="left" w:pos="5376"/>
        <w:tab w:val="left" w:pos="6144"/>
        <w:tab w:val="left" w:pos="6912"/>
        <w:tab w:val="left" w:pos="7680"/>
        <w:tab w:val="left" w:pos="8448"/>
        <w:tab w:val="left" w:pos="9216"/>
        <w:tab w:val="left" w:pos="9984"/>
        <w:tab w:val="left" w:pos="10752"/>
        <w:tab w:val="left" w:pos="11520"/>
        <w:tab w:val="left" w:pos="12288"/>
        <w:tab w:val="left" w:pos="13056"/>
        <w:tab w:val="left" w:pos="13824"/>
        <w:tab w:val="left" w:pos="14592"/>
        <w:tab w:val="left" w:pos="15360"/>
        <w:tab w:val="left" w:pos="16128"/>
        <w:tab w:val="left" w:pos="16896"/>
        <w:tab w:val="left" w:pos="17664"/>
        <w:tab w:val="left" w:pos="18432"/>
        <w:tab w:val="left" w:pos="19968"/>
        <w:tab w:val="left" w:pos="20736"/>
        <w:tab w:val="left" w:pos="21504"/>
        <w:tab w:val="left" w:pos="22272"/>
        <w:tab w:val="left" w:pos="23040"/>
        <w:tab w:val="left" w:pos="23808"/>
        <w:tab w:val="left" w:pos="24576"/>
        <w:tab w:val="left" w:pos="25344"/>
        <w:tab w:val="left" w:pos="26112"/>
      </w:tabs>
      <w:autoSpaceDE w:val="0"/>
      <w:autoSpaceDN w:val="0"/>
      <w:spacing w:beforeLines="50" w:line="300" w:lineRule="atLeast"/>
      <w:ind w:left="284"/>
    </w:pPr>
    <w:rPr>
      <w:rFonts w:hAnsi="Arial Unicode MS" w:eastAsia="Gulim"/>
      <w:sz w:val="22"/>
      <w:szCs w:val="24"/>
      <w:lang w:eastAsia="ko-KR"/>
    </w:rPr>
  </w:style>
  <w:style w:type="paragraph" w:customStyle="1" w:styleId="285">
    <w:name w:val="Normal + Top"/>
    <w:basedOn w:val="1"/>
    <w:next w:val="1"/>
    <w:qFormat/>
    <w:uiPriority w:val="0"/>
    <w:pPr>
      <w:widowControl/>
      <w:spacing w:before="360" w:after="144" w:line="300" w:lineRule="atLeast"/>
      <w:jc w:val="left"/>
    </w:pPr>
    <w:rPr>
      <w:kern w:val="0"/>
      <w:lang w:eastAsia="en-US"/>
    </w:rPr>
  </w:style>
  <w:style w:type="paragraph" w:customStyle="1" w:styleId="286">
    <w:name w:val="SignLine"/>
    <w:basedOn w:val="1"/>
    <w:next w:val="1"/>
    <w:qFormat/>
    <w:uiPriority w:val="0"/>
    <w:pPr>
      <w:widowControl/>
      <w:tabs>
        <w:tab w:val="right" w:leader="underscore" w:pos="4680"/>
        <w:tab w:val="left" w:pos="5040"/>
        <w:tab w:val="right" w:leader="underscore" w:pos="8640"/>
      </w:tabs>
      <w:spacing w:before="360" w:line="300" w:lineRule="atLeast"/>
      <w:jc w:val="left"/>
    </w:pPr>
    <w:rPr>
      <w:kern w:val="0"/>
      <w:sz w:val="20"/>
      <w:lang w:eastAsia="en-US"/>
    </w:rPr>
  </w:style>
  <w:style w:type="paragraph" w:customStyle="1" w:styleId="287">
    <w:name w:val="SignName"/>
    <w:basedOn w:val="1"/>
    <w:next w:val="1"/>
    <w:qFormat/>
    <w:uiPriority w:val="0"/>
    <w:pPr>
      <w:widowControl/>
      <w:tabs>
        <w:tab w:val="center" w:pos="6840"/>
      </w:tabs>
      <w:spacing w:before="60" w:line="271" w:lineRule="exact"/>
      <w:jc w:val="left"/>
    </w:pPr>
    <w:rPr>
      <w:kern w:val="0"/>
      <w:lang w:eastAsia="en-US"/>
    </w:rPr>
  </w:style>
  <w:style w:type="paragraph" w:customStyle="1" w:styleId="288">
    <w:name w:val="正文+加粗"/>
    <w:basedOn w:val="1"/>
    <w:qFormat/>
    <w:uiPriority w:val="0"/>
    <w:rPr>
      <w:szCs w:val="24"/>
    </w:rPr>
  </w:style>
  <w:style w:type="paragraph" w:customStyle="1" w:styleId="289">
    <w:name w:val="제목 3 밑 번호없는 본문"/>
    <w:basedOn w:val="1"/>
    <w:qFormat/>
    <w:uiPriority w:val="0"/>
    <w:pPr>
      <w:tabs>
        <w:tab w:val="left" w:pos="1405"/>
        <w:tab w:val="left" w:pos="9010"/>
        <w:tab w:val="left" w:pos="25600"/>
      </w:tabs>
      <w:autoSpaceDE w:val="0"/>
      <w:autoSpaceDN w:val="0"/>
      <w:spacing w:beforeLines="50"/>
      <w:ind w:left="1134"/>
    </w:pPr>
    <w:rPr>
      <w:rFonts w:hAnsi="Arial Unicode MS" w:eastAsia="Gulim"/>
      <w:spacing w:val="2"/>
      <w:sz w:val="22"/>
      <w:szCs w:val="22"/>
      <w:lang w:eastAsia="ko-KR"/>
    </w:rPr>
  </w:style>
  <w:style w:type="paragraph" w:customStyle="1" w:styleId="290">
    <w:name w:val="제목 2 밑 번호없는 본문"/>
    <w:basedOn w:val="289"/>
    <w:qFormat/>
    <w:uiPriority w:val="0"/>
    <w:pPr>
      <w:ind w:left="737"/>
    </w:pPr>
  </w:style>
  <w:style w:type="paragraph" w:customStyle="1" w:styleId="291">
    <w:name w:val="바탕글"/>
    <w:qFormat/>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Che" w:hAnsi="Times New Roman" w:eastAsia="BatangChe" w:cs="Times New Roman"/>
      <w:color w:val="000000"/>
      <w:lang w:val="en-US" w:eastAsia="ko-KR" w:bidi="ar-SA"/>
    </w:rPr>
  </w:style>
  <w:style w:type="character" w:customStyle="1" w:styleId="292">
    <w:name w:val="제목 3 밑 번호없는 본문 Char"/>
    <w:qFormat/>
    <w:uiPriority w:val="0"/>
    <w:rPr>
      <w:rFonts w:eastAsia="Gulim"/>
      <w:spacing w:val="2"/>
      <w:kern w:val="2"/>
      <w:sz w:val="22"/>
      <w:szCs w:val="22"/>
      <w:lang w:val="en-US" w:eastAsia="ko-KR" w:bidi="ar-SA"/>
    </w:rPr>
  </w:style>
  <w:style w:type="paragraph" w:customStyle="1" w:styleId="293">
    <w:name w:val="제목 4 밑 번호없는 본문 + (中文) 宋体"/>
    <w:basedOn w:val="289"/>
    <w:qFormat/>
    <w:uiPriority w:val="0"/>
    <w:pPr>
      <w:spacing w:before="120"/>
    </w:pPr>
    <w:rPr>
      <w:rFonts w:eastAsia="宋体"/>
      <w:spacing w:val="0"/>
    </w:rPr>
  </w:style>
  <w:style w:type="character" w:customStyle="1" w:styleId="294">
    <w:name w:val="제목 4 밑 번호없는 본문 + (中文) 宋体 Char"/>
    <w:qFormat/>
    <w:uiPriority w:val="0"/>
    <w:rPr>
      <w:rFonts w:eastAsia="宋体"/>
      <w:spacing w:val="2"/>
      <w:kern w:val="2"/>
      <w:sz w:val="22"/>
      <w:szCs w:val="22"/>
      <w:lang w:val="en-US" w:eastAsia="ko-KR" w:bidi="ar-SA"/>
    </w:rPr>
  </w:style>
  <w:style w:type="paragraph" w:customStyle="1" w:styleId="295">
    <w:name w:val="Title text"/>
    <w:basedOn w:val="84"/>
    <w:next w:val="64"/>
    <w:qFormat/>
    <w:uiPriority w:val="0"/>
    <w:pPr>
      <w:widowControl/>
      <w:autoSpaceDE/>
      <w:autoSpaceDN/>
      <w:adjustRightInd/>
      <w:spacing w:before="840" w:after="60"/>
    </w:pPr>
    <w:rPr>
      <w:rFonts w:hAnsi="Arial Unicode MS"/>
      <w:caps/>
      <w:kern w:val="28"/>
      <w:sz w:val="28"/>
      <w:szCs w:val="20"/>
    </w:rPr>
  </w:style>
  <w:style w:type="paragraph" w:customStyle="1" w:styleId="296">
    <w:name w:val="目录1"/>
    <w:basedOn w:val="3"/>
    <w:qFormat/>
    <w:uiPriority w:val="0"/>
    <w:pPr>
      <w:kinsoku w:val="0"/>
      <w:spacing w:before="120" w:after="330" w:line="271" w:lineRule="auto"/>
      <w:jc w:val="left"/>
    </w:pPr>
    <w:rPr>
      <w:rFonts w:ascii="Arial" w:hAnsi="Arial" w:eastAsia="Times New Roman" w:cs="Arial"/>
      <w:b w:val="0"/>
      <w:bCs/>
      <w:caps/>
      <w:color w:val="000000"/>
      <w:szCs w:val="24"/>
    </w:rPr>
  </w:style>
  <w:style w:type="character" w:customStyle="1" w:styleId="297">
    <w:name w:val="目录1 Char"/>
    <w:qFormat/>
    <w:uiPriority w:val="0"/>
    <w:rPr>
      <w:rFonts w:eastAsia="Gulim"/>
      <w:b/>
      <w:kern w:val="2"/>
      <w:sz w:val="24"/>
      <w:szCs w:val="24"/>
      <w:lang w:val="en-US" w:eastAsia="zh-CN" w:bidi="ar-SA"/>
    </w:rPr>
  </w:style>
  <w:style w:type="paragraph" w:customStyle="1" w:styleId="298">
    <w:name w:val="Standardowy"/>
    <w:basedOn w:val="149"/>
    <w:next w:val="149"/>
    <w:qFormat/>
    <w:uiPriority w:val="0"/>
    <w:rPr>
      <w:rFonts w:ascii="JEPOHF+TimesNewRoman" w:eastAsia="JEPOHF+TimesNewRoman" w:cs="Times New Roman"/>
      <w:color w:val="auto"/>
    </w:rPr>
  </w:style>
  <w:style w:type="paragraph" w:customStyle="1" w:styleId="299">
    <w:name w:val="font11"/>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00">
    <w:name w:val="font12"/>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01">
    <w:name w:val="font13"/>
    <w:basedOn w:val="1"/>
    <w:qFormat/>
    <w:uiPriority w:val="0"/>
    <w:pPr>
      <w:widowControl/>
      <w:spacing w:before="100" w:beforeAutospacing="1" w:after="100" w:afterAutospacing="1"/>
      <w:jc w:val="left"/>
    </w:pPr>
    <w:rPr>
      <w:rFonts w:ascii="Tahoma" w:hAnsi="Tahoma" w:cs="Tahoma"/>
      <w:color w:val="000000"/>
      <w:kern w:val="0"/>
      <w:sz w:val="18"/>
      <w:szCs w:val="18"/>
    </w:rPr>
  </w:style>
  <w:style w:type="paragraph" w:customStyle="1" w:styleId="302">
    <w:name w:val="font14"/>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03">
    <w:name w:val="font15"/>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04">
    <w:name w:val="font16"/>
    <w:basedOn w:val="1"/>
    <w:qFormat/>
    <w:uiPriority w:val="0"/>
    <w:pPr>
      <w:widowControl/>
      <w:spacing w:before="100" w:beforeAutospacing="1" w:after="100" w:afterAutospacing="1"/>
      <w:jc w:val="left"/>
    </w:pPr>
    <w:rPr>
      <w:rFonts w:ascii="Tahoma" w:hAnsi="Tahoma" w:cs="Tahoma"/>
      <w:b/>
      <w:bCs/>
      <w:color w:val="000000"/>
      <w:kern w:val="0"/>
      <w:sz w:val="18"/>
      <w:szCs w:val="18"/>
    </w:rPr>
  </w:style>
  <w:style w:type="paragraph" w:customStyle="1" w:styleId="305">
    <w:name w:val="font17"/>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06">
    <w:name w:val="font18"/>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07">
    <w:name w:val="font19"/>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08">
    <w:name w:val="font20"/>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09">
    <w:name w:val="font21"/>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10">
    <w:name w:val="font22"/>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11">
    <w:name w:val="font23"/>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12">
    <w:name w:val="font24"/>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13">
    <w:name w:val="font25"/>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14">
    <w:name w:val="font26"/>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15">
    <w:name w:val="font27"/>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16">
    <w:name w:val="font28"/>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17">
    <w:name w:val="font29"/>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18">
    <w:name w:val="font30"/>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19">
    <w:name w:val="font31"/>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20">
    <w:name w:val="font32"/>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21">
    <w:name w:val="font33"/>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22">
    <w:name w:val="font34"/>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23">
    <w:name w:val="font35"/>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24">
    <w:name w:val="font36"/>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25">
    <w:name w:val="font37"/>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326">
    <w:name w:val="font38"/>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27">
    <w:name w:val="xl86"/>
    <w:basedOn w:val="1"/>
    <w:qFormat/>
    <w:uiPriority w:val="0"/>
    <w:pPr>
      <w:widowControl/>
      <w:pBdr>
        <w:top w:val="single" w:color="auto" w:sz="4" w:space="0"/>
        <w:left w:val="single" w:color="auto" w:sz="8" w:space="0"/>
        <w:bottom w:val="single" w:color="auto" w:sz="8" w:space="0"/>
      </w:pBdr>
      <w:shd w:val="clear" w:color="000000" w:fill="FFFFFF"/>
      <w:spacing w:before="100" w:beforeAutospacing="1" w:after="100" w:afterAutospacing="1"/>
      <w:jc w:val="left"/>
      <w:textAlignment w:val="center"/>
    </w:pPr>
    <w:rPr>
      <w:rFonts w:ascii="宋体" w:hAnsi="宋体" w:cs="宋体"/>
      <w:kern w:val="0"/>
      <w:sz w:val="16"/>
      <w:szCs w:val="16"/>
    </w:rPr>
  </w:style>
  <w:style w:type="paragraph" w:customStyle="1" w:styleId="328">
    <w:name w:val="xl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customStyle="1" w:styleId="329">
    <w:name w:val="xl88"/>
    <w:basedOn w:val="1"/>
    <w:qFormat/>
    <w:uiPriority w:val="0"/>
    <w:pPr>
      <w:widowControl/>
      <w:pBdr>
        <w:top w:val="single" w:color="auto" w:sz="4" w:space="0"/>
        <w:bottom w:val="single" w:color="auto" w:sz="4" w:space="0"/>
      </w:pBdr>
      <w:shd w:val="clear" w:color="000000" w:fill="FFFFFF"/>
      <w:spacing w:before="100" w:beforeAutospacing="1" w:after="100" w:afterAutospacing="1"/>
      <w:jc w:val="left"/>
      <w:textAlignment w:val="center"/>
    </w:pPr>
    <w:rPr>
      <w:rFonts w:ascii="宋体" w:hAnsi="宋体" w:cs="宋体"/>
      <w:kern w:val="0"/>
      <w:sz w:val="16"/>
      <w:szCs w:val="16"/>
    </w:rPr>
  </w:style>
  <w:style w:type="paragraph" w:customStyle="1" w:styleId="330">
    <w:name w:val="xl89"/>
    <w:basedOn w:val="1"/>
    <w:qFormat/>
    <w:uiPriority w:val="0"/>
    <w:pPr>
      <w:widowControl/>
      <w:pBdr>
        <w:top w:val="single" w:color="auto" w:sz="4" w:space="0"/>
      </w:pBdr>
      <w:shd w:val="clear" w:color="000000" w:fill="FFFFFF"/>
      <w:spacing w:before="100" w:beforeAutospacing="1" w:after="100" w:afterAutospacing="1"/>
      <w:jc w:val="left"/>
      <w:textAlignment w:val="center"/>
    </w:pPr>
    <w:rPr>
      <w:rFonts w:ascii="宋体" w:hAnsi="宋体" w:cs="宋体"/>
      <w:kern w:val="0"/>
      <w:sz w:val="16"/>
      <w:szCs w:val="16"/>
    </w:rPr>
  </w:style>
  <w:style w:type="paragraph" w:customStyle="1" w:styleId="331">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Cs w:val="24"/>
    </w:rPr>
  </w:style>
  <w:style w:type="paragraph" w:customStyle="1" w:styleId="332">
    <w:name w:val="xl9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kern w:val="0"/>
      <w:szCs w:val="24"/>
    </w:rPr>
  </w:style>
  <w:style w:type="paragraph" w:customStyle="1" w:styleId="333">
    <w:name w:val="xl9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34">
    <w:name w:val="xl93"/>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16"/>
      <w:szCs w:val="16"/>
    </w:rPr>
  </w:style>
  <w:style w:type="paragraph" w:customStyle="1" w:styleId="335">
    <w:name w:val="xl94"/>
    <w:basedOn w:val="1"/>
    <w:qFormat/>
    <w:uiPriority w:val="0"/>
    <w:pPr>
      <w:widowControl/>
      <w:pBdr>
        <w:top w:val="single" w:color="auto" w:sz="4" w:space="0"/>
        <w:left w:val="single" w:color="auto" w:sz="4" w:space="0"/>
        <w:bottom w:val="single" w:color="auto" w:sz="4" w:space="0"/>
        <w:right w:val="single" w:color="auto" w:sz="4" w:space="0"/>
      </w:pBdr>
      <w:shd w:val="clear" w:color="000000" w:fill="D8D8D8"/>
      <w:spacing w:before="100" w:beforeAutospacing="1" w:after="100" w:afterAutospacing="1"/>
      <w:jc w:val="center"/>
      <w:textAlignment w:val="center"/>
    </w:pPr>
    <w:rPr>
      <w:kern w:val="0"/>
      <w:sz w:val="20"/>
    </w:rPr>
  </w:style>
  <w:style w:type="paragraph" w:customStyle="1" w:styleId="336">
    <w:name w:val="xl95"/>
    <w:basedOn w:val="1"/>
    <w:qFormat/>
    <w:uiPriority w:val="0"/>
    <w:pPr>
      <w:widowControl/>
      <w:pBdr>
        <w:left w:val="single" w:color="auto" w:sz="4" w:space="0"/>
        <w:bottom w:val="single" w:color="auto" w:sz="4" w:space="0"/>
        <w:right w:val="single" w:color="auto" w:sz="4" w:space="0"/>
      </w:pBdr>
      <w:shd w:val="clear" w:color="000000" w:fill="D8D8D8"/>
      <w:spacing w:before="100" w:beforeAutospacing="1" w:after="100" w:afterAutospacing="1"/>
      <w:jc w:val="center"/>
      <w:textAlignment w:val="center"/>
    </w:pPr>
    <w:rPr>
      <w:kern w:val="0"/>
      <w:sz w:val="20"/>
    </w:rPr>
  </w:style>
  <w:style w:type="paragraph" w:customStyle="1" w:styleId="337">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338">
    <w:name w:val="xl97"/>
    <w:basedOn w:val="1"/>
    <w:qFormat/>
    <w:uiPriority w:val="0"/>
    <w:pPr>
      <w:widowControl/>
      <w:pBdr>
        <w:top w:val="single" w:color="auto" w:sz="4" w:space="0"/>
        <w:left w:val="single" w:color="auto" w:sz="4" w:space="0"/>
        <w:right w:val="single" w:color="auto" w:sz="4" w:space="0"/>
      </w:pBdr>
      <w:shd w:val="clear" w:color="000000" w:fill="D8D8D8"/>
      <w:spacing w:before="100" w:beforeAutospacing="1" w:after="100" w:afterAutospacing="1"/>
      <w:jc w:val="center"/>
      <w:textAlignment w:val="center"/>
    </w:pPr>
    <w:rPr>
      <w:kern w:val="0"/>
      <w:sz w:val="20"/>
    </w:rPr>
  </w:style>
  <w:style w:type="paragraph" w:customStyle="1" w:styleId="339">
    <w:name w:val="xl98"/>
    <w:basedOn w:val="1"/>
    <w:qFormat/>
    <w:uiPriority w:val="0"/>
    <w:pPr>
      <w:widowControl/>
      <w:pBdr>
        <w:top w:val="single" w:color="auto" w:sz="4" w:space="0"/>
        <w:left w:val="single" w:color="auto" w:sz="4" w:space="0"/>
        <w:bottom w:val="single" w:color="auto" w:sz="8" w:space="0"/>
        <w:right w:val="single" w:color="auto" w:sz="4" w:space="0"/>
      </w:pBdr>
      <w:shd w:val="clear" w:color="000000" w:fill="D8D8D8"/>
      <w:spacing w:before="100" w:beforeAutospacing="1" w:after="100" w:afterAutospacing="1"/>
      <w:jc w:val="center"/>
      <w:textAlignment w:val="center"/>
    </w:pPr>
    <w:rPr>
      <w:kern w:val="0"/>
      <w:sz w:val="20"/>
    </w:rPr>
  </w:style>
  <w:style w:type="paragraph" w:customStyle="1" w:styleId="340">
    <w:name w:val="xl99"/>
    <w:basedOn w:val="1"/>
    <w:qFormat/>
    <w:uiPriority w:val="0"/>
    <w:pPr>
      <w:widowControl/>
      <w:shd w:val="clear" w:color="000000" w:fill="FFFFFF"/>
      <w:spacing w:before="100" w:beforeAutospacing="1" w:after="100" w:afterAutospacing="1"/>
      <w:jc w:val="left"/>
    </w:pPr>
    <w:rPr>
      <w:kern w:val="0"/>
      <w:sz w:val="16"/>
      <w:szCs w:val="16"/>
    </w:rPr>
  </w:style>
  <w:style w:type="paragraph" w:customStyle="1" w:styleId="341">
    <w:name w:val="xl100"/>
    <w:basedOn w:val="1"/>
    <w:qFormat/>
    <w:uiPriority w:val="0"/>
    <w:pPr>
      <w:widowControl/>
      <w:pBdr>
        <w:right w:val="single" w:color="auto" w:sz="8" w:space="0"/>
      </w:pBdr>
      <w:shd w:val="clear" w:color="000000" w:fill="FFFFFF"/>
      <w:spacing w:before="100" w:beforeAutospacing="1" w:after="100" w:afterAutospacing="1"/>
      <w:jc w:val="left"/>
    </w:pPr>
    <w:rPr>
      <w:kern w:val="0"/>
      <w:sz w:val="16"/>
      <w:szCs w:val="16"/>
    </w:rPr>
  </w:style>
  <w:style w:type="paragraph" w:customStyle="1" w:styleId="342">
    <w:name w:val="xl101"/>
    <w:basedOn w:val="1"/>
    <w:qFormat/>
    <w:uiPriority w:val="0"/>
    <w:pPr>
      <w:widowControl/>
      <w:pBdr>
        <w:bottom w:val="single" w:color="auto" w:sz="4" w:space="0"/>
      </w:pBdr>
      <w:shd w:val="clear" w:color="000000" w:fill="FFFFFF"/>
      <w:spacing w:before="100" w:beforeAutospacing="1" w:after="100" w:afterAutospacing="1"/>
      <w:jc w:val="left"/>
      <w:textAlignment w:val="center"/>
    </w:pPr>
    <w:rPr>
      <w:rFonts w:ascii="宋体" w:hAnsi="宋体" w:cs="宋体"/>
      <w:kern w:val="0"/>
      <w:sz w:val="16"/>
      <w:szCs w:val="16"/>
    </w:rPr>
  </w:style>
  <w:style w:type="paragraph" w:customStyle="1" w:styleId="343">
    <w:name w:val="xl102"/>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344">
    <w:name w:val="xl103"/>
    <w:basedOn w:val="1"/>
    <w:qFormat/>
    <w:uiPriority w:val="0"/>
    <w:pPr>
      <w:widowControl/>
      <w:pBdr>
        <w:bottom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345">
    <w:name w:val="xl104"/>
    <w:basedOn w:val="1"/>
    <w:qFormat/>
    <w:uiPriority w:val="0"/>
    <w:pPr>
      <w:widowControl/>
      <w:pBdr>
        <w:left w:val="single" w:color="auto" w:sz="8" w:space="0"/>
        <w:bottom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346">
    <w:name w:val="xl105"/>
    <w:basedOn w:val="1"/>
    <w:qFormat/>
    <w:uiPriority w:val="0"/>
    <w:pPr>
      <w:widowControl/>
      <w:pBdr>
        <w:top w:val="single" w:color="auto" w:sz="4" w:space="0"/>
        <w:bottom w:val="single" w:color="auto" w:sz="4" w:space="0"/>
      </w:pBdr>
      <w:spacing w:before="100" w:beforeAutospacing="1" w:after="100" w:afterAutospacing="1"/>
      <w:jc w:val="left"/>
      <w:textAlignment w:val="center"/>
    </w:pPr>
    <w:rPr>
      <w:kern w:val="0"/>
      <w:sz w:val="16"/>
      <w:szCs w:val="16"/>
    </w:rPr>
  </w:style>
  <w:style w:type="paragraph" w:customStyle="1" w:styleId="347">
    <w:name w:val="xl106"/>
    <w:basedOn w:val="1"/>
    <w:qFormat/>
    <w:uiPriority w:val="0"/>
    <w:pPr>
      <w:widowControl/>
      <w:pBdr>
        <w:top w:val="single" w:color="auto" w:sz="4" w:space="0"/>
        <w:left w:val="single" w:color="auto" w:sz="4" w:space="0"/>
        <w:bottom w:val="single" w:color="auto" w:sz="4" w:space="0"/>
      </w:pBdr>
      <w:shd w:val="clear" w:color="000000" w:fill="D8D8D8"/>
      <w:spacing w:before="100" w:beforeAutospacing="1" w:after="100" w:afterAutospacing="1"/>
      <w:jc w:val="center"/>
      <w:textAlignment w:val="center"/>
    </w:pPr>
    <w:rPr>
      <w:kern w:val="0"/>
      <w:sz w:val="20"/>
    </w:rPr>
  </w:style>
  <w:style w:type="paragraph" w:customStyle="1" w:styleId="348">
    <w:name w:val="xl107"/>
    <w:basedOn w:val="1"/>
    <w:qFormat/>
    <w:uiPriority w:val="0"/>
    <w:pPr>
      <w:widowControl/>
      <w:pBdr>
        <w:top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349">
    <w:name w:val="xl108"/>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350">
    <w:name w:val="xl109"/>
    <w:basedOn w:val="1"/>
    <w:qFormat/>
    <w:uiPriority w:val="0"/>
    <w:pPr>
      <w:widowControl/>
      <w:pBdr>
        <w:left w:val="single" w:color="auto" w:sz="4" w:space="0"/>
        <w:bottom w:val="single" w:color="auto" w:sz="8" w:space="0"/>
        <w:right w:val="single" w:color="auto" w:sz="4" w:space="0"/>
      </w:pBdr>
      <w:shd w:val="clear" w:color="000000" w:fill="D8D8D8"/>
      <w:spacing w:before="100" w:beforeAutospacing="1" w:after="100" w:afterAutospacing="1"/>
      <w:jc w:val="center"/>
      <w:textAlignment w:val="center"/>
    </w:pPr>
    <w:rPr>
      <w:kern w:val="0"/>
      <w:sz w:val="20"/>
    </w:rPr>
  </w:style>
  <w:style w:type="paragraph" w:customStyle="1" w:styleId="351">
    <w:name w:val="xl110"/>
    <w:basedOn w:val="1"/>
    <w:qFormat/>
    <w:uiPriority w:val="0"/>
    <w:pPr>
      <w:widowControl/>
      <w:pBdr>
        <w:top w:val="single" w:color="auto" w:sz="4" w:space="0"/>
        <w:bottom w:val="single" w:color="auto" w:sz="8" w:space="0"/>
      </w:pBdr>
      <w:spacing w:before="100" w:beforeAutospacing="1" w:after="100" w:afterAutospacing="1"/>
      <w:jc w:val="left"/>
      <w:textAlignment w:val="center"/>
    </w:pPr>
    <w:rPr>
      <w:rFonts w:ascii="宋体" w:hAnsi="宋体" w:cs="宋体"/>
      <w:kern w:val="0"/>
      <w:sz w:val="16"/>
      <w:szCs w:val="16"/>
    </w:rPr>
  </w:style>
  <w:style w:type="paragraph" w:customStyle="1" w:styleId="352">
    <w:name w:val="xl111"/>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353">
    <w:name w:val="xl112"/>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customStyle="1" w:styleId="354">
    <w:name w:val="xl113"/>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355">
    <w:name w:val="xl114"/>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customStyle="1" w:styleId="356">
    <w:name w:val="xl115"/>
    <w:basedOn w:val="1"/>
    <w:qFormat/>
    <w:uiPriority w:val="0"/>
    <w:pPr>
      <w:widowControl/>
      <w:pBdr>
        <w:top w:val="single" w:color="auto" w:sz="4" w:space="0"/>
        <w:left w:val="single" w:color="auto" w:sz="8" w:space="0"/>
      </w:pBdr>
      <w:shd w:val="clear" w:color="000000" w:fill="FFFFFF"/>
      <w:spacing w:before="100" w:beforeAutospacing="1" w:after="100" w:afterAutospacing="1"/>
      <w:jc w:val="left"/>
      <w:textAlignment w:val="center"/>
    </w:pPr>
    <w:rPr>
      <w:kern w:val="0"/>
      <w:szCs w:val="24"/>
    </w:rPr>
  </w:style>
  <w:style w:type="paragraph" w:customStyle="1" w:styleId="357">
    <w:name w:val="xl116"/>
    <w:basedOn w:val="1"/>
    <w:qFormat/>
    <w:uiPriority w:val="0"/>
    <w:pPr>
      <w:widowControl/>
      <w:pBdr>
        <w:top w:val="single" w:color="auto" w:sz="4" w:space="0"/>
      </w:pBdr>
      <w:shd w:val="clear" w:color="000000" w:fill="FFFFFF"/>
      <w:spacing w:before="100" w:beforeAutospacing="1" w:after="100" w:afterAutospacing="1"/>
      <w:jc w:val="left"/>
      <w:textAlignment w:val="center"/>
    </w:pPr>
    <w:rPr>
      <w:kern w:val="0"/>
      <w:szCs w:val="24"/>
    </w:rPr>
  </w:style>
  <w:style w:type="paragraph" w:customStyle="1" w:styleId="358">
    <w:name w:val="xl117"/>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customStyle="1" w:styleId="359">
    <w:name w:val="xl118"/>
    <w:basedOn w:val="1"/>
    <w:qFormat/>
    <w:uiPriority w:val="0"/>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left"/>
      <w:textAlignment w:val="center"/>
    </w:pPr>
    <w:rPr>
      <w:kern w:val="0"/>
      <w:szCs w:val="24"/>
    </w:rPr>
  </w:style>
  <w:style w:type="paragraph" w:customStyle="1" w:styleId="360">
    <w:name w:val="xl119"/>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left"/>
      <w:textAlignment w:val="center"/>
    </w:pPr>
    <w:rPr>
      <w:kern w:val="0"/>
      <w:szCs w:val="24"/>
    </w:rPr>
  </w:style>
  <w:style w:type="paragraph" w:customStyle="1" w:styleId="361">
    <w:name w:val="xl120"/>
    <w:basedOn w:val="1"/>
    <w:qFormat/>
    <w:uiPriority w:val="0"/>
    <w:pPr>
      <w:widowControl/>
      <w:pBdr>
        <w:left w:val="single" w:color="auto" w:sz="8" w:space="0"/>
      </w:pBdr>
      <w:shd w:val="clear" w:color="000000" w:fill="FFFFFF"/>
      <w:spacing w:before="100" w:beforeAutospacing="1" w:after="100" w:afterAutospacing="1"/>
      <w:jc w:val="left"/>
      <w:textAlignment w:val="center"/>
    </w:pPr>
    <w:rPr>
      <w:kern w:val="0"/>
      <w:szCs w:val="24"/>
    </w:rPr>
  </w:style>
  <w:style w:type="paragraph" w:customStyle="1" w:styleId="362">
    <w:name w:val="xl121"/>
    <w:basedOn w:val="1"/>
    <w:qFormat/>
    <w:uiPriority w:val="0"/>
    <w:pPr>
      <w:widowControl/>
      <w:shd w:val="clear" w:color="000000" w:fill="FFFFFF"/>
      <w:spacing w:before="100" w:beforeAutospacing="1" w:after="100" w:afterAutospacing="1"/>
      <w:jc w:val="left"/>
      <w:textAlignment w:val="center"/>
    </w:pPr>
    <w:rPr>
      <w:kern w:val="0"/>
      <w:szCs w:val="24"/>
    </w:rPr>
  </w:style>
  <w:style w:type="paragraph" w:customStyle="1" w:styleId="363">
    <w:name w:val="xl122"/>
    <w:basedOn w:val="1"/>
    <w:qFormat/>
    <w:uiPriority w:val="0"/>
    <w:pPr>
      <w:widowControl/>
      <w:pBdr>
        <w:left w:val="single" w:color="auto" w:sz="8" w:space="0"/>
        <w:bottom w:val="single" w:color="auto" w:sz="4" w:space="0"/>
      </w:pBdr>
      <w:shd w:val="clear" w:color="000000" w:fill="FFFFFF"/>
      <w:spacing w:before="100" w:beforeAutospacing="1" w:after="100" w:afterAutospacing="1"/>
      <w:jc w:val="left"/>
      <w:textAlignment w:val="center"/>
    </w:pPr>
    <w:rPr>
      <w:kern w:val="0"/>
      <w:szCs w:val="24"/>
    </w:rPr>
  </w:style>
  <w:style w:type="paragraph" w:customStyle="1" w:styleId="364">
    <w:name w:val="xl123"/>
    <w:basedOn w:val="1"/>
    <w:qFormat/>
    <w:uiPriority w:val="0"/>
    <w:pPr>
      <w:widowControl/>
      <w:pBdr>
        <w:bottom w:val="single" w:color="auto" w:sz="4" w:space="0"/>
      </w:pBdr>
      <w:shd w:val="clear" w:color="000000" w:fill="FFFFFF"/>
      <w:spacing w:before="100" w:beforeAutospacing="1" w:after="100" w:afterAutospacing="1"/>
      <w:jc w:val="left"/>
      <w:textAlignment w:val="center"/>
    </w:pPr>
    <w:rPr>
      <w:kern w:val="0"/>
      <w:szCs w:val="24"/>
    </w:rPr>
  </w:style>
  <w:style w:type="paragraph" w:customStyle="1" w:styleId="365">
    <w:name w:val="xl124"/>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customStyle="1" w:styleId="366">
    <w:name w:val="xl125"/>
    <w:basedOn w:val="1"/>
    <w:qFormat/>
    <w:uiPriority w:val="0"/>
    <w:pPr>
      <w:widowControl/>
      <w:pBdr>
        <w:left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67">
    <w:name w:val="xl126"/>
    <w:basedOn w:val="1"/>
    <w:qFormat/>
    <w:uiPriority w:val="0"/>
    <w:pPr>
      <w:widowControl/>
      <w:shd w:val="clear" w:color="000000" w:fill="FFFFFF"/>
      <w:spacing w:before="100" w:beforeAutospacing="1" w:after="100" w:afterAutospacing="1"/>
      <w:jc w:val="center"/>
      <w:textAlignment w:val="center"/>
    </w:pPr>
    <w:rPr>
      <w:kern w:val="0"/>
      <w:sz w:val="16"/>
      <w:szCs w:val="16"/>
    </w:rPr>
  </w:style>
  <w:style w:type="paragraph" w:customStyle="1" w:styleId="368">
    <w:name w:val="xl127"/>
    <w:basedOn w:val="1"/>
    <w:qFormat/>
    <w:uiPriority w:val="0"/>
    <w:pPr>
      <w:widowControl/>
      <w:pBdr>
        <w:right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69">
    <w:name w:val="xl128"/>
    <w:basedOn w:val="1"/>
    <w:qFormat/>
    <w:uiPriority w:val="0"/>
    <w:pPr>
      <w:widowControl/>
      <w:pBdr>
        <w:top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70">
    <w:name w:val="xl129"/>
    <w:basedOn w:val="1"/>
    <w:qFormat/>
    <w:uiPriority w:val="0"/>
    <w:pPr>
      <w:widowControl/>
      <w:pBdr>
        <w:top w:val="single" w:color="auto" w:sz="4" w:space="0"/>
        <w:right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71">
    <w:name w:val="xl130"/>
    <w:basedOn w:val="1"/>
    <w:qFormat/>
    <w:uiPriority w:val="0"/>
    <w:pPr>
      <w:widowControl/>
      <w:pBdr>
        <w:left w:val="single" w:color="auto" w:sz="8" w:space="0"/>
      </w:pBdr>
      <w:shd w:val="clear" w:color="000000" w:fill="FFFFFF"/>
      <w:spacing w:before="100" w:beforeAutospacing="1" w:after="100" w:afterAutospacing="1"/>
      <w:jc w:val="left"/>
      <w:textAlignment w:val="center"/>
    </w:pPr>
    <w:rPr>
      <w:kern w:val="0"/>
      <w:sz w:val="16"/>
      <w:szCs w:val="16"/>
    </w:rPr>
  </w:style>
  <w:style w:type="paragraph" w:customStyle="1" w:styleId="372">
    <w:name w:val="xl131"/>
    <w:basedOn w:val="1"/>
    <w:qFormat/>
    <w:uiPriority w:val="0"/>
    <w:pPr>
      <w:widowControl/>
      <w:shd w:val="clear" w:color="000000" w:fill="FFFFFF"/>
      <w:spacing w:before="100" w:beforeAutospacing="1" w:after="100" w:afterAutospacing="1"/>
      <w:jc w:val="left"/>
      <w:textAlignment w:val="center"/>
    </w:pPr>
    <w:rPr>
      <w:kern w:val="0"/>
      <w:sz w:val="16"/>
      <w:szCs w:val="16"/>
    </w:rPr>
  </w:style>
  <w:style w:type="paragraph" w:customStyle="1" w:styleId="373">
    <w:name w:val="xl132"/>
    <w:basedOn w:val="1"/>
    <w:qFormat/>
    <w:uiPriority w:val="0"/>
    <w:pPr>
      <w:widowControl/>
      <w:pBdr>
        <w:left w:val="single" w:color="auto" w:sz="4" w:space="0"/>
      </w:pBdr>
      <w:shd w:val="clear" w:color="000000" w:fill="FFFFFF"/>
      <w:spacing w:before="100" w:beforeAutospacing="1" w:after="100" w:afterAutospacing="1"/>
      <w:jc w:val="center"/>
      <w:textAlignment w:val="center"/>
    </w:pPr>
    <w:rPr>
      <w:rFonts w:ascii="宋体" w:hAnsi="宋体" w:cs="宋体"/>
      <w:kern w:val="0"/>
      <w:sz w:val="16"/>
      <w:szCs w:val="16"/>
    </w:rPr>
  </w:style>
  <w:style w:type="paragraph" w:customStyle="1" w:styleId="374">
    <w:name w:val="xl133"/>
    <w:basedOn w:val="1"/>
    <w:qFormat/>
    <w:uiPriority w:val="0"/>
    <w:pPr>
      <w:widowControl/>
      <w:shd w:val="clear" w:color="000000" w:fill="FFFFFF"/>
      <w:spacing w:before="100" w:beforeAutospacing="1" w:after="100" w:afterAutospacing="1"/>
      <w:jc w:val="center"/>
      <w:textAlignment w:val="center"/>
    </w:pPr>
    <w:rPr>
      <w:rFonts w:ascii="宋体" w:hAnsi="宋体" w:cs="宋体"/>
      <w:kern w:val="0"/>
      <w:sz w:val="16"/>
      <w:szCs w:val="16"/>
    </w:rPr>
  </w:style>
  <w:style w:type="paragraph" w:customStyle="1" w:styleId="375">
    <w:name w:val="xl134"/>
    <w:basedOn w:val="1"/>
    <w:qFormat/>
    <w:uiPriority w:val="0"/>
    <w:pPr>
      <w:widowControl/>
      <w:pBdr>
        <w:bottom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76">
    <w:name w:val="xl135"/>
    <w:basedOn w:val="1"/>
    <w:qFormat/>
    <w:uiPriority w:val="0"/>
    <w:pPr>
      <w:widowControl/>
      <w:pBdr>
        <w:bottom w:val="single" w:color="auto" w:sz="4" w:space="0"/>
        <w:right w:val="single" w:color="auto" w:sz="4" w:space="0"/>
      </w:pBdr>
      <w:shd w:val="clear" w:color="000000" w:fill="FFFFFF"/>
      <w:spacing w:before="100" w:beforeAutospacing="1" w:after="100" w:afterAutospacing="1"/>
      <w:jc w:val="center"/>
      <w:textAlignment w:val="center"/>
    </w:pPr>
    <w:rPr>
      <w:kern w:val="0"/>
      <w:sz w:val="16"/>
      <w:szCs w:val="16"/>
    </w:rPr>
  </w:style>
  <w:style w:type="paragraph" w:customStyle="1" w:styleId="377">
    <w:name w:val="xl136"/>
    <w:basedOn w:val="1"/>
    <w:qFormat/>
    <w:uiPriority w:val="0"/>
    <w:pPr>
      <w:widowControl/>
      <w:pBdr>
        <w:left w:val="single" w:color="auto" w:sz="8" w:space="0"/>
        <w:bottom w:val="single" w:color="auto" w:sz="8" w:space="0"/>
        <w:right w:val="single" w:color="auto" w:sz="4" w:space="0"/>
      </w:pBdr>
      <w:shd w:val="clear" w:color="000000" w:fill="FFFFFF"/>
      <w:spacing w:before="100" w:beforeAutospacing="1" w:after="100" w:afterAutospacing="1"/>
      <w:jc w:val="left"/>
      <w:textAlignment w:val="center"/>
    </w:pPr>
    <w:rPr>
      <w:kern w:val="0"/>
      <w:sz w:val="16"/>
      <w:szCs w:val="16"/>
    </w:rPr>
  </w:style>
  <w:style w:type="paragraph" w:customStyle="1" w:styleId="378">
    <w:name w:val="xl137"/>
    <w:basedOn w:val="1"/>
    <w:qFormat/>
    <w:uiPriority w:val="0"/>
    <w:pPr>
      <w:widowControl/>
      <w:pBdr>
        <w:left w:val="single" w:color="auto" w:sz="4" w:space="0"/>
        <w:bottom w:val="single" w:color="auto" w:sz="8" w:space="0"/>
        <w:right w:val="single" w:color="auto" w:sz="4" w:space="0"/>
      </w:pBdr>
      <w:shd w:val="clear" w:color="000000" w:fill="FFFFFF"/>
      <w:spacing w:before="100" w:beforeAutospacing="1" w:after="100" w:afterAutospacing="1"/>
      <w:jc w:val="left"/>
      <w:textAlignment w:val="center"/>
    </w:pPr>
    <w:rPr>
      <w:kern w:val="0"/>
      <w:sz w:val="16"/>
      <w:szCs w:val="16"/>
    </w:rPr>
  </w:style>
  <w:style w:type="paragraph" w:customStyle="1" w:styleId="379">
    <w:name w:val="xl138"/>
    <w:basedOn w:val="1"/>
    <w:qFormat/>
    <w:uiPriority w:val="0"/>
    <w:pPr>
      <w:widowControl/>
      <w:pBdr>
        <w:top w:val="single" w:color="auto" w:sz="4" w:space="0"/>
        <w:left w:val="single" w:color="auto" w:sz="4" w:space="0"/>
        <w:right w:val="single" w:color="auto" w:sz="8" w:space="0"/>
      </w:pBdr>
      <w:spacing w:before="100" w:beforeAutospacing="1" w:after="100" w:afterAutospacing="1"/>
      <w:jc w:val="center"/>
    </w:pPr>
    <w:rPr>
      <w:kern w:val="0"/>
      <w:sz w:val="16"/>
      <w:szCs w:val="16"/>
    </w:rPr>
  </w:style>
  <w:style w:type="paragraph" w:customStyle="1" w:styleId="380">
    <w:name w:val="xl13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16"/>
      <w:szCs w:val="16"/>
    </w:rPr>
  </w:style>
  <w:style w:type="paragraph" w:customStyle="1" w:styleId="381">
    <w:name w:val="xl140"/>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pPr>
    <w:rPr>
      <w:kern w:val="0"/>
      <w:sz w:val="16"/>
      <w:szCs w:val="16"/>
    </w:rPr>
  </w:style>
  <w:style w:type="paragraph" w:customStyle="1" w:styleId="382">
    <w:name w:val="列出段落1"/>
    <w:basedOn w:val="1"/>
    <w:qFormat/>
    <w:uiPriority w:val="34"/>
    <w:pPr>
      <w:ind w:firstLine="420" w:firstLineChars="200"/>
    </w:pPr>
    <w:rPr>
      <w:szCs w:val="24"/>
    </w:rPr>
  </w:style>
  <w:style w:type="character" w:customStyle="1" w:styleId="383">
    <w:name w:val="纯文本 Char1"/>
    <w:qFormat/>
    <w:locked/>
    <w:uiPriority w:val="0"/>
    <w:rPr>
      <w:rFonts w:ascii="宋体" w:hAnsi="Courier New" w:cs="Times New Roman"/>
      <w:kern w:val="2"/>
      <w:sz w:val="21"/>
    </w:rPr>
  </w:style>
  <w:style w:type="paragraph" w:customStyle="1" w:styleId="384">
    <w:name w:val="样式"/>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385">
    <w:name w:val="Char Char3"/>
    <w:qFormat/>
    <w:uiPriority w:val="0"/>
    <w:rPr>
      <w:kern w:val="2"/>
    </w:rPr>
  </w:style>
  <w:style w:type="paragraph" w:customStyle="1" w:styleId="386">
    <w:name w:val="Char1 Char Char Char Char Char Char"/>
    <w:basedOn w:val="1"/>
    <w:qFormat/>
    <w:uiPriority w:val="0"/>
    <w:rPr>
      <w:szCs w:val="24"/>
    </w:rPr>
  </w:style>
  <w:style w:type="paragraph" w:customStyle="1" w:styleId="387">
    <w:name w:val="申报材料-正文"/>
    <w:basedOn w:val="1"/>
    <w:link w:val="388"/>
    <w:qFormat/>
    <w:uiPriority w:val="0"/>
    <w:pPr>
      <w:ind w:firstLine="200" w:firstLineChars="200"/>
    </w:pPr>
    <w:rPr>
      <w:szCs w:val="28"/>
    </w:rPr>
  </w:style>
  <w:style w:type="character" w:customStyle="1" w:styleId="388">
    <w:name w:val="申报材料-正文 Char"/>
    <w:link w:val="387"/>
    <w:qFormat/>
    <w:locked/>
    <w:uiPriority w:val="0"/>
    <w:rPr>
      <w:kern w:val="2"/>
      <w:sz w:val="24"/>
      <w:szCs w:val="28"/>
    </w:rPr>
  </w:style>
  <w:style w:type="character" w:customStyle="1" w:styleId="389">
    <w:name w:val="Char Char6"/>
    <w:qFormat/>
    <w:uiPriority w:val="0"/>
    <w:rPr>
      <w:rFonts w:eastAsia="宋体"/>
      <w:b/>
      <w:kern w:val="44"/>
      <w:sz w:val="44"/>
      <w:lang w:val="en-US" w:eastAsia="zh-CN"/>
    </w:rPr>
  </w:style>
  <w:style w:type="paragraph" w:customStyle="1" w:styleId="390">
    <w:name w:val="列出段落2"/>
    <w:basedOn w:val="1"/>
    <w:qFormat/>
    <w:uiPriority w:val="34"/>
    <w:pPr>
      <w:ind w:firstLine="420" w:firstLineChars="200"/>
    </w:pPr>
    <w:rPr>
      <w:szCs w:val="24"/>
    </w:rPr>
  </w:style>
  <w:style w:type="character" w:customStyle="1" w:styleId="391">
    <w:name w:val="批注框文本 Char1"/>
    <w:basedOn w:val="94"/>
    <w:qFormat/>
    <w:uiPriority w:val="99"/>
    <w:rPr>
      <w:rFonts w:ascii="Times New Roman" w:hAnsi="Times New Roman" w:eastAsia="宋体"/>
      <w:sz w:val="18"/>
      <w:szCs w:val="18"/>
    </w:rPr>
  </w:style>
  <w:style w:type="character" w:customStyle="1" w:styleId="392">
    <w:name w:val="批注框文本 Char11"/>
    <w:basedOn w:val="94"/>
    <w:semiHidden/>
    <w:qFormat/>
    <w:uiPriority w:val="0"/>
    <w:rPr>
      <w:rFonts w:ascii="Times New Roman" w:hAnsi="Times New Roman" w:eastAsia="宋体" w:cs="Times New Roman"/>
      <w:sz w:val="18"/>
      <w:szCs w:val="18"/>
    </w:rPr>
  </w:style>
  <w:style w:type="paragraph" w:customStyle="1" w:styleId="393">
    <w:name w:val="제목 4 밑 번호없는 본문 + (ÖÐÎÄ) ËÎÌå"/>
    <w:basedOn w:val="289"/>
    <w:qFormat/>
    <w:uiPriority w:val="0"/>
    <w:pPr>
      <w:spacing w:before="120"/>
    </w:pPr>
    <w:rPr>
      <w:rFonts w:eastAsia="宋体"/>
      <w:spacing w:val="0"/>
    </w:rPr>
  </w:style>
  <w:style w:type="character" w:customStyle="1" w:styleId="394">
    <w:name w:val="제목 4 밑 번호없는 본문 + (ÖÐÎÄ) ËÎÌå Char"/>
    <w:qFormat/>
    <w:uiPriority w:val="0"/>
    <w:rPr>
      <w:rFonts w:eastAsia="宋体"/>
      <w:spacing w:val="2"/>
      <w:kern w:val="2"/>
      <w:sz w:val="22"/>
      <w:lang w:val="en-US" w:eastAsia="ko-KR"/>
    </w:rPr>
  </w:style>
  <w:style w:type="paragraph" w:customStyle="1" w:styleId="395">
    <w:name w:val="WX Body Text"/>
    <w:link w:val="396"/>
    <w:qFormat/>
    <w:uiPriority w:val="0"/>
    <w:pPr>
      <w:spacing w:before="120" w:after="120"/>
      <w:ind w:left="720"/>
      <w:jc w:val="both"/>
    </w:pPr>
    <w:rPr>
      <w:rFonts w:ascii="Times New Roman" w:hAnsi="Times New Roman" w:eastAsia="宋体" w:cs="Arial"/>
      <w:bCs/>
      <w:kern w:val="32"/>
      <w:sz w:val="24"/>
      <w:szCs w:val="24"/>
      <w:lang w:val="en-US" w:eastAsia="zh-CN" w:bidi="ar-SA"/>
    </w:rPr>
  </w:style>
  <w:style w:type="character" w:customStyle="1" w:styleId="396">
    <w:name w:val="WX Body Text Char"/>
    <w:link w:val="395"/>
    <w:qFormat/>
    <w:locked/>
    <w:uiPriority w:val="0"/>
    <w:rPr>
      <w:rFonts w:cs="Arial"/>
      <w:bCs/>
      <w:kern w:val="32"/>
      <w:sz w:val="24"/>
      <w:szCs w:val="24"/>
    </w:rPr>
  </w:style>
  <w:style w:type="paragraph" w:customStyle="1" w:styleId="397">
    <w:name w:val="TOC 标题1"/>
    <w:basedOn w:val="3"/>
    <w:next w:val="1"/>
    <w:unhideWhenUsed/>
    <w:qFormat/>
    <w:uiPriority w:val="39"/>
    <w:pPr>
      <w:keepLines/>
      <w:spacing w:before="340" w:after="330" w:line="578" w:lineRule="auto"/>
      <w:jc w:val="both"/>
      <w:outlineLvl w:val="9"/>
    </w:pPr>
    <w:rPr>
      <w:bCs/>
      <w:kern w:val="44"/>
      <w:sz w:val="44"/>
      <w:szCs w:val="44"/>
    </w:rPr>
  </w:style>
  <w:style w:type="paragraph" w:customStyle="1" w:styleId="398">
    <w:name w:val="BodyText12"/>
    <w:qFormat/>
    <w:uiPriority w:val="0"/>
    <w:pPr>
      <w:spacing w:after="200" w:line="300" w:lineRule="auto"/>
      <w:ind w:left="835"/>
      <w:jc w:val="both"/>
    </w:pPr>
    <w:rPr>
      <w:rFonts w:ascii="Times New Roman" w:hAnsi="Times New Roman" w:eastAsia="宋体" w:cs="Times New Roman"/>
      <w:sz w:val="24"/>
      <w:lang w:val="en-US" w:eastAsia="en-US" w:bidi="ar-SA"/>
    </w:rPr>
  </w:style>
  <w:style w:type="paragraph" w:customStyle="1" w:styleId="399">
    <w:name w:val="TOC Heading Style"/>
    <w:basedOn w:val="3"/>
    <w:next w:val="1"/>
    <w:qFormat/>
    <w:uiPriority w:val="0"/>
    <w:pPr>
      <w:keepLines/>
      <w:widowControl/>
      <w:spacing w:after="60"/>
      <w:jc w:val="left"/>
      <w:outlineLvl w:val="9"/>
    </w:pPr>
    <w:rPr>
      <w:rFonts w:ascii="Arial" w:hAnsi="Arial"/>
      <w:caps/>
      <w:kern w:val="0"/>
      <w:sz w:val="28"/>
      <w:lang w:eastAsia="en-US"/>
    </w:rPr>
  </w:style>
  <w:style w:type="paragraph" w:customStyle="1" w:styleId="400">
    <w:name w:val="Style2"/>
    <w:basedOn w:val="4"/>
    <w:next w:val="398"/>
    <w:qFormat/>
    <w:uiPriority w:val="0"/>
    <w:pPr>
      <w:keepLines/>
      <w:widowControl/>
      <w:spacing w:after="60" w:line="240" w:lineRule="auto"/>
      <w:ind w:left="835"/>
      <w:jc w:val="both"/>
      <w:outlineLvl w:val="9"/>
    </w:pPr>
    <w:rPr>
      <w:rFonts w:ascii="Arial" w:hAnsi="Arial"/>
      <w:caps/>
      <w:kern w:val="0"/>
      <w:sz w:val="28"/>
      <w:lang w:eastAsia="en-US"/>
    </w:rPr>
  </w:style>
  <w:style w:type="paragraph" w:customStyle="1" w:styleId="401">
    <w:name w:val="Style3"/>
    <w:basedOn w:val="5"/>
    <w:next w:val="398"/>
    <w:qFormat/>
    <w:uiPriority w:val="0"/>
    <w:pPr>
      <w:keepLines/>
      <w:widowControl/>
      <w:spacing w:after="60" w:line="240" w:lineRule="auto"/>
      <w:ind w:left="835"/>
      <w:jc w:val="both"/>
      <w:outlineLvl w:val="9"/>
    </w:pPr>
    <w:rPr>
      <w:rFonts w:ascii="Arial" w:hAnsi="Arial"/>
      <w:kern w:val="0"/>
      <w:szCs w:val="20"/>
      <w:lang w:eastAsia="en-US"/>
    </w:rPr>
  </w:style>
  <w:style w:type="paragraph" w:customStyle="1" w:styleId="402">
    <w:name w:val="Style4"/>
    <w:basedOn w:val="6"/>
    <w:next w:val="398"/>
    <w:qFormat/>
    <w:uiPriority w:val="0"/>
    <w:pPr>
      <w:tabs>
        <w:tab w:val="left" w:pos="360"/>
      </w:tabs>
      <w:spacing w:after="60"/>
      <w:ind w:left="2246" w:hanging="1411"/>
      <w:outlineLvl w:val="9"/>
    </w:pPr>
    <w:rPr>
      <w:rFonts w:cs="Times New Roman"/>
      <w:b w:val="0"/>
      <w:smallCaps/>
      <w:spacing w:val="-1"/>
      <w:szCs w:val="20"/>
      <w:lang w:val="en-US"/>
    </w:rPr>
  </w:style>
  <w:style w:type="paragraph" w:customStyle="1" w:styleId="403">
    <w:name w:val="Style5"/>
    <w:basedOn w:val="7"/>
    <w:next w:val="398"/>
    <w:qFormat/>
    <w:uiPriority w:val="0"/>
    <w:pPr>
      <w:widowControl/>
      <w:tabs>
        <w:tab w:val="left" w:pos="360"/>
      </w:tabs>
      <w:spacing w:after="60" w:line="240" w:lineRule="auto"/>
      <w:ind w:left="2246" w:hanging="1411"/>
      <w:outlineLvl w:val="9"/>
    </w:pPr>
    <w:rPr>
      <w:rFonts w:ascii="Arial" w:hAnsi="Arial"/>
      <w:bCs w:val="0"/>
      <w:spacing w:val="-1"/>
      <w:szCs w:val="20"/>
      <w:lang w:eastAsia="en-US"/>
    </w:rPr>
  </w:style>
  <w:style w:type="paragraph" w:customStyle="1" w:styleId="404">
    <w:name w:val="Style6"/>
    <w:basedOn w:val="8"/>
    <w:next w:val="398"/>
    <w:qFormat/>
    <w:uiPriority w:val="0"/>
    <w:pPr>
      <w:widowControl/>
      <w:tabs>
        <w:tab w:val="left" w:pos="360"/>
      </w:tabs>
      <w:spacing w:before="0" w:after="60" w:line="240" w:lineRule="auto"/>
      <w:ind w:left="2246" w:hanging="1411"/>
      <w:outlineLvl w:val="9"/>
    </w:pPr>
    <w:rPr>
      <w:rFonts w:eastAsia="宋体"/>
      <w:bCs w:val="0"/>
      <w:i/>
      <w:szCs w:val="20"/>
      <w:lang w:eastAsia="en-US"/>
    </w:rPr>
  </w:style>
  <w:style w:type="paragraph" w:customStyle="1" w:styleId="405">
    <w:name w:val="Style9"/>
    <w:basedOn w:val="11"/>
    <w:next w:val="398"/>
    <w:qFormat/>
    <w:uiPriority w:val="0"/>
    <w:pPr>
      <w:widowControl/>
      <w:tabs>
        <w:tab w:val="left" w:pos="360"/>
      </w:tabs>
      <w:spacing w:before="0" w:after="60" w:line="240" w:lineRule="auto"/>
      <w:ind w:left="2246" w:hanging="1411"/>
      <w:outlineLvl w:val="9"/>
    </w:pPr>
    <w:rPr>
      <w:rFonts w:eastAsia="宋体"/>
      <w:b/>
      <w:i/>
      <w:sz w:val="24"/>
      <w:szCs w:val="20"/>
      <w:lang w:eastAsia="en-US"/>
    </w:rPr>
  </w:style>
  <w:style w:type="paragraph" w:customStyle="1" w:styleId="406">
    <w:name w:val="Mark Attachment"/>
    <w:next w:val="407"/>
    <w:qFormat/>
    <w:uiPriority w:val="0"/>
    <w:pPr>
      <w:jc w:val="center"/>
    </w:pPr>
    <w:rPr>
      <w:rFonts w:ascii="Times New Roman" w:hAnsi="Times New Roman" w:eastAsia="宋体" w:cs="Times New Roman"/>
      <w:lang w:val="en-US" w:eastAsia="en-US" w:bidi="ar-SA"/>
    </w:rPr>
  </w:style>
  <w:style w:type="paragraph" w:customStyle="1" w:styleId="407">
    <w:name w:val="TableText"/>
    <w:basedOn w:val="408"/>
    <w:qFormat/>
    <w:uiPriority w:val="0"/>
    <w:pPr>
      <w:ind w:left="0" w:firstLine="0"/>
    </w:pPr>
  </w:style>
  <w:style w:type="paragraph" w:customStyle="1" w:styleId="408">
    <w:name w:val="Table"/>
    <w:basedOn w:val="409"/>
    <w:next w:val="407"/>
    <w:qFormat/>
    <w:uiPriority w:val="0"/>
    <w:pPr>
      <w:ind w:left="1800" w:hanging="1800"/>
    </w:pPr>
  </w:style>
  <w:style w:type="paragraph" w:customStyle="1" w:styleId="409">
    <w:name w:val="Mark Table"/>
    <w:basedOn w:val="410"/>
    <w:next w:val="407"/>
    <w:qFormat/>
    <w:uiPriority w:val="0"/>
    <w:pPr>
      <w:ind w:left="1080"/>
    </w:pPr>
  </w:style>
  <w:style w:type="paragraph" w:customStyle="1" w:styleId="410">
    <w:name w:val="Mark Figure"/>
    <w:basedOn w:val="398"/>
    <w:next w:val="398"/>
    <w:qFormat/>
    <w:uiPriority w:val="0"/>
    <w:pPr>
      <w:keepNext/>
      <w:spacing w:after="0" w:line="240" w:lineRule="auto"/>
      <w:ind w:left="1915" w:hanging="1080"/>
      <w:jc w:val="left"/>
    </w:pPr>
    <w:rPr>
      <w:sz w:val="20"/>
    </w:rPr>
  </w:style>
  <w:style w:type="paragraph" w:customStyle="1" w:styleId="411">
    <w:name w:val="BodyText10"/>
    <w:qFormat/>
    <w:uiPriority w:val="0"/>
    <w:pPr>
      <w:suppressAutoHyphens/>
    </w:pPr>
    <w:rPr>
      <w:rFonts w:ascii="Times New Roman" w:hAnsi="Times New Roman" w:eastAsia="宋体" w:cs="Times New Roman"/>
      <w:lang w:val="en-US" w:eastAsia="en-US" w:bidi="ar-SA"/>
    </w:rPr>
  </w:style>
  <w:style w:type="paragraph" w:customStyle="1" w:styleId="412">
    <w:name w:val="NoTOCHeading 4"/>
    <w:basedOn w:val="1"/>
    <w:next w:val="1"/>
    <w:qFormat/>
    <w:uiPriority w:val="0"/>
    <w:pPr>
      <w:keepNext/>
      <w:widowControl/>
      <w:jc w:val="left"/>
    </w:pPr>
    <w:rPr>
      <w:i/>
      <w:kern w:val="0"/>
      <w:lang w:eastAsia="en-US"/>
    </w:rPr>
  </w:style>
  <w:style w:type="paragraph" w:customStyle="1" w:styleId="413">
    <w:name w:val="QA Statement Title"/>
    <w:basedOn w:val="1"/>
    <w:qFormat/>
    <w:uiPriority w:val="0"/>
    <w:pPr>
      <w:widowControl/>
      <w:spacing w:before="240" w:after="240"/>
      <w:jc w:val="center"/>
    </w:pPr>
    <w:rPr>
      <w:b/>
      <w:caps/>
      <w:kern w:val="0"/>
      <w:u w:val="single"/>
      <w:lang w:eastAsia="en-US"/>
    </w:rPr>
  </w:style>
  <w:style w:type="paragraph" w:customStyle="1" w:styleId="414">
    <w:name w:val="Bullet List"/>
    <w:basedOn w:val="1"/>
    <w:qFormat/>
    <w:uiPriority w:val="0"/>
    <w:pPr>
      <w:widowControl/>
      <w:spacing w:after="120"/>
      <w:ind w:left="360" w:hanging="360"/>
      <w:jc w:val="left"/>
    </w:pPr>
    <w:rPr>
      <w:kern w:val="24"/>
      <w:lang w:eastAsia="en-US"/>
    </w:rPr>
  </w:style>
  <w:style w:type="paragraph" w:customStyle="1" w:styleId="415">
    <w:name w:val="Preface 1"/>
    <w:basedOn w:val="1"/>
    <w:next w:val="1"/>
    <w:qFormat/>
    <w:uiPriority w:val="0"/>
    <w:pPr>
      <w:keepNext/>
      <w:widowControl/>
      <w:spacing w:before="240" w:after="240"/>
      <w:jc w:val="center"/>
      <w:outlineLvl w:val="0"/>
    </w:pPr>
    <w:rPr>
      <w:b/>
      <w:caps/>
      <w:kern w:val="0"/>
      <w:lang w:eastAsia="en-US"/>
    </w:rPr>
  </w:style>
  <w:style w:type="paragraph" w:customStyle="1" w:styleId="416">
    <w:name w:val="Preface Text"/>
    <w:basedOn w:val="1"/>
    <w:qFormat/>
    <w:uiPriority w:val="0"/>
    <w:pPr>
      <w:widowControl/>
      <w:spacing w:after="240"/>
      <w:jc w:val="left"/>
    </w:pPr>
    <w:rPr>
      <w:kern w:val="0"/>
      <w:lang w:eastAsia="en-US"/>
    </w:rPr>
  </w:style>
  <w:style w:type="paragraph" w:customStyle="1" w:styleId="417">
    <w:name w:val="Report text"/>
    <w:basedOn w:val="1"/>
    <w:qFormat/>
    <w:uiPriority w:val="0"/>
    <w:pPr>
      <w:widowControl/>
      <w:tabs>
        <w:tab w:val="left" w:pos="270"/>
        <w:tab w:val="left" w:pos="720"/>
        <w:tab w:val="right" w:pos="8370"/>
      </w:tabs>
      <w:jc w:val="left"/>
    </w:pPr>
    <w:rPr>
      <w:kern w:val="0"/>
      <w:lang w:eastAsia="en-US"/>
    </w:rPr>
  </w:style>
  <w:style w:type="paragraph" w:customStyle="1" w:styleId="418">
    <w:name w:val="Table Text"/>
    <w:basedOn w:val="1"/>
    <w:qFormat/>
    <w:uiPriority w:val="0"/>
    <w:pPr>
      <w:widowControl/>
      <w:jc w:val="left"/>
    </w:pPr>
    <w:rPr>
      <w:kern w:val="0"/>
      <w:lang w:eastAsia="en-US"/>
    </w:rPr>
  </w:style>
  <w:style w:type="paragraph" w:customStyle="1" w:styleId="419">
    <w:name w:val="Title Header Page"/>
    <w:basedOn w:val="1"/>
    <w:qFormat/>
    <w:uiPriority w:val="0"/>
    <w:pPr>
      <w:widowControl/>
      <w:spacing w:after="240"/>
      <w:jc w:val="center"/>
    </w:pPr>
    <w:rPr>
      <w:caps/>
      <w:kern w:val="24"/>
      <w:lang w:eastAsia="en-US"/>
    </w:rPr>
  </w:style>
  <w:style w:type="paragraph" w:customStyle="1" w:styleId="420">
    <w:name w:val="SBLK"/>
    <w:basedOn w:val="1"/>
    <w:qFormat/>
    <w:uiPriority w:val="0"/>
    <w:pPr>
      <w:widowControl/>
      <w:spacing w:after="240"/>
      <w:jc w:val="left"/>
    </w:pPr>
    <w:rPr>
      <w:kern w:val="0"/>
      <w:lang w:eastAsia="en-US"/>
    </w:rPr>
  </w:style>
  <w:style w:type="paragraph" w:customStyle="1" w:styleId="421">
    <w:name w:val="SummaryBullet"/>
    <w:qFormat/>
    <w:uiPriority w:val="0"/>
    <w:pPr>
      <w:numPr>
        <w:ilvl w:val="0"/>
        <w:numId w:val="3"/>
      </w:numPr>
      <w:tabs>
        <w:tab w:val="clear" w:pos="360"/>
      </w:tabs>
      <w:spacing w:after="200"/>
      <w:jc w:val="both"/>
    </w:pPr>
    <w:rPr>
      <w:rFonts w:ascii="Times New Roman" w:hAnsi="Times New Roman" w:eastAsia="宋体" w:cs="Times New Roman"/>
      <w:lang w:val="en-US" w:eastAsia="en-US" w:bidi="ar-SA"/>
    </w:rPr>
  </w:style>
  <w:style w:type="paragraph" w:customStyle="1" w:styleId="422">
    <w:name w:val="Text 4"/>
    <w:basedOn w:val="235"/>
    <w:qFormat/>
    <w:uiPriority w:val="0"/>
    <w:rPr>
      <w:rFonts w:ascii="Times New Roman" w:hAnsi="Times New Roman" w:cs="Times New Roman"/>
      <w:u w:val="none"/>
    </w:rPr>
  </w:style>
  <w:style w:type="paragraph" w:customStyle="1" w:styleId="423">
    <w:name w:val="List Number 1"/>
    <w:basedOn w:val="235"/>
    <w:qFormat/>
    <w:uiPriority w:val="0"/>
    <w:pPr>
      <w:spacing w:after="0"/>
      <w:ind w:left="360" w:hanging="360"/>
    </w:pPr>
    <w:rPr>
      <w:rFonts w:ascii="Times New Roman" w:hAnsi="Times New Roman" w:cs="Times New Roman"/>
      <w:u w:val="none"/>
    </w:rPr>
  </w:style>
  <w:style w:type="paragraph" w:customStyle="1" w:styleId="424">
    <w:name w:val="Text 3"/>
    <w:basedOn w:val="235"/>
    <w:qFormat/>
    <w:uiPriority w:val="0"/>
    <w:rPr>
      <w:rFonts w:ascii="Times New Roman" w:hAnsi="Times New Roman" w:cs="Times New Roman"/>
      <w:u w:val="none"/>
    </w:rPr>
  </w:style>
  <w:style w:type="paragraph" w:customStyle="1" w:styleId="425">
    <w:name w:val="Heading Table"/>
    <w:basedOn w:val="1"/>
    <w:next w:val="1"/>
    <w:qFormat/>
    <w:uiPriority w:val="0"/>
    <w:pPr>
      <w:keepNext/>
      <w:widowControl/>
      <w:spacing w:after="240"/>
      <w:jc w:val="center"/>
      <w:outlineLvl w:val="1"/>
    </w:pPr>
    <w:rPr>
      <w:b/>
      <w:kern w:val="0"/>
      <w:lang w:eastAsia="en-US"/>
    </w:rPr>
  </w:style>
  <w:style w:type="paragraph" w:customStyle="1" w:styleId="426">
    <w:name w:val="Table L"/>
    <w:basedOn w:val="1"/>
    <w:qFormat/>
    <w:uiPriority w:val="0"/>
    <w:pPr>
      <w:widowControl/>
      <w:jc w:val="left"/>
    </w:pPr>
    <w:rPr>
      <w:kern w:val="0"/>
      <w:sz w:val="18"/>
      <w:lang w:eastAsia="en-US"/>
    </w:rPr>
  </w:style>
  <w:style w:type="paragraph" w:customStyle="1" w:styleId="427">
    <w:name w:val="Table C"/>
    <w:basedOn w:val="426"/>
    <w:qFormat/>
    <w:uiPriority w:val="0"/>
    <w:pPr>
      <w:jc w:val="center"/>
    </w:pPr>
  </w:style>
  <w:style w:type="paragraph" w:customStyle="1" w:styleId="428">
    <w:name w:val="Table R"/>
    <w:basedOn w:val="426"/>
    <w:qFormat/>
    <w:uiPriority w:val="0"/>
    <w:pPr>
      <w:jc w:val="right"/>
    </w:pPr>
  </w:style>
  <w:style w:type="paragraph" w:customStyle="1" w:styleId="429">
    <w:name w:val="Heading Appendix"/>
    <w:basedOn w:val="1"/>
    <w:next w:val="1"/>
    <w:qFormat/>
    <w:uiPriority w:val="0"/>
    <w:pPr>
      <w:keepNext/>
      <w:widowControl/>
      <w:spacing w:after="240"/>
      <w:jc w:val="center"/>
      <w:outlineLvl w:val="1"/>
    </w:pPr>
    <w:rPr>
      <w:b/>
      <w:kern w:val="0"/>
      <w:lang w:eastAsia="en-US"/>
    </w:rPr>
  </w:style>
  <w:style w:type="paragraph" w:customStyle="1" w:styleId="430">
    <w:name w:val="제목 4 밑 번호없는 본문 + (ÖÐÎÄ) ËÎÌå2"/>
    <w:basedOn w:val="289"/>
    <w:qFormat/>
    <w:uiPriority w:val="0"/>
    <w:pPr>
      <w:spacing w:before="120"/>
    </w:pPr>
    <w:rPr>
      <w:rFonts w:eastAsia="宋体"/>
      <w:spacing w:val="0"/>
    </w:rPr>
  </w:style>
  <w:style w:type="character" w:customStyle="1" w:styleId="431">
    <w:name w:val="제목 4 밑 번호없는 본문 + (ÖÐÎÄ) ËÎÌå Char2"/>
    <w:qFormat/>
    <w:uiPriority w:val="0"/>
    <w:rPr>
      <w:rFonts w:eastAsia="宋体"/>
      <w:spacing w:val="2"/>
      <w:kern w:val="2"/>
      <w:sz w:val="22"/>
      <w:lang w:val="en-US" w:eastAsia="ko-KR"/>
    </w:rPr>
  </w:style>
  <w:style w:type="paragraph" w:customStyle="1" w:styleId="432">
    <w:name w:val="Char Char2"/>
    <w:basedOn w:val="1"/>
    <w:qFormat/>
    <w:uiPriority w:val="0"/>
    <w:rPr>
      <w:szCs w:val="24"/>
    </w:rPr>
  </w:style>
  <w:style w:type="character" w:customStyle="1" w:styleId="433">
    <w:name w:val="Char Char1"/>
    <w:qFormat/>
    <w:uiPriority w:val="0"/>
    <w:rPr>
      <w:rFonts w:eastAsia="宋体"/>
      <w:kern w:val="2"/>
      <w:sz w:val="18"/>
      <w:lang w:val="en-US" w:eastAsia="zh-CN"/>
    </w:rPr>
  </w:style>
  <w:style w:type="paragraph" w:customStyle="1" w:styleId="434">
    <w:name w:val="Char Char21"/>
    <w:basedOn w:val="1"/>
    <w:qFormat/>
    <w:uiPriority w:val="0"/>
    <w:rPr>
      <w:szCs w:val="24"/>
    </w:rPr>
  </w:style>
  <w:style w:type="paragraph" w:customStyle="1" w:styleId="435">
    <w:name w:val="제목 4 밑 번호없는 본문 + (ÖÐÎÄ) ËÎÌå1"/>
    <w:basedOn w:val="289"/>
    <w:qFormat/>
    <w:uiPriority w:val="0"/>
    <w:pPr>
      <w:spacing w:before="120"/>
    </w:pPr>
    <w:rPr>
      <w:rFonts w:eastAsia="宋体"/>
      <w:spacing w:val="0"/>
    </w:rPr>
  </w:style>
  <w:style w:type="character" w:customStyle="1" w:styleId="436">
    <w:name w:val="제목 4 밑 번호없는 본문 + (ÖÐÎÄ) ËÎÌå Char1"/>
    <w:qFormat/>
    <w:uiPriority w:val="0"/>
    <w:rPr>
      <w:rFonts w:eastAsia="宋体"/>
      <w:spacing w:val="2"/>
      <w:kern w:val="2"/>
      <w:sz w:val="22"/>
      <w:lang w:val="en-US" w:eastAsia="ko-KR"/>
    </w:rPr>
  </w:style>
  <w:style w:type="paragraph" w:customStyle="1" w:styleId="437">
    <w:name w:val="Char1 Char Char Char7"/>
    <w:basedOn w:val="1"/>
    <w:qFormat/>
    <w:uiPriority w:val="0"/>
    <w:rPr>
      <w:szCs w:val="24"/>
    </w:rPr>
  </w:style>
  <w:style w:type="paragraph" w:customStyle="1" w:styleId="438">
    <w:name w:val="Char1 Char Char Char6"/>
    <w:basedOn w:val="1"/>
    <w:qFormat/>
    <w:uiPriority w:val="0"/>
    <w:rPr>
      <w:szCs w:val="24"/>
    </w:rPr>
  </w:style>
  <w:style w:type="paragraph" w:styleId="439">
    <w:name w:val="No Spacing"/>
    <w:qFormat/>
    <w:uiPriority w:val="1"/>
    <w:pPr>
      <w:widowControl w:val="0"/>
      <w:jc w:val="both"/>
    </w:pPr>
    <w:rPr>
      <w:rFonts w:ascii="Times New Roman" w:hAnsi="Times New Roman" w:eastAsia="宋体" w:cs="Times New Roman"/>
      <w:kern w:val="2"/>
      <w:sz w:val="21"/>
      <w:lang w:val="en-US" w:eastAsia="zh-CN" w:bidi="ar-SA"/>
    </w:rPr>
  </w:style>
  <w:style w:type="paragraph" w:customStyle="1" w:styleId="440">
    <w:name w:val="样式 标题 2 + (中文) 宋体 小四"/>
    <w:basedOn w:val="4"/>
    <w:qFormat/>
    <w:uiPriority w:val="0"/>
    <w:pPr>
      <w:keepLines/>
      <w:spacing w:before="260" w:after="260" w:line="416" w:lineRule="auto"/>
      <w:jc w:val="both"/>
    </w:pPr>
    <w:rPr>
      <w:rFonts w:ascii="Arial" w:hAnsi="Arial"/>
      <w:bCs/>
      <w:szCs w:val="32"/>
    </w:rPr>
  </w:style>
  <w:style w:type="paragraph" w:customStyle="1" w:styleId="441">
    <w:name w:val="Phoenix Source Label"/>
    <w:basedOn w:val="1"/>
    <w:link w:val="442"/>
    <w:qFormat/>
    <w:uiPriority w:val="0"/>
    <w:pPr>
      <w:widowControl/>
      <w:spacing w:after="200" w:line="276" w:lineRule="auto"/>
      <w:jc w:val="left"/>
    </w:pPr>
    <w:rPr>
      <w:rFonts w:asciiTheme="minorHAnsi" w:hAnsiTheme="minorHAnsi" w:eastAsiaTheme="minorEastAsia"/>
      <w:b/>
      <w:kern w:val="0"/>
      <w:sz w:val="22"/>
      <w:szCs w:val="22"/>
    </w:rPr>
  </w:style>
  <w:style w:type="character" w:customStyle="1" w:styleId="442">
    <w:name w:val="Phoenix Source Label Char"/>
    <w:basedOn w:val="94"/>
    <w:link w:val="441"/>
    <w:qFormat/>
    <w:locked/>
    <w:uiPriority w:val="0"/>
    <w:rPr>
      <w:rFonts w:asciiTheme="minorHAnsi" w:hAnsiTheme="minorHAnsi" w:eastAsiaTheme="minorEastAsia"/>
      <w:b/>
      <w:sz w:val="22"/>
      <w:szCs w:val="22"/>
    </w:rPr>
  </w:style>
  <w:style w:type="paragraph" w:customStyle="1" w:styleId="443">
    <w:name w:val="Phoenix Figure Label"/>
    <w:basedOn w:val="1"/>
    <w:link w:val="444"/>
    <w:qFormat/>
    <w:uiPriority w:val="0"/>
    <w:pPr>
      <w:widowControl/>
      <w:spacing w:after="200" w:line="276" w:lineRule="auto"/>
      <w:jc w:val="left"/>
    </w:pPr>
    <w:rPr>
      <w:rFonts w:asciiTheme="minorHAnsi" w:hAnsiTheme="minorHAnsi" w:eastAsiaTheme="minorEastAsia"/>
      <w:b/>
      <w:kern w:val="0"/>
      <w:sz w:val="22"/>
      <w:szCs w:val="22"/>
    </w:rPr>
  </w:style>
  <w:style w:type="character" w:customStyle="1" w:styleId="444">
    <w:name w:val="Phoenix Figure Label Char"/>
    <w:basedOn w:val="94"/>
    <w:link w:val="443"/>
    <w:qFormat/>
    <w:locked/>
    <w:uiPriority w:val="0"/>
    <w:rPr>
      <w:rFonts w:asciiTheme="minorHAnsi" w:hAnsiTheme="minorHAnsi" w:eastAsiaTheme="minorEastAsia"/>
      <w:b/>
      <w:sz w:val="22"/>
      <w:szCs w:val="22"/>
    </w:rPr>
  </w:style>
  <w:style w:type="paragraph" w:customStyle="1" w:styleId="445">
    <w:name w:val="Phoenix Text"/>
    <w:basedOn w:val="1"/>
    <w:link w:val="446"/>
    <w:qFormat/>
    <w:uiPriority w:val="0"/>
    <w:pPr>
      <w:widowControl/>
      <w:spacing w:after="200" w:line="276" w:lineRule="auto"/>
      <w:jc w:val="left"/>
    </w:pPr>
    <w:rPr>
      <w:rFonts w:ascii="Courier New" w:hAnsi="Courier New" w:eastAsiaTheme="minorEastAsia"/>
      <w:kern w:val="0"/>
      <w:sz w:val="18"/>
      <w:szCs w:val="22"/>
    </w:rPr>
  </w:style>
  <w:style w:type="character" w:customStyle="1" w:styleId="446">
    <w:name w:val="Phoenix Text Char"/>
    <w:basedOn w:val="94"/>
    <w:link w:val="445"/>
    <w:qFormat/>
    <w:locked/>
    <w:uiPriority w:val="0"/>
    <w:rPr>
      <w:rFonts w:ascii="Courier New" w:hAnsi="Courier New" w:eastAsiaTheme="minorEastAsia"/>
      <w:sz w:val="18"/>
      <w:szCs w:val="22"/>
    </w:rPr>
  </w:style>
  <w:style w:type="paragraph" w:customStyle="1" w:styleId="447">
    <w:name w:val="Char Char2 Char Char Char Char Char Char Char Char Char Char Char Char Char Char"/>
    <w:basedOn w:val="1"/>
    <w:qFormat/>
    <w:uiPriority w:val="0"/>
    <w:rPr>
      <w:szCs w:val="24"/>
    </w:rPr>
  </w:style>
  <w:style w:type="paragraph" w:customStyle="1" w:styleId="448">
    <w:name w:val="Char Char1 Char Char Char Char Char Char Char Char Char Char Char Char"/>
    <w:basedOn w:val="1"/>
    <w:qFormat/>
    <w:uiPriority w:val="0"/>
    <w:rPr>
      <w:szCs w:val="24"/>
    </w:rPr>
  </w:style>
  <w:style w:type="paragraph" w:customStyle="1" w:styleId="449">
    <w:name w:val="Char Char1 Char Char1 Char Char Char Char"/>
    <w:basedOn w:val="1"/>
    <w:qFormat/>
    <w:uiPriority w:val="0"/>
    <w:rPr>
      <w:szCs w:val="24"/>
    </w:rPr>
  </w:style>
  <w:style w:type="paragraph" w:customStyle="1" w:styleId="450">
    <w:name w:val="Decimal Aligned"/>
    <w:basedOn w:val="1"/>
    <w:qFormat/>
    <w:uiPriority w:val="40"/>
    <w:pPr>
      <w:widowControl/>
      <w:tabs>
        <w:tab w:val="decimal" w:pos="360"/>
      </w:tabs>
      <w:spacing w:after="200" w:line="276" w:lineRule="auto"/>
      <w:jc w:val="left"/>
    </w:pPr>
    <w:rPr>
      <w:rFonts w:ascii="Calibri" w:hAnsi="Calibri"/>
      <w:kern w:val="0"/>
      <w:sz w:val="22"/>
      <w:szCs w:val="22"/>
    </w:rPr>
  </w:style>
  <w:style w:type="character" w:customStyle="1" w:styleId="451">
    <w:name w:val="不明显强调1"/>
    <w:qFormat/>
    <w:uiPriority w:val="19"/>
    <w:rPr>
      <w:rFonts w:eastAsia="宋体" w:cs="Times New Roman"/>
      <w:i/>
      <w:iCs/>
      <w:color w:val="808080"/>
      <w:szCs w:val="22"/>
      <w:lang w:eastAsia="zh-CN"/>
    </w:rPr>
  </w:style>
  <w:style w:type="character" w:customStyle="1" w:styleId="452">
    <w:name w:val="ref-label"/>
    <w:qFormat/>
    <w:uiPriority w:val="0"/>
    <w:rPr>
      <w:i/>
      <w:iCs/>
    </w:rPr>
  </w:style>
  <w:style w:type="character" w:customStyle="1" w:styleId="453">
    <w:name w:val="element-citation"/>
    <w:basedOn w:val="94"/>
    <w:qFormat/>
    <w:uiPriority w:val="0"/>
  </w:style>
  <w:style w:type="character" w:customStyle="1" w:styleId="454">
    <w:name w:val="ref-journal1"/>
    <w:qFormat/>
    <w:uiPriority w:val="0"/>
    <w:rPr>
      <w:i/>
      <w:iCs/>
    </w:rPr>
  </w:style>
  <w:style w:type="character" w:customStyle="1" w:styleId="455">
    <w:name w:val="ref-vol"/>
    <w:basedOn w:val="94"/>
    <w:qFormat/>
    <w:uiPriority w:val="0"/>
  </w:style>
  <w:style w:type="character" w:customStyle="1" w:styleId="456">
    <w:name w:val="hps"/>
    <w:basedOn w:val="94"/>
    <w:qFormat/>
    <w:uiPriority w:val="0"/>
  </w:style>
  <w:style w:type="character" w:customStyle="1" w:styleId="457">
    <w:name w:val="apple-style-span"/>
    <w:basedOn w:val="94"/>
    <w:qFormat/>
    <w:uiPriority w:val="0"/>
  </w:style>
  <w:style w:type="paragraph" w:customStyle="1" w:styleId="458">
    <w:name w:val="图"/>
    <w:basedOn w:val="1"/>
    <w:qFormat/>
    <w:uiPriority w:val="0"/>
    <w:pPr>
      <w:spacing w:beforeLines="600" w:afterLines="1200"/>
      <w:jc w:val="center"/>
    </w:pPr>
    <w:rPr>
      <w:rFonts w:cs="宋体"/>
      <w:color w:val="000000"/>
    </w:rPr>
  </w:style>
  <w:style w:type="paragraph" w:customStyle="1" w:styleId="459">
    <w:name w:val="表"/>
    <w:basedOn w:val="460"/>
    <w:qFormat/>
    <w:uiPriority w:val="0"/>
  </w:style>
  <w:style w:type="paragraph" w:customStyle="1" w:styleId="460">
    <w:name w:val="表注"/>
    <w:basedOn w:val="1"/>
    <w:link w:val="542"/>
    <w:qFormat/>
    <w:uiPriority w:val="0"/>
    <w:pPr>
      <w:spacing w:line="240" w:lineRule="auto"/>
    </w:pPr>
    <w:rPr>
      <w:sz w:val="18"/>
      <w:szCs w:val="18"/>
    </w:rPr>
  </w:style>
  <w:style w:type="character" w:customStyle="1" w:styleId="461">
    <w:name w:val="datatitle1"/>
    <w:qFormat/>
    <w:uiPriority w:val="0"/>
    <w:rPr>
      <w:b/>
      <w:color w:val="10619F"/>
      <w:sz w:val="21"/>
    </w:rPr>
  </w:style>
  <w:style w:type="character" w:customStyle="1" w:styleId="462">
    <w:name w:val="批注文字 Char1"/>
    <w:basedOn w:val="94"/>
    <w:semiHidden/>
    <w:qFormat/>
    <w:uiPriority w:val="99"/>
    <w:rPr>
      <w:kern w:val="2"/>
      <w:sz w:val="21"/>
    </w:rPr>
  </w:style>
  <w:style w:type="character" w:customStyle="1" w:styleId="463">
    <w:name w:val="批注主题 Char1"/>
    <w:basedOn w:val="462"/>
    <w:qFormat/>
    <w:uiPriority w:val="0"/>
    <w:rPr>
      <w:b/>
      <w:bCs/>
      <w:kern w:val="2"/>
      <w:sz w:val="21"/>
    </w:rPr>
  </w:style>
  <w:style w:type="character" w:customStyle="1" w:styleId="464">
    <w:name w:val="未处理的提及1"/>
    <w:basedOn w:val="94"/>
    <w:semiHidden/>
    <w:unhideWhenUsed/>
    <w:qFormat/>
    <w:uiPriority w:val="99"/>
    <w:rPr>
      <w:color w:val="605E5C"/>
      <w:shd w:val="clear" w:color="auto" w:fill="E1DFDD"/>
    </w:rPr>
  </w:style>
  <w:style w:type="character" w:customStyle="1" w:styleId="465">
    <w:name w:val="未处理的提及2"/>
    <w:basedOn w:val="94"/>
    <w:semiHidden/>
    <w:unhideWhenUsed/>
    <w:qFormat/>
    <w:uiPriority w:val="99"/>
    <w:rPr>
      <w:color w:val="605E5C"/>
      <w:shd w:val="clear" w:color="auto" w:fill="E1DFDD"/>
    </w:rPr>
  </w:style>
  <w:style w:type="character" w:customStyle="1" w:styleId="466">
    <w:name w:val="页眉 Char"/>
    <w:qFormat/>
    <w:locked/>
    <w:uiPriority w:val="99"/>
    <w:rPr>
      <w:rFonts w:ascii="Times New Roman" w:hAnsi="Times New Roman"/>
      <w:sz w:val="18"/>
    </w:rPr>
  </w:style>
  <w:style w:type="character" w:customStyle="1" w:styleId="467">
    <w:name w:val="页脚 Char"/>
    <w:qFormat/>
    <w:locked/>
    <w:uiPriority w:val="99"/>
    <w:rPr>
      <w:rFonts w:ascii="Times New Roman" w:hAnsi="Times New Roman"/>
      <w:sz w:val="18"/>
    </w:rPr>
  </w:style>
  <w:style w:type="character" w:customStyle="1" w:styleId="468">
    <w:name w:val="正文文本缩进 3 Char"/>
    <w:qFormat/>
    <w:locked/>
    <w:uiPriority w:val="0"/>
    <w:rPr>
      <w:rFonts w:ascii="Times New Roman" w:hAnsi="Times New Roman"/>
      <w:sz w:val="16"/>
    </w:rPr>
  </w:style>
  <w:style w:type="character" w:customStyle="1" w:styleId="469">
    <w:name w:val="文档结构图 Char"/>
    <w:qFormat/>
    <w:uiPriority w:val="0"/>
    <w:rPr>
      <w:rFonts w:ascii="宋体" w:hAnsi="Times New Roman"/>
      <w:kern w:val="2"/>
      <w:sz w:val="18"/>
      <w:szCs w:val="18"/>
    </w:rPr>
  </w:style>
  <w:style w:type="character" w:customStyle="1" w:styleId="470">
    <w:name w:val="正文文本 2 Char"/>
    <w:qFormat/>
    <w:uiPriority w:val="0"/>
    <w:rPr>
      <w:rFonts w:ascii="Times New Roman" w:hAnsi="Times New Roman"/>
      <w:kern w:val="2"/>
      <w:sz w:val="24"/>
    </w:rPr>
  </w:style>
  <w:style w:type="character" w:customStyle="1" w:styleId="471">
    <w:name w:val="批注文字 Char"/>
    <w:qFormat/>
    <w:uiPriority w:val="99"/>
    <w:rPr>
      <w:rFonts w:ascii="Times New Roman" w:hAnsi="Times New Roman"/>
      <w:sz w:val="24"/>
      <w:szCs w:val="24"/>
      <w:lang w:eastAsia="en-US" w:bidi="he-IL"/>
    </w:rPr>
  </w:style>
  <w:style w:type="character" w:customStyle="1" w:styleId="472">
    <w:name w:val="批注主题 Char"/>
    <w:qFormat/>
    <w:uiPriority w:val="0"/>
    <w:rPr>
      <w:rFonts w:ascii="Times New Roman" w:hAnsi="Times New Roman"/>
      <w:b/>
      <w:bCs/>
      <w:sz w:val="24"/>
      <w:szCs w:val="24"/>
      <w:lang w:eastAsia="en-US" w:bidi="he-IL"/>
    </w:rPr>
  </w:style>
  <w:style w:type="character" w:customStyle="1" w:styleId="473">
    <w:name w:val="批注框文本 Char"/>
    <w:qFormat/>
    <w:uiPriority w:val="99"/>
    <w:rPr>
      <w:rFonts w:ascii="Times New Roman" w:hAnsi="Times New Roman"/>
      <w:sz w:val="18"/>
      <w:szCs w:val="18"/>
      <w:lang w:eastAsia="en-US" w:bidi="he-IL"/>
    </w:rPr>
  </w:style>
  <w:style w:type="paragraph" w:customStyle="1" w:styleId="474">
    <w:name w:val="Char1 Char Char Char10"/>
    <w:basedOn w:val="1"/>
    <w:qFormat/>
    <w:uiPriority w:val="0"/>
    <w:rPr>
      <w:szCs w:val="24"/>
    </w:rPr>
  </w:style>
  <w:style w:type="character" w:customStyle="1" w:styleId="475">
    <w:name w:val="标题 2 Char"/>
    <w:qFormat/>
    <w:uiPriority w:val="0"/>
    <w:rPr>
      <w:rFonts w:ascii="Times New Roman" w:hAnsi="Times New Roman"/>
      <w:b/>
      <w:bCs/>
      <w:spacing w:val="-6"/>
      <w:kern w:val="2"/>
      <w:sz w:val="21"/>
      <w:szCs w:val="32"/>
    </w:rPr>
  </w:style>
  <w:style w:type="character" w:customStyle="1" w:styleId="476">
    <w:name w:val="标题 3 Char"/>
    <w:qFormat/>
    <w:uiPriority w:val="0"/>
    <w:rPr>
      <w:rFonts w:ascii="Times New Roman" w:hAnsi="Times New Roman"/>
      <w:b/>
      <w:bCs/>
      <w:kern w:val="2"/>
      <w:sz w:val="32"/>
      <w:szCs w:val="32"/>
    </w:rPr>
  </w:style>
  <w:style w:type="character" w:customStyle="1" w:styleId="477">
    <w:name w:val="标题 Char"/>
    <w:qFormat/>
    <w:uiPriority w:val="0"/>
    <w:rPr>
      <w:rFonts w:ascii="Cambria" w:hAnsi="Cambria" w:cs="Times New Roman"/>
      <w:b/>
      <w:bCs/>
      <w:kern w:val="2"/>
      <w:sz w:val="32"/>
      <w:szCs w:val="32"/>
    </w:rPr>
  </w:style>
  <w:style w:type="character" w:customStyle="1" w:styleId="478">
    <w:name w:val="标题 1 Char"/>
    <w:qFormat/>
    <w:uiPriority w:val="0"/>
    <w:rPr>
      <w:rFonts w:ascii="Times New Roman" w:hAnsi="Times New Roman"/>
      <w:b/>
      <w:bCs/>
      <w:kern w:val="44"/>
      <w:sz w:val="44"/>
      <w:szCs w:val="44"/>
    </w:rPr>
  </w:style>
  <w:style w:type="character" w:customStyle="1" w:styleId="479">
    <w:name w:val="标题 4 Char"/>
    <w:qFormat/>
    <w:uiPriority w:val="9"/>
    <w:rPr>
      <w:rFonts w:ascii="Cambria" w:hAnsi="Cambria" w:eastAsia="宋体" w:cs="Times New Roman"/>
      <w:b/>
      <w:bCs/>
      <w:kern w:val="2"/>
      <w:sz w:val="28"/>
      <w:szCs w:val="28"/>
    </w:rPr>
  </w:style>
  <w:style w:type="character" w:customStyle="1" w:styleId="480">
    <w:name w:val="副标题 Char"/>
    <w:qFormat/>
    <w:uiPriority w:val="0"/>
    <w:rPr>
      <w:rFonts w:ascii="Cambria" w:hAnsi="Cambria" w:cs="Times New Roman"/>
      <w:b/>
      <w:bCs/>
      <w:kern w:val="28"/>
      <w:sz w:val="32"/>
      <w:szCs w:val="32"/>
    </w:rPr>
  </w:style>
  <w:style w:type="character" w:customStyle="1" w:styleId="481">
    <w:name w:val="已访问的超链接2"/>
    <w:qFormat/>
    <w:uiPriority w:val="99"/>
    <w:rPr>
      <w:color w:val="800080"/>
      <w:u w:val="single"/>
    </w:rPr>
  </w:style>
  <w:style w:type="character" w:customStyle="1" w:styleId="482">
    <w:name w:val="不明显参考1"/>
    <w:basedOn w:val="94"/>
    <w:qFormat/>
    <w:uiPriority w:val="31"/>
    <w:rPr>
      <w:smallCaps/>
      <w:color w:val="C0504D" w:themeColor="accent2"/>
      <w:u w:val="single"/>
      <w14:textFill>
        <w14:solidFill>
          <w14:schemeClr w14:val="accent2"/>
        </w14:solidFill>
      </w14:textFill>
    </w:rPr>
  </w:style>
  <w:style w:type="character" w:customStyle="1" w:styleId="483">
    <w:name w:val="正文文本缩进 3 Char1"/>
    <w:basedOn w:val="94"/>
    <w:semiHidden/>
    <w:qFormat/>
    <w:uiPriority w:val="99"/>
    <w:rPr>
      <w:sz w:val="16"/>
      <w:szCs w:val="16"/>
    </w:rPr>
  </w:style>
  <w:style w:type="character" w:customStyle="1" w:styleId="484">
    <w:name w:val="未处理的提及3"/>
    <w:basedOn w:val="94"/>
    <w:semiHidden/>
    <w:unhideWhenUsed/>
    <w:qFormat/>
    <w:uiPriority w:val="99"/>
    <w:rPr>
      <w:color w:val="605E5C"/>
      <w:shd w:val="clear" w:color="auto" w:fill="E1DFDD"/>
    </w:rPr>
  </w:style>
  <w:style w:type="table" w:customStyle="1" w:styleId="485">
    <w:name w:val="网格型2"/>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6">
    <w:name w:val="网格型3"/>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7">
    <w:name w:val="网格型4"/>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8">
    <w:name w:val="网格型5"/>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9">
    <w:name w:val="网格型6"/>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0">
    <w:name w:val="网格型7"/>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1">
    <w:name w:val="网格型8"/>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2">
    <w:name w:val="网格型9"/>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3">
    <w:name w:val="网格型10"/>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4">
    <w:name w:val="网格型11"/>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5">
    <w:name w:val="网格型12"/>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6">
    <w:name w:val="网格型13"/>
    <w:basedOn w:val="88"/>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7">
    <w:name w:val="网格型14"/>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8">
    <w:name w:val="网格型15"/>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9">
    <w:name w:val="网格型16"/>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0">
    <w:name w:val="网格型17"/>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1">
    <w:name w:val="网格型18"/>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2">
    <w:name w:val="网格型19"/>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3">
    <w:name w:val="网格型20"/>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4">
    <w:name w:val="网格型21"/>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5">
    <w:name w:val="网格型22"/>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6">
    <w:name w:val="网格型23"/>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7">
    <w:name w:val="网格型24"/>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8">
    <w:name w:val="网格型25"/>
    <w:basedOn w:val="88"/>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9">
    <w:name w:val="正文1"/>
    <w:qFormat/>
    <w:uiPriority w:val="0"/>
    <w:pPr>
      <w:jc w:val="both"/>
    </w:pPr>
    <w:rPr>
      <w:rFonts w:ascii="Calibri" w:hAnsi="Calibri" w:eastAsia="宋体" w:cs="Calibri"/>
      <w:kern w:val="2"/>
      <w:sz w:val="21"/>
      <w:szCs w:val="21"/>
      <w:lang w:val="en-US" w:eastAsia="zh-CN" w:bidi="ar-SA"/>
    </w:rPr>
  </w:style>
  <w:style w:type="paragraph" w:customStyle="1" w:styleId="510">
    <w:name w:val="修订2"/>
    <w:hidden/>
    <w:unhideWhenUsed/>
    <w:qFormat/>
    <w:uiPriority w:val="99"/>
    <w:rPr>
      <w:rFonts w:ascii="Times New Roman" w:hAnsi="Times New Roman" w:eastAsia="宋体" w:cs="Times New Roman"/>
      <w:kern w:val="2"/>
      <w:sz w:val="21"/>
      <w:lang w:val="en-US" w:eastAsia="zh-CN" w:bidi="ar-SA"/>
    </w:rPr>
  </w:style>
  <w:style w:type="character" w:customStyle="1" w:styleId="511">
    <w:name w:val="未处理的提及4"/>
    <w:basedOn w:val="94"/>
    <w:semiHidden/>
    <w:unhideWhenUsed/>
    <w:qFormat/>
    <w:uiPriority w:val="99"/>
    <w:rPr>
      <w:color w:val="605E5C"/>
      <w:shd w:val="clear" w:color="auto" w:fill="E1DFDD"/>
    </w:rPr>
  </w:style>
  <w:style w:type="paragraph" w:customStyle="1" w:styleId="512">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513">
    <w:name w:val="未处理的提及5"/>
    <w:basedOn w:val="94"/>
    <w:semiHidden/>
    <w:unhideWhenUsed/>
    <w:qFormat/>
    <w:uiPriority w:val="99"/>
    <w:rPr>
      <w:color w:val="605E5C"/>
      <w:shd w:val="clear" w:color="auto" w:fill="E1DFDD"/>
    </w:rPr>
  </w:style>
  <w:style w:type="character" w:customStyle="1" w:styleId="514">
    <w:name w:val="font41"/>
    <w:basedOn w:val="94"/>
    <w:qFormat/>
    <w:uiPriority w:val="0"/>
    <w:rPr>
      <w:rFonts w:hint="eastAsia" w:ascii="宋体" w:hAnsi="宋体" w:eastAsia="宋体" w:cs="宋体"/>
      <w:color w:val="000000"/>
      <w:sz w:val="21"/>
      <w:szCs w:val="21"/>
      <w:u w:val="none"/>
    </w:rPr>
  </w:style>
  <w:style w:type="character" w:customStyle="1" w:styleId="515">
    <w:name w:val="font51"/>
    <w:basedOn w:val="94"/>
    <w:qFormat/>
    <w:uiPriority w:val="0"/>
    <w:rPr>
      <w:rFonts w:hint="default" w:ascii="Times New Roman" w:hAnsi="Times New Roman" w:cs="Times New Roman"/>
      <w:color w:val="000000"/>
      <w:sz w:val="21"/>
      <w:szCs w:val="21"/>
      <w:u w:val="none"/>
    </w:rPr>
  </w:style>
  <w:style w:type="character" w:customStyle="1" w:styleId="516">
    <w:name w:val="未处理的提及6"/>
    <w:basedOn w:val="94"/>
    <w:semiHidden/>
    <w:unhideWhenUsed/>
    <w:qFormat/>
    <w:uiPriority w:val="99"/>
    <w:rPr>
      <w:color w:val="605E5C"/>
      <w:shd w:val="clear" w:color="auto" w:fill="E1DFDD"/>
    </w:rPr>
  </w:style>
  <w:style w:type="paragraph" w:customStyle="1" w:styleId="517">
    <w:name w:val="修订4"/>
    <w:hidden/>
    <w:semiHidden/>
    <w:qFormat/>
    <w:uiPriority w:val="99"/>
    <w:rPr>
      <w:rFonts w:ascii="Times New Roman" w:hAnsi="Times New Roman" w:eastAsia="宋体" w:cs="Times New Roman"/>
      <w:kern w:val="2"/>
      <w:sz w:val="21"/>
      <w:lang w:val="en-US" w:eastAsia="zh-CN" w:bidi="ar-SA"/>
    </w:rPr>
  </w:style>
  <w:style w:type="character" w:customStyle="1" w:styleId="518">
    <w:name w:val="未处理的提及7"/>
    <w:basedOn w:val="94"/>
    <w:semiHidden/>
    <w:unhideWhenUsed/>
    <w:qFormat/>
    <w:uiPriority w:val="99"/>
    <w:rPr>
      <w:color w:val="605E5C"/>
      <w:shd w:val="clear" w:color="auto" w:fill="E1DFDD"/>
    </w:rPr>
  </w:style>
  <w:style w:type="paragraph" w:customStyle="1" w:styleId="519">
    <w:name w:val="修订5"/>
    <w:hidden/>
    <w:qFormat/>
    <w:uiPriority w:val="99"/>
    <w:rPr>
      <w:rFonts w:ascii="Times New Roman" w:hAnsi="Times New Roman" w:eastAsia="宋体" w:cs="Times New Roman"/>
      <w:kern w:val="2"/>
      <w:sz w:val="21"/>
      <w:lang w:val="en-US" w:eastAsia="zh-CN" w:bidi="ar-SA"/>
    </w:rPr>
  </w:style>
  <w:style w:type="paragraph" w:customStyle="1" w:styleId="520">
    <w:name w:val="修订6"/>
    <w:hidden/>
    <w:qFormat/>
    <w:uiPriority w:val="99"/>
    <w:rPr>
      <w:rFonts w:ascii="Times New Roman" w:hAnsi="Times New Roman" w:eastAsia="宋体" w:cs="Times New Roman"/>
      <w:kern w:val="2"/>
      <w:sz w:val="21"/>
      <w:lang w:val="en-US" w:eastAsia="zh-CN" w:bidi="ar-SA"/>
    </w:rPr>
  </w:style>
  <w:style w:type="paragraph" w:customStyle="1" w:styleId="521">
    <w:name w:val="CM3"/>
    <w:basedOn w:val="149"/>
    <w:next w:val="149"/>
    <w:qFormat/>
    <w:uiPriority w:val="0"/>
    <w:pPr>
      <w:spacing w:after="278"/>
    </w:pPr>
    <w:rPr>
      <w:rFonts w:ascii="Times New Roman" w:cs="Times New Roman"/>
      <w:color w:val="auto"/>
    </w:rPr>
  </w:style>
  <w:style w:type="character" w:customStyle="1" w:styleId="522">
    <w:name w:val="font1"/>
    <w:qFormat/>
    <w:uiPriority w:val="0"/>
    <w:rPr>
      <w:rFonts w:hint="default" w:ascii="Arial" w:hAnsi="Arial" w:cs="Arial"/>
      <w:color w:val="333333"/>
      <w:sz w:val="18"/>
      <w:szCs w:val="18"/>
    </w:rPr>
  </w:style>
  <w:style w:type="character" w:customStyle="1" w:styleId="523">
    <w:name w:val="mpatchen"/>
    <w:semiHidden/>
    <w:qFormat/>
    <w:uiPriority w:val="0"/>
    <w:rPr>
      <w:rFonts w:ascii="Arial" w:hAnsi="Arial" w:cs="Arial"/>
      <w:color w:val="auto"/>
      <w:sz w:val="20"/>
      <w:szCs w:val="20"/>
    </w:rPr>
  </w:style>
  <w:style w:type="paragraph" w:customStyle="1" w:styleId="524">
    <w:name w:val="Title Page Info"/>
    <w:basedOn w:val="1"/>
    <w:qFormat/>
    <w:uiPriority w:val="0"/>
    <w:pPr>
      <w:widowControl/>
      <w:spacing w:before="600"/>
      <w:jc w:val="center"/>
    </w:pPr>
    <w:rPr>
      <w:rFonts w:ascii="Arial" w:hAnsi="Arial" w:eastAsia="Times New Roman"/>
      <w:snapToGrid w:val="0"/>
      <w:kern w:val="0"/>
      <w:sz w:val="28"/>
      <w:lang w:eastAsia="en-US"/>
    </w:rPr>
  </w:style>
  <w:style w:type="table" w:customStyle="1" w:styleId="525">
    <w:name w:val="Table Normal1"/>
    <w:semiHidden/>
    <w:qFormat/>
    <w:uiPriority w:val="0"/>
    <w:rPr>
      <w:rFonts w:eastAsia="MS Mincho"/>
    </w:rPr>
    <w:tblPr>
      <w:tblCellMar>
        <w:top w:w="0" w:type="dxa"/>
        <w:left w:w="108" w:type="dxa"/>
        <w:bottom w:w="0" w:type="dxa"/>
        <w:right w:w="108" w:type="dxa"/>
      </w:tblCellMar>
    </w:tblPr>
  </w:style>
  <w:style w:type="paragraph" w:customStyle="1" w:styleId="526">
    <w:name w:val="Body Text - Table"/>
    <w:basedOn w:val="76"/>
    <w:link w:val="527"/>
    <w:qFormat/>
    <w:uiPriority w:val="0"/>
    <w:pPr>
      <w:widowControl/>
      <w:tabs>
        <w:tab w:val="left" w:pos="2160"/>
        <w:tab w:val="left" w:pos="2880"/>
        <w:tab w:val="left" w:pos="3600"/>
        <w:tab w:val="left" w:pos="7200"/>
        <w:tab w:val="left" w:pos="8640"/>
        <w:tab w:val="left" w:pos="9360"/>
      </w:tabs>
      <w:spacing w:before="120" w:line="240" w:lineRule="auto"/>
    </w:pPr>
    <w:rPr>
      <w:rFonts w:ascii="Arial" w:hAnsi="Arial"/>
      <w:kern w:val="0"/>
      <w:sz w:val="22"/>
      <w:lang w:eastAsia="en-US"/>
    </w:rPr>
  </w:style>
  <w:style w:type="character" w:customStyle="1" w:styleId="527">
    <w:name w:val="Body Text - Table Char"/>
    <w:link w:val="526"/>
    <w:qFormat/>
    <w:uiPriority w:val="0"/>
    <w:rPr>
      <w:rFonts w:ascii="Arial" w:hAnsi="Arial"/>
      <w:sz w:val="22"/>
      <w:lang w:eastAsia="en-US"/>
    </w:rPr>
  </w:style>
  <w:style w:type="paragraph" w:customStyle="1" w:styleId="528">
    <w:name w:val="Body Text 1a"/>
    <w:basedOn w:val="76"/>
    <w:qFormat/>
    <w:uiPriority w:val="0"/>
    <w:pPr>
      <w:widowControl/>
      <w:spacing w:before="100" w:after="160" w:line="240" w:lineRule="auto"/>
      <w:ind w:left="1080"/>
    </w:pPr>
    <w:rPr>
      <w:rFonts w:ascii="Arial" w:hAnsi="Arial" w:eastAsia="PMingLiU"/>
      <w:bCs/>
      <w:kern w:val="0"/>
      <w:sz w:val="20"/>
      <w:lang w:eastAsia="zh-TW"/>
    </w:rPr>
  </w:style>
  <w:style w:type="character" w:customStyle="1" w:styleId="529">
    <w:name w:val="def"/>
    <w:basedOn w:val="94"/>
    <w:qFormat/>
    <w:uiPriority w:val="0"/>
  </w:style>
  <w:style w:type="character" w:styleId="530">
    <w:name w:val="Placeholder Text"/>
    <w:basedOn w:val="94"/>
    <w:semiHidden/>
    <w:qFormat/>
    <w:uiPriority w:val="99"/>
    <w:rPr>
      <w:color w:val="808080"/>
    </w:rPr>
  </w:style>
  <w:style w:type="paragraph" w:customStyle="1" w:styleId="531">
    <w:name w:val="样式 TOC 2 + 首行缩进:  2 字符"/>
    <w:basedOn w:val="74"/>
    <w:qFormat/>
    <w:uiPriority w:val="0"/>
    <w:pPr>
      <w:tabs>
        <w:tab w:val="right" w:leader="dot" w:pos="9061"/>
        <w:tab w:val="clear" w:pos="600"/>
        <w:tab w:val="clear" w:pos="9060"/>
      </w:tabs>
      <w:ind w:left="0" w:firstLine="480" w:firstLineChars="200"/>
      <w:jc w:val="center"/>
    </w:pPr>
    <w:rPr>
      <w:rFonts w:cs="宋体"/>
      <w:szCs w:val="20"/>
    </w:rPr>
  </w:style>
  <w:style w:type="paragraph" w:customStyle="1" w:styleId="532">
    <w:name w:val="合同标题"/>
    <w:basedOn w:val="1"/>
    <w:next w:val="1"/>
    <w:qFormat/>
    <w:uiPriority w:val="0"/>
    <w:pPr>
      <w:spacing w:before="50" w:beforeLines="50" w:after="50" w:afterLines="50"/>
      <w:jc w:val="center"/>
      <w:outlineLvl w:val="0"/>
    </w:pPr>
    <w:rPr>
      <w:sz w:val="36"/>
      <w:szCs w:val="30"/>
    </w:rPr>
  </w:style>
  <w:style w:type="character" w:customStyle="1" w:styleId="533">
    <w:name w:val="页眉 字符"/>
    <w:qFormat/>
    <w:uiPriority w:val="0"/>
    <w:rPr>
      <w:kern w:val="2"/>
      <w:sz w:val="18"/>
      <w:szCs w:val="18"/>
    </w:rPr>
  </w:style>
  <w:style w:type="character" w:customStyle="1" w:styleId="534">
    <w:name w:val="标题 2 字符"/>
    <w:qFormat/>
    <w:uiPriority w:val="0"/>
    <w:rPr>
      <w:rFonts w:ascii="Cambria" w:hAnsi="Cambria" w:eastAsia="宋体" w:cs="Times New Roman"/>
      <w:b/>
      <w:bCs/>
      <w:kern w:val="2"/>
      <w:sz w:val="24"/>
      <w:szCs w:val="32"/>
    </w:rPr>
  </w:style>
  <w:style w:type="paragraph" w:customStyle="1" w:styleId="535">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536">
    <w:name w:val="font01"/>
    <w:basedOn w:val="94"/>
    <w:qFormat/>
    <w:uiPriority w:val="0"/>
    <w:rPr>
      <w:rFonts w:hint="eastAsia" w:ascii="宋体" w:hAnsi="宋体" w:eastAsia="宋体" w:cs="宋体"/>
      <w:color w:val="000000"/>
      <w:sz w:val="22"/>
      <w:szCs w:val="22"/>
      <w:u w:val="none"/>
    </w:rPr>
  </w:style>
  <w:style w:type="paragraph" w:customStyle="1" w:styleId="537">
    <w:name w:val="WX Table Data"/>
    <w:basedOn w:val="1"/>
    <w:next w:val="1"/>
    <w:qFormat/>
    <w:uiPriority w:val="0"/>
    <w:pPr>
      <w:widowControl/>
      <w:snapToGrid w:val="0"/>
      <w:spacing w:before="60" w:after="60"/>
      <w:jc w:val="center"/>
    </w:pPr>
    <w:rPr>
      <w:bCs/>
      <w:kern w:val="32"/>
      <w:sz w:val="20"/>
    </w:rPr>
  </w:style>
  <w:style w:type="character" w:customStyle="1" w:styleId="538">
    <w:name w:val="标题 1 字符"/>
    <w:qFormat/>
    <w:uiPriority w:val="0"/>
    <w:rPr>
      <w:rFonts w:eastAsia="宋体"/>
      <w:b/>
      <w:kern w:val="2"/>
      <w:sz w:val="21"/>
      <w:lang w:val="en-US" w:eastAsia="zh-CN" w:bidi="ar-SA"/>
    </w:rPr>
  </w:style>
  <w:style w:type="paragraph" w:customStyle="1" w:styleId="539">
    <w:name w:val="附表 标题"/>
    <w:basedOn w:val="4"/>
    <w:qFormat/>
    <w:uiPriority w:val="0"/>
    <w:pPr>
      <w:ind w:right="210"/>
    </w:pPr>
    <w:rPr>
      <w:rFonts w:eastAsiaTheme="majorEastAsia"/>
      <w:color w:val="000000" w:themeColor="text1"/>
      <w:sz w:val="28"/>
      <w:szCs w:val="28"/>
      <w14:textFill>
        <w14:solidFill>
          <w14:schemeClr w14:val="tx1"/>
        </w14:solidFill>
      </w14:textFill>
    </w:rPr>
  </w:style>
  <w:style w:type="paragraph" w:customStyle="1" w:styleId="540">
    <w:name w:val="表格中文本-五号"/>
    <w:basedOn w:val="1"/>
    <w:link w:val="541"/>
    <w:qFormat/>
    <w:uiPriority w:val="0"/>
    <w:pPr>
      <w:spacing w:line="240" w:lineRule="exact"/>
    </w:pPr>
    <w:rPr>
      <w:color w:val="000000" w:themeColor="text1"/>
      <w:sz w:val="21"/>
      <w:szCs w:val="21"/>
      <w14:textFill>
        <w14:solidFill>
          <w14:schemeClr w14:val="tx1"/>
        </w14:solidFill>
      </w14:textFill>
    </w:rPr>
  </w:style>
  <w:style w:type="character" w:customStyle="1" w:styleId="541">
    <w:name w:val="表格中文本-五号 Char"/>
    <w:basedOn w:val="94"/>
    <w:link w:val="540"/>
    <w:qFormat/>
    <w:uiPriority w:val="0"/>
    <w:rPr>
      <w:color w:val="000000" w:themeColor="text1"/>
      <w:kern w:val="2"/>
      <w:sz w:val="21"/>
      <w:szCs w:val="21"/>
      <w14:textFill>
        <w14:solidFill>
          <w14:schemeClr w14:val="tx1"/>
        </w14:solidFill>
      </w14:textFill>
    </w:rPr>
  </w:style>
  <w:style w:type="character" w:customStyle="1" w:styleId="542">
    <w:name w:val="表注 Char"/>
    <w:basedOn w:val="94"/>
    <w:link w:val="460"/>
    <w:qFormat/>
    <w:uiPriority w:val="0"/>
    <w:rPr>
      <w:kern w:val="2"/>
      <w:sz w:val="18"/>
      <w:szCs w:val="18"/>
    </w:rPr>
  </w:style>
  <w:style w:type="character" w:customStyle="1" w:styleId="543">
    <w:name w:val="未处理的提及8"/>
    <w:basedOn w:val="94"/>
    <w:semiHidden/>
    <w:unhideWhenUsed/>
    <w:qFormat/>
    <w:uiPriority w:val="99"/>
    <w:rPr>
      <w:color w:val="605E5C"/>
      <w:shd w:val="clear" w:color="auto" w:fill="E1DFDD"/>
    </w:rPr>
  </w:style>
  <w:style w:type="paragraph" w:customStyle="1" w:styleId="544">
    <w:name w:val="TOC 标题2"/>
    <w:basedOn w:val="3"/>
    <w:next w:val="1"/>
    <w:unhideWhenUsed/>
    <w:qFormat/>
    <w:uiPriority w:val="39"/>
    <w:pPr>
      <w:keepLines/>
      <w:widowControl/>
      <w:spacing w:before="480" w:line="276" w:lineRule="auto"/>
      <w:jc w:val="left"/>
      <w:outlineLvl w:val="9"/>
    </w:pPr>
    <w:rPr>
      <w:rFonts w:asciiTheme="majorHAnsi" w:hAnsiTheme="majorHAnsi" w:eastAsiaTheme="majorEastAsia" w:cstheme="majorBidi"/>
      <w:bCs/>
      <w:color w:val="376092" w:themeColor="accent1" w:themeShade="BF"/>
      <w:kern w:val="0"/>
      <w:sz w:val="28"/>
      <w:szCs w:val="28"/>
    </w:rPr>
  </w:style>
  <w:style w:type="paragraph" w:customStyle="1" w:styleId="545">
    <w:name w:val="Revision"/>
    <w:hidden/>
    <w:unhideWhenUsed/>
    <w:qFormat/>
    <w:uiPriority w:val="99"/>
    <w:rPr>
      <w:rFonts w:ascii="Times New Roman" w:hAnsi="Times New Roman" w:eastAsia="宋体" w:cs="Times New Roman"/>
      <w:kern w:val="2"/>
      <w:sz w:val="24"/>
      <w:lang w:val="en-US" w:eastAsia="zh-CN" w:bidi="ar-SA"/>
    </w:rPr>
  </w:style>
  <w:style w:type="table" w:customStyle="1" w:styleId="546">
    <w:name w:val="网格型26"/>
    <w:basedOn w:val="88"/>
    <w:autoRedefine/>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547">
    <w:name w:val="网格型27"/>
    <w:basedOn w:val="88"/>
    <w:autoRedefine/>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548">
    <w:name w:val="网格型28"/>
    <w:basedOn w:val="88"/>
    <w:autoRedefine/>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549">
    <w:name w:val="网格型29"/>
    <w:basedOn w:val="88"/>
    <w:autoRedefine/>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550">
    <w:name w:val="网格型35"/>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9BBB5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190FE-7A9C-4F7B-8523-73BB41A0FA4D}">
  <ds:schemaRefs/>
</ds:datastoreItem>
</file>

<file path=docProps/app.xml><?xml version="1.0" encoding="utf-8"?>
<Properties xmlns="http://schemas.openxmlformats.org/officeDocument/2006/extended-properties" xmlns:vt="http://schemas.openxmlformats.org/officeDocument/2006/docPropsVTypes">
  <Template>Normal</Template>
  <Company>SafeGLP</Company>
  <Pages>85</Pages>
  <Words>1380</Words>
  <Characters>1669</Characters>
  <Lines>2840</Lines>
  <Paragraphs>3665</Paragraphs>
  <TotalTime>0</TotalTime>
  <ScaleCrop>false</ScaleCrop>
  <LinksUpToDate>false</LinksUpToDate>
  <CharactersWithSpaces>1878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总结报告_SAFE</cp:category>
  <dcterms:created xsi:type="dcterms:W3CDTF">2025-06-30T03:13:00Z</dcterms:created>
  <dc:creator>ShirlyQi</dc:creator>
  <cp:keywords>总结报告_SAFE</cp:keywords>
  <cp:lastModifiedBy>寻℡</cp:lastModifiedBy>
  <cp:lastPrinted>2024-07-10T09:05:00Z</cp:lastPrinted>
  <dcterms:modified xsi:type="dcterms:W3CDTF">2025-12-01T06:02:27Z</dcterms:modified>
  <dc:subject>总结报告_SAFE</dc:subject>
  <dc:title>总结报告_SAFE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5D969C8298404CB09D459FE9D0F7A158_13</vt:lpwstr>
  </property>
  <property fmtid="{D5CDD505-2E9C-101B-9397-08002B2CF9AE}" pid="4" name="KSOTemplateDocerSaveRecord">
    <vt:lpwstr>eyJoZGlkIjoiZGM3MDQ3YTY5ZTE2MjU5M2E1NGNhYzFjNzk0NDc4MmYiLCJ1c2VySWQiOiI4MDIxNDA3NjQifQ==</vt:lpwstr>
  </property>
</Properties>
</file>